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3B052">
      <w:pPr>
        <w:widowControl/>
        <w:spacing w:line="360" w:lineRule="auto"/>
        <w:jc w:val="center"/>
        <w:rPr>
          <w:rFonts w:hint="eastAsia" w:ascii="宋体" w:hAnsi="宋体" w:eastAsia="宋体" w:cs="宋体"/>
          <w:sz w:val="21"/>
          <w:szCs w:val="21"/>
          <w:rPrChange w:id="0" w:author="user" w:date="2025-05-13T14:42:35Z">
            <w:rPr>
              <w:rFonts w:hint="eastAsia" w:ascii="仿宋_GB2312" w:hAnsi="仿宋_GB2312" w:eastAsia="仿宋_GB2312" w:cs="仿宋_GB2312"/>
              <w:sz w:val="28"/>
              <w:szCs w:val="28"/>
            </w:rPr>
          </w:rPrChange>
        </w:rPr>
      </w:pPr>
      <w:bookmarkStart w:id="0" w:name="_Toc27786"/>
      <w:bookmarkStart w:id="1" w:name="_Toc76379101"/>
      <w:bookmarkStart w:id="2" w:name="_Toc467953244"/>
      <w:bookmarkStart w:id="3" w:name="_Toc76232190"/>
      <w:bookmarkStart w:id="4" w:name="_Toc352407413"/>
      <w:bookmarkStart w:id="5" w:name="_Toc76232257"/>
      <w:bookmarkStart w:id="6" w:name="_Toc468710658"/>
      <w:bookmarkStart w:id="7" w:name="_Toc76232123"/>
      <w:bookmarkStart w:id="8" w:name="_Toc76231486"/>
      <w:bookmarkStart w:id="9" w:name="_Toc76231969"/>
      <w:bookmarkStart w:id="10" w:name="_Toc467302574"/>
      <w:bookmarkStart w:id="11" w:name="_Toc17968345"/>
      <w:bookmarkStart w:id="12" w:name="_Toc76231642"/>
      <w:bookmarkStart w:id="13" w:name="_Toc76231709"/>
      <w:bookmarkStart w:id="14" w:name="_Toc96349689"/>
      <w:bookmarkStart w:id="15" w:name="_Toc486170432"/>
      <w:bookmarkStart w:id="16" w:name="_Toc457206087"/>
      <w:bookmarkStart w:id="17" w:name="_Toc469304597"/>
      <w:bookmarkStart w:id="18" w:name="_Toc17968427"/>
    </w:p>
    <w:p w14:paraId="09E0D085">
      <w:pPr>
        <w:widowControl/>
        <w:spacing w:line="360" w:lineRule="auto"/>
        <w:jc w:val="center"/>
        <w:rPr>
          <w:ins w:id="1" w:author="小黄" w:date="2024-11-19T14:39:25Z"/>
          <w:rFonts w:hint="eastAsia" w:ascii="宋体" w:hAnsi="宋体" w:eastAsia="宋体" w:cs="宋体"/>
          <w:sz w:val="21"/>
          <w:szCs w:val="21"/>
          <w:rPrChange w:id="2" w:author="user" w:date="2025-05-13T14:42:35Z">
            <w:rPr>
              <w:ins w:id="3" w:author="小黄" w:date="2024-11-19T14:39:25Z"/>
              <w:rFonts w:hint="eastAsia" w:ascii="仿宋_GB2312" w:hAnsi="仿宋_GB2312" w:eastAsia="仿宋_GB2312" w:cs="仿宋_GB2312"/>
              <w:sz w:val="28"/>
              <w:szCs w:val="28"/>
            </w:rPr>
          </w:rPrChange>
        </w:rPr>
      </w:pPr>
    </w:p>
    <w:p w14:paraId="3B890AE4">
      <w:pPr>
        <w:pStyle w:val="2"/>
        <w:rPr>
          <w:ins w:id="4" w:author="小黄" w:date="2024-11-19T14:39:25Z"/>
          <w:rFonts w:hint="eastAsia" w:ascii="宋体" w:hAnsi="宋体" w:eastAsia="宋体" w:cs="宋体"/>
          <w:sz w:val="21"/>
          <w:szCs w:val="21"/>
          <w:rPrChange w:id="5" w:author="user" w:date="2025-05-13T14:42:35Z">
            <w:rPr>
              <w:ins w:id="6" w:author="小黄" w:date="2024-11-19T14:39:25Z"/>
              <w:rFonts w:hint="eastAsia" w:ascii="仿宋_GB2312" w:hAnsi="仿宋_GB2312" w:eastAsia="仿宋_GB2312" w:cs="仿宋_GB2312"/>
              <w:sz w:val="28"/>
              <w:szCs w:val="28"/>
            </w:rPr>
          </w:rPrChange>
        </w:rPr>
      </w:pPr>
    </w:p>
    <w:p w14:paraId="15D139B4">
      <w:pPr>
        <w:pStyle w:val="2"/>
        <w:rPr>
          <w:ins w:id="7" w:author="小黄" w:date="2024-11-19T14:39:26Z"/>
          <w:rFonts w:hint="eastAsia" w:ascii="宋体" w:hAnsi="宋体" w:eastAsia="宋体" w:cs="宋体"/>
          <w:sz w:val="21"/>
          <w:szCs w:val="21"/>
          <w:rPrChange w:id="8" w:author="user" w:date="2025-05-13T14:42:35Z">
            <w:rPr>
              <w:ins w:id="9" w:author="小黄" w:date="2024-11-19T14:39:26Z"/>
              <w:rFonts w:hint="eastAsia" w:ascii="仿宋_GB2312" w:hAnsi="仿宋_GB2312" w:eastAsia="仿宋_GB2312" w:cs="仿宋_GB2312"/>
              <w:sz w:val="28"/>
              <w:szCs w:val="28"/>
            </w:rPr>
          </w:rPrChange>
        </w:rPr>
      </w:pPr>
    </w:p>
    <w:p w14:paraId="04E34C45">
      <w:pPr>
        <w:pStyle w:val="2"/>
        <w:rPr>
          <w:ins w:id="10" w:author="小黄" w:date="2024-11-19T14:39:28Z"/>
          <w:rFonts w:hint="eastAsia" w:ascii="宋体" w:hAnsi="宋体" w:eastAsia="宋体" w:cs="宋体"/>
          <w:sz w:val="21"/>
          <w:szCs w:val="21"/>
          <w:rPrChange w:id="11" w:author="user" w:date="2025-05-13T14:42:35Z">
            <w:rPr>
              <w:ins w:id="12" w:author="小黄" w:date="2024-11-19T14:39:28Z"/>
              <w:rFonts w:hint="eastAsia" w:ascii="仿宋_GB2312" w:hAnsi="仿宋_GB2312" w:eastAsia="仿宋_GB2312" w:cs="仿宋_GB2312"/>
              <w:sz w:val="28"/>
              <w:szCs w:val="28"/>
            </w:rPr>
          </w:rPrChange>
        </w:rPr>
      </w:pPr>
    </w:p>
    <w:p w14:paraId="0C06D6AC">
      <w:pPr>
        <w:pStyle w:val="2"/>
        <w:rPr>
          <w:ins w:id="13" w:author="小黄" w:date="2024-11-19T14:39:28Z"/>
          <w:rFonts w:hint="eastAsia" w:ascii="宋体" w:hAnsi="宋体" w:eastAsia="宋体" w:cs="宋体"/>
          <w:sz w:val="21"/>
          <w:szCs w:val="21"/>
          <w:rPrChange w:id="14" w:author="user" w:date="2025-05-13T14:42:35Z">
            <w:rPr>
              <w:ins w:id="15" w:author="小黄" w:date="2024-11-19T14:39:28Z"/>
              <w:rFonts w:hint="eastAsia" w:ascii="仿宋_GB2312" w:hAnsi="仿宋_GB2312" w:eastAsia="仿宋_GB2312" w:cs="仿宋_GB2312"/>
              <w:sz w:val="28"/>
              <w:szCs w:val="28"/>
            </w:rPr>
          </w:rPrChange>
        </w:rPr>
      </w:pPr>
    </w:p>
    <w:p w14:paraId="62F96D11">
      <w:pPr>
        <w:pStyle w:val="2"/>
        <w:rPr>
          <w:rFonts w:hint="eastAsia" w:ascii="宋体" w:hAnsi="宋体" w:eastAsia="宋体" w:cs="宋体"/>
          <w:sz w:val="21"/>
          <w:szCs w:val="21"/>
          <w:rPrChange w:id="16" w:author="user" w:date="2025-05-13T14:42:35Z">
            <w:rPr>
              <w:rFonts w:hint="eastAsia" w:ascii="仿宋_GB2312" w:hAnsi="仿宋_GB2312" w:eastAsia="仿宋_GB2312" w:cs="仿宋_GB2312"/>
              <w:sz w:val="28"/>
              <w:szCs w:val="28"/>
            </w:rPr>
          </w:rPrChange>
        </w:rPr>
      </w:pPr>
    </w:p>
    <w:p w14:paraId="210E3497">
      <w:pPr>
        <w:widowControl/>
        <w:spacing w:line="360" w:lineRule="auto"/>
        <w:jc w:val="center"/>
        <w:rPr>
          <w:rFonts w:hint="eastAsia" w:ascii="宋体" w:hAnsi="宋体" w:eastAsia="宋体" w:cs="宋体"/>
          <w:sz w:val="21"/>
          <w:szCs w:val="21"/>
          <w:rPrChange w:id="17" w:author="user" w:date="2025-05-13T14:42:35Z">
            <w:rPr>
              <w:rFonts w:hint="eastAsia" w:ascii="仿宋_GB2312" w:hAnsi="仿宋_GB2312" w:eastAsia="仿宋_GB2312" w:cs="仿宋_GB2312"/>
              <w:sz w:val="28"/>
              <w:szCs w:val="28"/>
            </w:rPr>
          </w:rPrChange>
        </w:rPr>
      </w:pPr>
    </w:p>
    <w:p w14:paraId="699AEF81">
      <w:pPr>
        <w:widowControl/>
        <w:spacing w:line="360" w:lineRule="auto"/>
        <w:jc w:val="center"/>
        <w:rPr>
          <w:rFonts w:hint="eastAsia" w:ascii="宋体" w:hAnsi="宋体" w:eastAsia="宋体" w:cs="宋体"/>
          <w:b/>
          <w:bCs/>
          <w:sz w:val="32"/>
          <w:szCs w:val="32"/>
          <w:rPrChange w:id="18" w:author="user" w:date="2025-05-14T10:25:14Z">
            <w:rPr>
              <w:rFonts w:hint="eastAsia" w:ascii="仿宋_GB2312" w:hAnsi="仿宋_GB2312" w:eastAsia="仿宋_GB2312" w:cs="仿宋_GB2312"/>
              <w:b/>
              <w:bCs/>
              <w:sz w:val="36"/>
              <w:szCs w:val="36"/>
            </w:rPr>
          </w:rPrChange>
        </w:rPr>
      </w:pPr>
      <w:r>
        <w:rPr>
          <w:rFonts w:hint="eastAsia" w:ascii="宋体" w:hAnsi="宋体" w:eastAsia="宋体" w:cs="宋体"/>
          <w:b/>
          <w:bCs/>
          <w:sz w:val="32"/>
          <w:szCs w:val="32"/>
          <w:rPrChange w:id="19" w:author="user" w:date="2025-05-14T10:25:14Z">
            <w:rPr>
              <w:rFonts w:hint="eastAsia" w:ascii="仿宋_GB2312" w:hAnsi="仿宋_GB2312" w:eastAsia="仿宋_GB2312" w:cs="仿宋_GB2312"/>
              <w:b/>
              <w:bCs/>
              <w:sz w:val="36"/>
              <w:szCs w:val="36"/>
            </w:rPr>
          </w:rPrChange>
        </w:rPr>
        <w:t>中电信智能网络科技有限公司</w:t>
      </w:r>
      <w:ins w:id="20" w:author="心痕" w:date="2025-04-30T15:40:37Z">
        <w:r>
          <w:rPr>
            <w:rFonts w:hint="eastAsia" w:ascii="宋体" w:hAnsi="宋体" w:eastAsia="宋体" w:cs="宋体"/>
            <w:b/>
            <w:bCs/>
            <w:sz w:val="32"/>
            <w:szCs w:val="32"/>
            <w:lang w:val="en-US" w:eastAsia="zh-CN"/>
            <w:rPrChange w:id="21" w:author="user" w:date="2025-05-14T10:25:14Z">
              <w:rPr>
                <w:rFonts w:hint="eastAsia" w:ascii="仿宋_GB2312" w:hAnsi="仿宋_GB2312" w:eastAsia="仿宋_GB2312" w:cs="仿宋_GB2312"/>
                <w:b/>
                <w:bCs/>
                <w:sz w:val="36"/>
                <w:szCs w:val="36"/>
                <w:lang w:val="en-US" w:eastAsia="zh-CN"/>
              </w:rPr>
            </w:rPrChange>
          </w:rPr>
          <w:t>20</w:t>
        </w:r>
      </w:ins>
      <w:ins w:id="22" w:author="心痕" w:date="2025-04-30T15:40:38Z">
        <w:r>
          <w:rPr>
            <w:rFonts w:hint="eastAsia" w:ascii="宋体" w:hAnsi="宋体" w:eastAsia="宋体" w:cs="宋体"/>
            <w:b/>
            <w:bCs/>
            <w:sz w:val="32"/>
            <w:szCs w:val="32"/>
            <w:lang w:val="en-US" w:eastAsia="zh-CN"/>
            <w:rPrChange w:id="23" w:author="user" w:date="2025-05-14T10:25:14Z">
              <w:rPr>
                <w:rFonts w:hint="eastAsia" w:ascii="仿宋_GB2312" w:hAnsi="仿宋_GB2312" w:eastAsia="仿宋_GB2312" w:cs="仿宋_GB2312"/>
                <w:b/>
                <w:bCs/>
                <w:sz w:val="36"/>
                <w:szCs w:val="36"/>
                <w:lang w:val="en-US" w:eastAsia="zh-CN"/>
              </w:rPr>
            </w:rPrChange>
          </w:rPr>
          <w:t>25</w:t>
        </w:r>
      </w:ins>
      <w:ins w:id="24" w:author="心痕" w:date="2025-04-30T15:40:39Z">
        <w:r>
          <w:rPr>
            <w:rFonts w:hint="eastAsia" w:ascii="宋体" w:hAnsi="宋体" w:eastAsia="宋体" w:cs="宋体"/>
            <w:b/>
            <w:bCs/>
            <w:sz w:val="32"/>
            <w:szCs w:val="32"/>
            <w:lang w:val="en-US" w:eastAsia="zh-CN"/>
            <w:rPrChange w:id="25" w:author="user" w:date="2025-05-14T10:25:14Z">
              <w:rPr>
                <w:rFonts w:hint="eastAsia" w:ascii="仿宋_GB2312" w:hAnsi="仿宋_GB2312" w:eastAsia="仿宋_GB2312" w:cs="仿宋_GB2312"/>
                <w:b/>
                <w:bCs/>
                <w:sz w:val="36"/>
                <w:szCs w:val="36"/>
                <w:lang w:val="en-US" w:eastAsia="zh-CN"/>
              </w:rPr>
            </w:rPrChange>
          </w:rPr>
          <w:t>年</w:t>
        </w:r>
      </w:ins>
      <w:ins w:id="26" w:author="心痕" w:date="2025-04-30T15:40:44Z">
        <w:r>
          <w:rPr>
            <w:rFonts w:hint="eastAsia" w:ascii="宋体" w:hAnsi="宋体" w:eastAsia="宋体" w:cs="宋体"/>
            <w:b/>
            <w:bCs/>
            <w:sz w:val="32"/>
            <w:szCs w:val="32"/>
            <w:lang w:val="en-US" w:eastAsia="zh-CN"/>
            <w:rPrChange w:id="27" w:author="user" w:date="2025-05-14T10:25:14Z">
              <w:rPr>
                <w:rFonts w:hint="eastAsia" w:ascii="仿宋_GB2312" w:hAnsi="仿宋_GB2312" w:eastAsia="仿宋_GB2312" w:cs="仿宋_GB2312"/>
                <w:b/>
                <w:bCs/>
                <w:sz w:val="36"/>
                <w:szCs w:val="36"/>
                <w:lang w:val="en-US" w:eastAsia="zh-CN"/>
              </w:rPr>
            </w:rPrChange>
          </w:rPr>
          <w:t>营销辅助</w:t>
        </w:r>
      </w:ins>
      <w:ins w:id="28" w:author="心痕" w:date="2025-04-30T15:40:46Z">
        <w:r>
          <w:rPr>
            <w:rFonts w:hint="eastAsia" w:ascii="宋体" w:hAnsi="宋体" w:eastAsia="宋体" w:cs="宋体"/>
            <w:b/>
            <w:bCs/>
            <w:sz w:val="32"/>
            <w:szCs w:val="32"/>
            <w:lang w:val="en-US" w:eastAsia="zh-CN"/>
            <w:rPrChange w:id="29" w:author="user" w:date="2025-05-14T10:25:14Z">
              <w:rPr>
                <w:rFonts w:hint="eastAsia" w:ascii="仿宋_GB2312" w:hAnsi="仿宋_GB2312" w:eastAsia="仿宋_GB2312" w:cs="仿宋_GB2312"/>
                <w:b/>
                <w:bCs/>
                <w:sz w:val="36"/>
                <w:szCs w:val="36"/>
                <w:lang w:val="en-US" w:eastAsia="zh-CN"/>
              </w:rPr>
            </w:rPrChange>
          </w:rPr>
          <w:t>数字化</w:t>
        </w:r>
      </w:ins>
      <w:ins w:id="30" w:author="心痕" w:date="2025-04-30T15:40:47Z">
        <w:r>
          <w:rPr>
            <w:rFonts w:hint="eastAsia" w:ascii="宋体" w:hAnsi="宋体" w:eastAsia="宋体" w:cs="宋体"/>
            <w:b/>
            <w:bCs/>
            <w:sz w:val="32"/>
            <w:szCs w:val="32"/>
            <w:lang w:val="en-US" w:eastAsia="zh-CN"/>
            <w:rPrChange w:id="31" w:author="user" w:date="2025-05-14T10:25:14Z">
              <w:rPr>
                <w:rFonts w:hint="eastAsia" w:ascii="仿宋_GB2312" w:hAnsi="仿宋_GB2312" w:eastAsia="仿宋_GB2312" w:cs="仿宋_GB2312"/>
                <w:b/>
                <w:bCs/>
                <w:sz w:val="36"/>
                <w:szCs w:val="36"/>
                <w:lang w:val="en-US" w:eastAsia="zh-CN"/>
              </w:rPr>
            </w:rPrChange>
          </w:rPr>
          <w:t>建设</w:t>
        </w:r>
      </w:ins>
      <w:ins w:id="32" w:author="心痕" w:date="2025-04-30T15:40:48Z">
        <w:r>
          <w:rPr>
            <w:rFonts w:hint="eastAsia" w:ascii="宋体" w:hAnsi="宋体" w:eastAsia="宋体" w:cs="宋体"/>
            <w:b/>
            <w:bCs/>
            <w:sz w:val="32"/>
            <w:szCs w:val="32"/>
            <w:lang w:val="en-US" w:eastAsia="zh-CN"/>
            <w:rPrChange w:id="33" w:author="user" w:date="2025-05-14T10:25:14Z">
              <w:rPr>
                <w:rFonts w:hint="eastAsia" w:ascii="仿宋_GB2312" w:hAnsi="仿宋_GB2312" w:eastAsia="仿宋_GB2312" w:cs="仿宋_GB2312"/>
                <w:b/>
                <w:bCs/>
                <w:sz w:val="36"/>
                <w:szCs w:val="36"/>
                <w:lang w:val="en-US" w:eastAsia="zh-CN"/>
              </w:rPr>
            </w:rPrChange>
          </w:rPr>
          <w:t>项目</w:t>
        </w:r>
      </w:ins>
      <w:r>
        <w:rPr>
          <w:rFonts w:hint="eastAsia" w:ascii="宋体" w:hAnsi="宋体" w:eastAsia="宋体" w:cs="宋体"/>
          <w:b/>
          <w:bCs/>
          <w:sz w:val="32"/>
          <w:szCs w:val="32"/>
          <w:rPrChange w:id="34" w:author="user" w:date="2025-05-14T10:25:14Z">
            <w:rPr>
              <w:rFonts w:hint="eastAsia" w:ascii="仿宋_GB2312" w:hAnsi="仿宋_GB2312" w:eastAsia="仿宋_GB2312" w:cs="仿宋_GB2312"/>
              <w:b/>
              <w:bCs/>
              <w:sz w:val="36"/>
              <w:szCs w:val="36"/>
            </w:rPr>
          </w:rPrChange>
        </w:rPr>
        <w:t>技术规范书</w:t>
      </w:r>
    </w:p>
    <w:p w14:paraId="13A7899A">
      <w:pPr>
        <w:widowControl/>
        <w:spacing w:line="360" w:lineRule="auto"/>
        <w:jc w:val="center"/>
        <w:rPr>
          <w:rFonts w:hint="eastAsia" w:ascii="宋体" w:hAnsi="宋体" w:eastAsia="宋体" w:cs="宋体"/>
          <w:sz w:val="32"/>
          <w:szCs w:val="32"/>
          <w:rPrChange w:id="35" w:author="user" w:date="2025-05-14T10:25:14Z">
            <w:rPr>
              <w:rFonts w:hint="eastAsia" w:ascii="仿宋_GB2312" w:hAnsi="仿宋_GB2312" w:eastAsia="仿宋_GB2312" w:cs="仿宋_GB2312"/>
              <w:sz w:val="28"/>
              <w:szCs w:val="28"/>
            </w:rPr>
          </w:rPrChange>
        </w:rPr>
      </w:pPr>
    </w:p>
    <w:p w14:paraId="03CD974F">
      <w:pPr>
        <w:pStyle w:val="30"/>
        <w:spacing w:line="360" w:lineRule="auto"/>
        <w:jc w:val="center"/>
        <w:rPr>
          <w:rFonts w:hint="eastAsia" w:ascii="宋体" w:hAnsi="宋体" w:eastAsia="宋体" w:cs="宋体"/>
          <w:b w:val="0"/>
          <w:bCs w:val="0"/>
          <w:color w:val="auto"/>
          <w:kern w:val="2"/>
          <w:sz w:val="21"/>
          <w:szCs w:val="21"/>
          <w:lang w:val="zh-CN"/>
          <w:rPrChange w:id="36" w:author="user" w:date="2025-05-13T14:42:35Z">
            <w:rPr>
              <w:rFonts w:hint="eastAsia" w:ascii="仿宋_GB2312" w:hAnsi="仿宋_GB2312" w:eastAsia="仿宋_GB2312" w:cs="仿宋_GB2312"/>
              <w:b w:val="0"/>
              <w:bCs w:val="0"/>
              <w:color w:val="auto"/>
              <w:kern w:val="2"/>
              <w:sz w:val="22"/>
              <w:szCs w:val="21"/>
              <w:lang w:val="zh-CN"/>
            </w:rPr>
          </w:rPrChange>
        </w:rPr>
      </w:pPr>
    </w:p>
    <w:p w14:paraId="7806E35D">
      <w:pPr>
        <w:spacing w:line="360" w:lineRule="auto"/>
        <w:rPr>
          <w:rFonts w:hint="eastAsia" w:ascii="宋体" w:hAnsi="宋体" w:eastAsia="宋体" w:cs="宋体"/>
          <w:sz w:val="21"/>
          <w:szCs w:val="21"/>
          <w:lang w:val="zh-CN"/>
          <w:rPrChange w:id="37" w:author="user" w:date="2025-05-13T14:42:35Z">
            <w:rPr>
              <w:rFonts w:hint="eastAsia" w:ascii="仿宋_GB2312" w:hAnsi="仿宋_GB2312" w:eastAsia="仿宋_GB2312" w:cs="仿宋_GB2312"/>
              <w:sz w:val="22"/>
              <w:szCs w:val="21"/>
              <w:lang w:val="zh-CN"/>
            </w:rPr>
          </w:rPrChange>
        </w:rPr>
        <w:sectPr>
          <w:pgSz w:w="11906" w:h="16838"/>
          <w:pgMar w:top="1440" w:right="1800" w:bottom="1440" w:left="1800" w:header="851" w:footer="992" w:gutter="0"/>
          <w:cols w:space="425" w:num="1"/>
          <w:docGrid w:type="lines" w:linePitch="312" w:charSpace="0"/>
        </w:sectPr>
      </w:pPr>
    </w:p>
    <w:p w14:paraId="7558404B">
      <w:pPr>
        <w:pStyle w:val="3"/>
        <w:numPr>
          <w:ilvl w:val="0"/>
          <w:numId w:val="1"/>
        </w:numPr>
        <w:spacing w:before="0" w:after="0" w:line="360" w:lineRule="auto"/>
        <w:ind w:left="0" w:firstLine="422" w:firstLineChars="200"/>
        <w:rPr>
          <w:rFonts w:hint="eastAsia" w:ascii="宋体" w:hAnsi="宋体" w:eastAsia="宋体" w:cs="宋体"/>
          <w:snapToGrid w:val="0"/>
          <w:sz w:val="21"/>
          <w:szCs w:val="21"/>
          <w:rPrChange w:id="38" w:author="user" w:date="2025-05-13T14:42:35Z">
            <w:rPr>
              <w:rFonts w:hint="eastAsia" w:ascii="仿宋_GB2312" w:hAnsi="仿宋_GB2312" w:eastAsia="仿宋_GB2312" w:cs="仿宋_GB2312"/>
              <w:snapToGrid w:val="0"/>
              <w:sz w:val="24"/>
              <w:szCs w:val="24"/>
            </w:rPr>
          </w:rPrChange>
        </w:rPr>
      </w:pPr>
      <w:bookmarkStart w:id="19" w:name="_Toc7808"/>
      <w:r>
        <w:rPr>
          <w:rFonts w:hint="eastAsia" w:ascii="宋体" w:hAnsi="宋体" w:eastAsia="宋体" w:cs="宋体"/>
          <w:snapToGrid w:val="0"/>
          <w:sz w:val="21"/>
          <w:szCs w:val="21"/>
          <w:rPrChange w:id="39" w:author="user" w:date="2025-05-13T14:42:35Z">
            <w:rPr>
              <w:rFonts w:hint="eastAsia" w:ascii="仿宋_GB2312" w:hAnsi="仿宋_GB2312" w:eastAsia="仿宋_GB2312" w:cs="仿宋_GB2312"/>
              <w:snapToGrid w:val="0"/>
              <w:sz w:val="24"/>
              <w:szCs w:val="24"/>
            </w:rPr>
          </w:rPrChange>
        </w:rPr>
        <w:t>概述</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622D079D">
      <w:pPr>
        <w:pStyle w:val="5"/>
        <w:adjustRightInd w:val="0"/>
        <w:snapToGrid w:val="0"/>
        <w:spacing w:before="156" w:beforeLines="50" w:after="0" w:line="360" w:lineRule="auto"/>
        <w:ind w:firstLine="422" w:firstLineChars="200"/>
        <w:textAlignment w:val="baseline"/>
        <w:rPr>
          <w:rFonts w:hint="eastAsia" w:ascii="宋体" w:hAnsi="宋体" w:eastAsia="宋体" w:cs="宋体"/>
          <w:kern w:val="0"/>
          <w:sz w:val="21"/>
          <w:szCs w:val="21"/>
          <w:rPrChange w:id="40" w:author="user" w:date="2025-05-13T14:42:35Z">
            <w:rPr>
              <w:rFonts w:hint="eastAsia" w:ascii="仿宋_GB2312" w:hAnsi="仿宋_GB2312" w:eastAsia="仿宋_GB2312" w:cs="仿宋_GB2312"/>
              <w:kern w:val="0"/>
              <w:szCs w:val="24"/>
            </w:rPr>
          </w:rPrChange>
        </w:rPr>
      </w:pPr>
      <w:bookmarkStart w:id="20" w:name="_Toc24056"/>
      <w:bookmarkStart w:id="21" w:name="_Toc11556"/>
      <w:bookmarkStart w:id="22" w:name="_Toc17968428"/>
      <w:bookmarkStart w:id="23" w:name="_Toc17968346"/>
      <w:bookmarkStart w:id="24" w:name="_Toc96349690"/>
      <w:r>
        <w:rPr>
          <w:rFonts w:hint="eastAsia" w:ascii="宋体" w:hAnsi="宋体" w:eastAsia="宋体" w:cs="宋体"/>
          <w:kern w:val="0"/>
          <w:sz w:val="21"/>
          <w:szCs w:val="21"/>
          <w:rPrChange w:id="41" w:author="user" w:date="2025-05-13T14:42:35Z">
            <w:rPr>
              <w:rFonts w:hint="eastAsia" w:ascii="仿宋_GB2312" w:hAnsi="仿宋_GB2312" w:eastAsia="仿宋_GB2312" w:cs="仿宋_GB2312"/>
              <w:kern w:val="0"/>
              <w:szCs w:val="24"/>
            </w:rPr>
          </w:rPrChange>
        </w:rPr>
        <w:t>1.1 定义</w:t>
      </w:r>
      <w:bookmarkEnd w:id="20"/>
      <w:bookmarkEnd w:id="21"/>
      <w:bookmarkEnd w:id="22"/>
      <w:bookmarkEnd w:id="23"/>
      <w:bookmarkEnd w:id="24"/>
    </w:p>
    <w:p w14:paraId="3D45CC19">
      <w:pPr>
        <w:widowControl/>
        <w:spacing w:line="360" w:lineRule="auto"/>
        <w:ind w:firstLine="420" w:firstLineChars="200"/>
        <w:jc w:val="left"/>
        <w:rPr>
          <w:ins w:id="42" w:author="吴睿斌" w:date="2024-11-15T15:06:49Z"/>
          <w:rFonts w:hint="eastAsia" w:ascii="宋体" w:hAnsi="宋体" w:eastAsia="宋体" w:cs="宋体"/>
          <w:sz w:val="21"/>
          <w:szCs w:val="21"/>
          <w:rPrChange w:id="43" w:author="user" w:date="2025-05-13T14:42:35Z">
            <w:rPr>
              <w:ins w:id="44" w:author="吴睿斌" w:date="2024-11-15T15:06:49Z"/>
              <w:rFonts w:hint="eastAsia" w:ascii="仿宋_GB2312" w:hAnsi="仿宋_GB2312" w:eastAsia="仿宋_GB2312" w:cs="仿宋_GB2312"/>
              <w:sz w:val="24"/>
              <w:szCs w:val="24"/>
            </w:rPr>
          </w:rPrChange>
        </w:rPr>
      </w:pPr>
      <w:r>
        <w:rPr>
          <w:rFonts w:hint="eastAsia" w:ascii="宋体" w:hAnsi="宋体" w:eastAsia="宋体" w:cs="宋体"/>
          <w:sz w:val="21"/>
          <w:szCs w:val="21"/>
          <w:rPrChange w:id="45" w:author="user" w:date="2025-05-13T14:42:35Z">
            <w:rPr>
              <w:rFonts w:hint="eastAsia" w:ascii="仿宋_GB2312" w:hAnsi="仿宋_GB2312" w:eastAsia="仿宋_GB2312" w:cs="仿宋_GB2312"/>
              <w:sz w:val="24"/>
              <w:szCs w:val="24"/>
            </w:rPr>
          </w:rPrChange>
        </w:rPr>
        <w:t>1.1.1本规范书为中电信智能网络科技有限公司（以下称</w:t>
      </w:r>
      <w:ins w:id="46" w:author="张雪平" w:date="2024-11-13T21:54:16Z">
        <w:r>
          <w:rPr>
            <w:rFonts w:hint="eastAsia" w:ascii="宋体" w:hAnsi="宋体" w:eastAsia="宋体" w:cs="宋体"/>
            <w:sz w:val="21"/>
            <w:szCs w:val="21"/>
            <w:lang w:eastAsia="zh-CN"/>
            <w:rPrChange w:id="47" w:author="user" w:date="2025-05-13T14:42:35Z">
              <w:rPr>
                <w:rFonts w:hint="eastAsia" w:ascii="仿宋_GB2312" w:hAnsi="仿宋_GB2312" w:eastAsia="仿宋_GB2312" w:cs="仿宋_GB2312"/>
                <w:sz w:val="24"/>
                <w:szCs w:val="24"/>
                <w:lang w:eastAsia="zh-CN"/>
              </w:rPr>
            </w:rPrChange>
          </w:rPr>
          <w:t>采购人</w:t>
        </w:r>
      </w:ins>
      <w:r>
        <w:rPr>
          <w:rFonts w:hint="eastAsia" w:ascii="宋体" w:hAnsi="宋体" w:eastAsia="宋体" w:cs="宋体"/>
          <w:sz w:val="21"/>
          <w:szCs w:val="21"/>
          <w:rPrChange w:id="48" w:author="user" w:date="2025-05-13T14:42:35Z">
            <w:rPr>
              <w:rFonts w:hint="eastAsia" w:ascii="仿宋_GB2312" w:hAnsi="仿宋_GB2312" w:eastAsia="仿宋_GB2312" w:cs="仿宋_GB2312"/>
              <w:sz w:val="24"/>
              <w:szCs w:val="24"/>
            </w:rPr>
          </w:rPrChange>
        </w:rPr>
        <w:t>）中电信智能网络科技有限公司</w:t>
      </w:r>
      <w:ins w:id="49" w:author="心痕" w:date="2025-04-30T15:40:54Z">
        <w:r>
          <w:rPr>
            <w:rFonts w:hint="eastAsia" w:ascii="宋体" w:hAnsi="宋体" w:eastAsia="宋体" w:cs="宋体"/>
            <w:sz w:val="21"/>
            <w:szCs w:val="21"/>
            <w:lang w:val="en-US" w:eastAsia="zh-CN"/>
            <w:rPrChange w:id="50" w:author="user" w:date="2025-05-13T14:42:35Z">
              <w:rPr>
                <w:rFonts w:hint="eastAsia" w:ascii="仿宋_GB2312" w:hAnsi="仿宋_GB2312" w:eastAsia="仿宋_GB2312" w:cs="仿宋_GB2312"/>
                <w:sz w:val="24"/>
                <w:szCs w:val="24"/>
                <w:lang w:val="en-US" w:eastAsia="zh-CN"/>
              </w:rPr>
            </w:rPrChange>
          </w:rPr>
          <w:t>2</w:t>
        </w:r>
      </w:ins>
      <w:ins w:id="51" w:author="心痕" w:date="2025-04-30T15:40:55Z">
        <w:r>
          <w:rPr>
            <w:rFonts w:hint="eastAsia" w:ascii="宋体" w:hAnsi="宋体" w:eastAsia="宋体" w:cs="宋体"/>
            <w:sz w:val="21"/>
            <w:szCs w:val="21"/>
            <w:lang w:val="en-US" w:eastAsia="zh-CN"/>
            <w:rPrChange w:id="52" w:author="user" w:date="2025-05-13T14:42:35Z">
              <w:rPr>
                <w:rFonts w:hint="eastAsia" w:ascii="仿宋_GB2312" w:hAnsi="仿宋_GB2312" w:eastAsia="仿宋_GB2312" w:cs="仿宋_GB2312"/>
                <w:sz w:val="24"/>
                <w:szCs w:val="24"/>
                <w:lang w:val="en-US" w:eastAsia="zh-CN"/>
              </w:rPr>
            </w:rPrChange>
          </w:rPr>
          <w:t>02</w:t>
        </w:r>
      </w:ins>
      <w:ins w:id="53" w:author="心痕" w:date="2025-04-30T15:40:56Z">
        <w:r>
          <w:rPr>
            <w:rFonts w:hint="eastAsia" w:ascii="宋体" w:hAnsi="宋体" w:eastAsia="宋体" w:cs="宋体"/>
            <w:sz w:val="21"/>
            <w:szCs w:val="21"/>
            <w:lang w:val="en-US" w:eastAsia="zh-CN"/>
            <w:rPrChange w:id="54" w:author="user" w:date="2025-05-13T14:42:35Z">
              <w:rPr>
                <w:rFonts w:hint="eastAsia" w:ascii="仿宋_GB2312" w:hAnsi="仿宋_GB2312" w:eastAsia="仿宋_GB2312" w:cs="仿宋_GB2312"/>
                <w:sz w:val="24"/>
                <w:szCs w:val="24"/>
                <w:lang w:val="en-US" w:eastAsia="zh-CN"/>
              </w:rPr>
            </w:rPrChange>
          </w:rPr>
          <w:t>5</w:t>
        </w:r>
      </w:ins>
      <w:ins w:id="55" w:author="心痕" w:date="2025-04-30T15:40:57Z">
        <w:r>
          <w:rPr>
            <w:rFonts w:hint="eastAsia" w:ascii="宋体" w:hAnsi="宋体" w:eastAsia="宋体" w:cs="宋体"/>
            <w:sz w:val="21"/>
            <w:szCs w:val="21"/>
            <w:lang w:val="en-US" w:eastAsia="zh-CN"/>
            <w:rPrChange w:id="56" w:author="user" w:date="2025-05-13T14:42:35Z">
              <w:rPr>
                <w:rFonts w:hint="eastAsia" w:ascii="仿宋_GB2312" w:hAnsi="仿宋_GB2312" w:eastAsia="仿宋_GB2312" w:cs="仿宋_GB2312"/>
                <w:sz w:val="24"/>
                <w:szCs w:val="24"/>
                <w:lang w:val="en-US" w:eastAsia="zh-CN"/>
              </w:rPr>
            </w:rPrChange>
          </w:rPr>
          <w:t>年</w:t>
        </w:r>
      </w:ins>
      <w:ins w:id="57" w:author="心痕" w:date="2025-04-30T15:40:58Z">
        <w:r>
          <w:rPr>
            <w:rFonts w:hint="eastAsia" w:ascii="宋体" w:hAnsi="宋体" w:eastAsia="宋体" w:cs="宋体"/>
            <w:sz w:val="21"/>
            <w:szCs w:val="21"/>
            <w:lang w:val="en-US" w:eastAsia="zh-CN"/>
            <w:rPrChange w:id="58" w:author="user" w:date="2025-05-13T14:42:35Z">
              <w:rPr>
                <w:rFonts w:hint="eastAsia" w:ascii="仿宋_GB2312" w:hAnsi="仿宋_GB2312" w:eastAsia="仿宋_GB2312" w:cs="仿宋_GB2312"/>
                <w:sz w:val="24"/>
                <w:szCs w:val="24"/>
                <w:lang w:val="en-US" w:eastAsia="zh-CN"/>
              </w:rPr>
            </w:rPrChange>
          </w:rPr>
          <w:t>营销辅助</w:t>
        </w:r>
      </w:ins>
      <w:ins w:id="59" w:author="心痕" w:date="2025-04-30T15:41:00Z">
        <w:r>
          <w:rPr>
            <w:rFonts w:hint="eastAsia" w:ascii="宋体" w:hAnsi="宋体" w:eastAsia="宋体" w:cs="宋体"/>
            <w:sz w:val="21"/>
            <w:szCs w:val="21"/>
            <w:lang w:val="en-US" w:eastAsia="zh-CN"/>
            <w:rPrChange w:id="60" w:author="user" w:date="2025-05-13T14:42:35Z">
              <w:rPr>
                <w:rFonts w:hint="eastAsia" w:ascii="仿宋_GB2312" w:hAnsi="仿宋_GB2312" w:eastAsia="仿宋_GB2312" w:cs="仿宋_GB2312"/>
                <w:sz w:val="24"/>
                <w:szCs w:val="24"/>
                <w:lang w:val="en-US" w:eastAsia="zh-CN"/>
              </w:rPr>
            </w:rPrChange>
          </w:rPr>
          <w:t>数字化</w:t>
        </w:r>
      </w:ins>
      <w:ins w:id="61" w:author="心痕" w:date="2025-04-30T15:41:01Z">
        <w:r>
          <w:rPr>
            <w:rFonts w:hint="eastAsia" w:ascii="宋体" w:hAnsi="宋体" w:eastAsia="宋体" w:cs="宋体"/>
            <w:sz w:val="21"/>
            <w:szCs w:val="21"/>
            <w:lang w:val="en-US" w:eastAsia="zh-CN"/>
            <w:rPrChange w:id="62" w:author="user" w:date="2025-05-13T14:42:35Z">
              <w:rPr>
                <w:rFonts w:hint="eastAsia" w:ascii="仿宋_GB2312" w:hAnsi="仿宋_GB2312" w:eastAsia="仿宋_GB2312" w:cs="仿宋_GB2312"/>
                <w:sz w:val="24"/>
                <w:szCs w:val="24"/>
                <w:lang w:val="en-US" w:eastAsia="zh-CN"/>
              </w:rPr>
            </w:rPrChange>
          </w:rPr>
          <w:t>建设</w:t>
        </w:r>
      </w:ins>
      <w:ins w:id="63" w:author="心痕" w:date="2025-04-30T15:41:02Z">
        <w:r>
          <w:rPr>
            <w:rFonts w:hint="eastAsia" w:ascii="宋体" w:hAnsi="宋体" w:eastAsia="宋体" w:cs="宋体"/>
            <w:sz w:val="21"/>
            <w:szCs w:val="21"/>
            <w:lang w:val="en-US" w:eastAsia="zh-CN"/>
            <w:rPrChange w:id="64" w:author="user" w:date="2025-05-13T14:42:35Z">
              <w:rPr>
                <w:rFonts w:hint="eastAsia" w:ascii="仿宋_GB2312" w:hAnsi="仿宋_GB2312" w:eastAsia="仿宋_GB2312" w:cs="仿宋_GB2312"/>
                <w:sz w:val="24"/>
                <w:szCs w:val="24"/>
                <w:lang w:val="en-US" w:eastAsia="zh-CN"/>
              </w:rPr>
            </w:rPrChange>
          </w:rPr>
          <w:t>项目</w:t>
        </w:r>
      </w:ins>
      <w:r>
        <w:rPr>
          <w:rFonts w:hint="eastAsia" w:ascii="宋体" w:hAnsi="宋体" w:eastAsia="宋体" w:cs="宋体"/>
          <w:sz w:val="21"/>
          <w:szCs w:val="21"/>
          <w:rPrChange w:id="65" w:author="user" w:date="2025-05-13T14:42:35Z">
            <w:rPr>
              <w:rFonts w:hint="eastAsia" w:ascii="仿宋_GB2312" w:hAnsi="仿宋_GB2312" w:eastAsia="仿宋_GB2312" w:cs="仿宋_GB2312"/>
              <w:sz w:val="24"/>
              <w:szCs w:val="24"/>
            </w:rPr>
          </w:rPrChange>
        </w:rPr>
        <w:t>（以下简称本项目）的整体要求，供</w:t>
      </w:r>
      <w:ins w:id="66" w:author="张雪平" w:date="2024-11-13T21:54:47Z">
        <w:r>
          <w:rPr>
            <w:rFonts w:hint="eastAsia" w:ascii="宋体" w:hAnsi="宋体" w:eastAsia="宋体" w:cs="宋体"/>
            <w:sz w:val="21"/>
            <w:szCs w:val="21"/>
            <w:lang w:eastAsia="zh-CN"/>
            <w:rPrChange w:id="67"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68" w:author="user" w:date="2025-05-13T14:42:35Z">
            <w:rPr>
              <w:rFonts w:hint="eastAsia" w:ascii="仿宋_GB2312" w:hAnsi="仿宋_GB2312" w:eastAsia="仿宋_GB2312" w:cs="仿宋_GB2312"/>
              <w:sz w:val="24"/>
              <w:szCs w:val="24"/>
            </w:rPr>
          </w:rPrChange>
        </w:rPr>
        <w:t>编写建议书和报价书之用。建议书的内容格式应符合本规范书的要求。</w:t>
      </w:r>
    </w:p>
    <w:p w14:paraId="6C82F5B5">
      <w:pPr>
        <w:pStyle w:val="2"/>
        <w:rPr>
          <w:ins w:id="69" w:author="吴睿斌" w:date="2024-11-17T20:22:52Z"/>
          <w:rFonts w:hint="eastAsia" w:ascii="宋体" w:hAnsi="宋体" w:eastAsia="宋体" w:cs="宋体"/>
          <w:sz w:val="21"/>
          <w:szCs w:val="21"/>
          <w:lang w:val="en-US" w:eastAsia="zh-CN"/>
          <w:rPrChange w:id="70" w:author="user" w:date="2025-05-13T14:42:35Z">
            <w:rPr>
              <w:ins w:id="71" w:author="吴睿斌" w:date="2024-11-17T20:22:52Z"/>
              <w:rFonts w:hint="eastAsia" w:ascii="仿宋_GB2312" w:hAnsi="仿宋_GB2312" w:eastAsia="仿宋_GB2312" w:cs="仿宋_GB2312"/>
              <w:sz w:val="24"/>
              <w:szCs w:val="24"/>
              <w:lang w:val="en-US" w:eastAsia="zh-CN"/>
            </w:rPr>
          </w:rPrChange>
        </w:rPr>
      </w:pPr>
      <w:ins w:id="72" w:author="心痕" w:date="2024-12-23T11:01:26Z">
        <w:r>
          <w:rPr>
            <w:rFonts w:hint="eastAsia" w:ascii="宋体" w:hAnsi="宋体" w:eastAsia="宋体" w:cs="宋体"/>
            <w:sz w:val="21"/>
            <w:szCs w:val="21"/>
            <w:lang w:val="en-US" w:eastAsia="zh-CN"/>
            <w:rPrChange w:id="73" w:author="user" w:date="2025-05-13T14:42:35Z">
              <w:rPr>
                <w:rFonts w:hint="eastAsia" w:ascii="仿宋_GB2312" w:hAnsi="仿宋_GB2312" w:eastAsia="仿宋_GB2312" w:cs="仿宋_GB2312"/>
                <w:sz w:val="24"/>
                <w:szCs w:val="24"/>
                <w:lang w:val="en-US" w:eastAsia="zh-CN"/>
              </w:rPr>
            </w:rPrChange>
          </w:rPr>
          <w:t>应答</w:t>
        </w:r>
      </w:ins>
      <w:ins w:id="74" w:author="吴睿斌" w:date="2024-11-17T20:22:52Z">
        <w:r>
          <w:rPr>
            <w:rFonts w:hint="eastAsia" w:ascii="宋体" w:hAnsi="宋体" w:eastAsia="宋体" w:cs="宋体"/>
            <w:sz w:val="21"/>
            <w:szCs w:val="21"/>
            <w:lang w:val="en-US" w:eastAsia="zh-CN"/>
            <w:rPrChange w:id="75" w:author="user" w:date="2025-05-13T14:42:35Z">
              <w:rPr>
                <w:rFonts w:hint="eastAsia" w:ascii="仿宋_GB2312" w:hAnsi="仿宋_GB2312" w:eastAsia="仿宋_GB2312" w:cs="仿宋_GB2312"/>
                <w:sz w:val="24"/>
                <w:szCs w:val="24"/>
                <w:lang w:val="en-US" w:eastAsia="zh-CN"/>
              </w:rPr>
            </w:rPrChange>
          </w:rPr>
          <w:t>：</w:t>
        </w:r>
      </w:ins>
    </w:p>
    <w:p w14:paraId="7085E0AC">
      <w:pPr>
        <w:pStyle w:val="2"/>
        <w:rPr>
          <w:rFonts w:hint="eastAsia" w:ascii="宋体" w:hAnsi="宋体" w:cs="宋体"/>
          <w:szCs w:val="21"/>
          <w:rPrChange w:id="76" w:author="user" w:date="2025-05-13T14:42:35Z">
            <w:rPr>
              <w:rFonts w:hint="eastAsia"/>
            </w:rPr>
          </w:rPrChange>
        </w:rPr>
      </w:pPr>
    </w:p>
    <w:p w14:paraId="48E4304F">
      <w:pPr>
        <w:tabs>
          <w:tab w:val="left" w:pos="420"/>
        </w:tabs>
        <w:spacing w:line="360" w:lineRule="auto"/>
        <w:ind w:firstLine="420" w:firstLineChars="200"/>
        <w:rPr>
          <w:ins w:id="77" w:author="吴睿斌" w:date="2024-11-15T15:06:54Z"/>
          <w:rFonts w:hint="eastAsia" w:ascii="宋体" w:hAnsi="宋体" w:eastAsia="宋体" w:cs="宋体"/>
          <w:sz w:val="21"/>
          <w:szCs w:val="21"/>
          <w:rPrChange w:id="78" w:author="user" w:date="2025-05-13T14:42:35Z">
            <w:rPr>
              <w:ins w:id="79" w:author="吴睿斌" w:date="2024-11-15T15:06:54Z"/>
              <w:rFonts w:hint="eastAsia" w:ascii="仿宋_GB2312" w:hAnsi="仿宋_GB2312" w:eastAsia="仿宋_GB2312" w:cs="仿宋_GB2312"/>
              <w:sz w:val="24"/>
              <w:szCs w:val="24"/>
            </w:rPr>
          </w:rPrChange>
        </w:rPr>
      </w:pPr>
      <w:r>
        <w:rPr>
          <w:rFonts w:hint="eastAsia" w:ascii="宋体" w:hAnsi="宋体" w:eastAsia="宋体" w:cs="宋体"/>
          <w:sz w:val="21"/>
          <w:szCs w:val="21"/>
          <w:rPrChange w:id="80" w:author="user" w:date="2025-05-13T14:42:35Z">
            <w:rPr>
              <w:rFonts w:hint="eastAsia" w:ascii="仿宋_GB2312" w:hAnsi="仿宋_GB2312" w:eastAsia="仿宋_GB2312" w:cs="仿宋_GB2312"/>
              <w:sz w:val="24"/>
              <w:szCs w:val="24"/>
            </w:rPr>
          </w:rPrChange>
        </w:rPr>
        <w:t>1.1.2</w:t>
      </w:r>
      <w:ins w:id="81" w:author="张雪平" w:date="2024-11-13T21:54:47Z">
        <w:r>
          <w:rPr>
            <w:rFonts w:hint="eastAsia" w:ascii="宋体" w:hAnsi="宋体" w:eastAsia="宋体" w:cs="宋体"/>
            <w:sz w:val="21"/>
            <w:szCs w:val="21"/>
            <w:lang w:eastAsia="zh-CN"/>
            <w:rPrChange w:id="82"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83" w:author="user" w:date="2025-05-13T14:42:35Z">
            <w:rPr>
              <w:rFonts w:hint="eastAsia" w:ascii="仿宋_GB2312" w:hAnsi="仿宋_GB2312" w:eastAsia="仿宋_GB2312" w:cs="仿宋_GB2312"/>
              <w:sz w:val="24"/>
              <w:szCs w:val="24"/>
            </w:rPr>
          </w:rPrChange>
        </w:rPr>
        <w:t>在服务方案中，对本规范书中所提各项要求能否实现与满足，应逐项予以说明和答复。</w:t>
      </w:r>
      <w:ins w:id="84" w:author="张雪平" w:date="2024-11-13T21:54:47Z">
        <w:r>
          <w:rPr>
            <w:rFonts w:hint="eastAsia" w:ascii="宋体" w:hAnsi="宋体" w:eastAsia="宋体" w:cs="宋体"/>
            <w:sz w:val="21"/>
            <w:szCs w:val="21"/>
            <w:lang w:eastAsia="zh-CN"/>
            <w:rPrChange w:id="85"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86" w:author="user" w:date="2025-05-13T14:42:35Z">
            <w:rPr>
              <w:rFonts w:hint="eastAsia" w:ascii="仿宋_GB2312" w:hAnsi="仿宋_GB2312" w:eastAsia="仿宋_GB2312" w:cs="仿宋_GB2312"/>
              <w:sz w:val="24"/>
              <w:szCs w:val="24"/>
            </w:rPr>
          </w:rPrChange>
        </w:rPr>
        <w:t>亦可根据自己所提供服务的具体情况，在服务方案中提出建议，并附详细资料和说明。</w:t>
      </w:r>
    </w:p>
    <w:p w14:paraId="42F05AF6">
      <w:pPr>
        <w:pStyle w:val="2"/>
        <w:rPr>
          <w:ins w:id="87" w:author="吴睿斌" w:date="2024-11-17T20:22:42Z"/>
          <w:rFonts w:hint="eastAsia" w:ascii="宋体" w:hAnsi="宋体" w:eastAsia="宋体" w:cs="宋体"/>
          <w:sz w:val="21"/>
          <w:szCs w:val="21"/>
          <w:lang w:val="en-US" w:eastAsia="zh-CN"/>
          <w:rPrChange w:id="88" w:author="user" w:date="2025-05-13T14:42:35Z">
            <w:rPr>
              <w:ins w:id="89" w:author="吴睿斌" w:date="2024-11-17T20:22:42Z"/>
              <w:rFonts w:hint="eastAsia" w:ascii="仿宋_GB2312" w:hAnsi="仿宋_GB2312" w:eastAsia="仿宋_GB2312" w:cs="仿宋_GB2312"/>
              <w:sz w:val="24"/>
              <w:szCs w:val="24"/>
              <w:lang w:val="en-US" w:eastAsia="zh-CN"/>
            </w:rPr>
          </w:rPrChange>
        </w:rPr>
      </w:pPr>
      <w:ins w:id="90" w:author="心痕" w:date="2024-12-23T11:01:32Z">
        <w:r>
          <w:rPr>
            <w:rFonts w:hint="eastAsia" w:ascii="宋体" w:hAnsi="宋体" w:eastAsia="宋体" w:cs="宋体"/>
            <w:sz w:val="21"/>
            <w:szCs w:val="21"/>
            <w:lang w:val="en-US" w:eastAsia="zh-CN"/>
            <w:rPrChange w:id="91" w:author="user" w:date="2025-05-13T14:42:35Z">
              <w:rPr>
                <w:rFonts w:hint="eastAsia" w:ascii="仿宋_GB2312" w:hAnsi="仿宋_GB2312" w:eastAsia="仿宋_GB2312" w:cs="仿宋_GB2312"/>
                <w:sz w:val="24"/>
                <w:szCs w:val="24"/>
                <w:lang w:val="en-US" w:eastAsia="zh-CN"/>
              </w:rPr>
            </w:rPrChange>
          </w:rPr>
          <w:t>应答</w:t>
        </w:r>
      </w:ins>
      <w:ins w:id="92" w:author="吴睿斌" w:date="2024-11-17T20:22:42Z">
        <w:r>
          <w:rPr>
            <w:rFonts w:hint="eastAsia" w:ascii="宋体" w:hAnsi="宋体" w:eastAsia="宋体" w:cs="宋体"/>
            <w:sz w:val="21"/>
            <w:szCs w:val="21"/>
            <w:lang w:val="en-US" w:eastAsia="zh-CN"/>
            <w:rPrChange w:id="93" w:author="user" w:date="2025-05-13T14:42:35Z">
              <w:rPr>
                <w:rFonts w:hint="eastAsia" w:ascii="仿宋_GB2312" w:hAnsi="仿宋_GB2312" w:eastAsia="仿宋_GB2312" w:cs="仿宋_GB2312"/>
                <w:sz w:val="24"/>
                <w:szCs w:val="24"/>
                <w:lang w:val="en-US" w:eastAsia="zh-CN"/>
              </w:rPr>
            </w:rPrChange>
          </w:rPr>
          <w:t>：</w:t>
        </w:r>
      </w:ins>
    </w:p>
    <w:p w14:paraId="50CFEF6B">
      <w:pPr>
        <w:pStyle w:val="2"/>
        <w:rPr>
          <w:rFonts w:hint="eastAsia" w:ascii="宋体" w:hAnsi="宋体" w:cs="宋体"/>
          <w:szCs w:val="21"/>
          <w:rPrChange w:id="94" w:author="user" w:date="2025-05-13T14:42:35Z">
            <w:rPr>
              <w:rFonts w:hint="eastAsia"/>
            </w:rPr>
          </w:rPrChange>
        </w:rPr>
      </w:pPr>
    </w:p>
    <w:p w14:paraId="21E44255">
      <w:pPr>
        <w:tabs>
          <w:tab w:val="left" w:pos="420"/>
        </w:tabs>
        <w:spacing w:line="360" w:lineRule="auto"/>
        <w:ind w:firstLine="420" w:firstLineChars="200"/>
        <w:rPr>
          <w:ins w:id="95" w:author="吴睿斌" w:date="2024-11-15T15:06:56Z"/>
          <w:rFonts w:hint="eastAsia" w:ascii="宋体" w:hAnsi="宋体" w:eastAsia="宋体" w:cs="宋体"/>
          <w:sz w:val="21"/>
          <w:szCs w:val="21"/>
          <w:lang w:val="en-US" w:eastAsia="zh-CN"/>
          <w:rPrChange w:id="96" w:author="user" w:date="2025-05-13T14:42:35Z">
            <w:rPr>
              <w:ins w:id="97" w:author="吴睿斌" w:date="2024-11-15T15:06:56Z"/>
              <w:rFonts w:hint="eastAsia" w:ascii="仿宋_GB2312" w:hAnsi="仿宋_GB2312" w:eastAsia="仿宋_GB2312" w:cs="仿宋_GB2312"/>
              <w:sz w:val="24"/>
              <w:szCs w:val="24"/>
              <w:lang w:val="en-US" w:eastAsia="zh-CN"/>
            </w:rPr>
          </w:rPrChange>
        </w:rPr>
      </w:pPr>
      <w:r>
        <w:rPr>
          <w:rFonts w:hint="eastAsia" w:ascii="宋体" w:hAnsi="宋体" w:eastAsia="宋体" w:cs="宋体"/>
          <w:sz w:val="21"/>
          <w:szCs w:val="21"/>
          <w:rPrChange w:id="98" w:author="user" w:date="2025-05-13T14:42:35Z">
            <w:rPr>
              <w:rFonts w:hint="eastAsia" w:ascii="仿宋_GB2312" w:hAnsi="仿宋_GB2312" w:eastAsia="仿宋_GB2312" w:cs="仿宋_GB2312"/>
              <w:sz w:val="24"/>
              <w:szCs w:val="24"/>
            </w:rPr>
          </w:rPrChange>
        </w:rPr>
        <w:t>1.1.3对本规范书各条目的应答为“满足并优于”、“满足”、“部分满足”、“不满足”，不得使用“明白”、“理解”等词语。在答复中，要求明确满足程度。仅应答“部分满足”或要求进行解释时，才允许详细解释，否则相应的详细解释视为无效解释。说明中有“详见”、“参见”的，应指明参见文档中的具体的章节或页码。</w:t>
      </w:r>
    </w:p>
    <w:p w14:paraId="676A9DB9">
      <w:pPr>
        <w:pStyle w:val="2"/>
        <w:rPr>
          <w:ins w:id="99" w:author="吴睿斌" w:date="2024-11-15T15:06:56Z"/>
          <w:rFonts w:hint="eastAsia" w:ascii="宋体" w:hAnsi="宋体" w:eastAsia="宋体" w:cs="宋体"/>
          <w:sz w:val="21"/>
          <w:szCs w:val="21"/>
          <w:lang w:val="en-US" w:eastAsia="zh-CN"/>
          <w:rPrChange w:id="100" w:author="user" w:date="2025-05-13T14:42:35Z">
            <w:rPr>
              <w:ins w:id="101" w:author="吴睿斌" w:date="2024-11-15T15:06:56Z"/>
              <w:rFonts w:hint="eastAsia" w:ascii="仿宋_GB2312" w:hAnsi="仿宋_GB2312" w:eastAsia="仿宋_GB2312" w:cs="仿宋_GB2312"/>
              <w:sz w:val="24"/>
              <w:szCs w:val="24"/>
              <w:lang w:val="en-US" w:eastAsia="zh-CN"/>
            </w:rPr>
          </w:rPrChange>
        </w:rPr>
      </w:pPr>
      <w:ins w:id="102" w:author="心痕" w:date="2024-12-23T11:01:52Z">
        <w:r>
          <w:rPr>
            <w:rFonts w:hint="eastAsia" w:ascii="宋体" w:hAnsi="宋体" w:eastAsia="宋体" w:cs="宋体"/>
            <w:sz w:val="21"/>
            <w:szCs w:val="21"/>
            <w:lang w:val="en-US" w:eastAsia="zh-CN"/>
            <w:rPrChange w:id="103" w:author="user" w:date="2025-05-13T14:42:35Z">
              <w:rPr>
                <w:rFonts w:hint="eastAsia" w:ascii="仿宋_GB2312" w:hAnsi="仿宋_GB2312" w:eastAsia="仿宋_GB2312" w:cs="仿宋_GB2312"/>
                <w:sz w:val="24"/>
                <w:szCs w:val="24"/>
                <w:lang w:val="en-US" w:eastAsia="zh-CN"/>
              </w:rPr>
            </w:rPrChange>
          </w:rPr>
          <w:t>应答：</w:t>
        </w:r>
      </w:ins>
    </w:p>
    <w:p w14:paraId="020539F9">
      <w:pPr>
        <w:pStyle w:val="2"/>
        <w:rPr>
          <w:rFonts w:hint="eastAsia" w:ascii="宋体" w:hAnsi="宋体" w:cs="宋体"/>
          <w:szCs w:val="21"/>
          <w:rPrChange w:id="104" w:author="user" w:date="2025-05-13T14:42:35Z">
            <w:rPr>
              <w:rFonts w:hint="eastAsia"/>
            </w:rPr>
          </w:rPrChange>
        </w:rPr>
      </w:pPr>
    </w:p>
    <w:p w14:paraId="57A614E2">
      <w:pPr>
        <w:tabs>
          <w:tab w:val="left" w:pos="420"/>
        </w:tabs>
        <w:spacing w:line="360" w:lineRule="auto"/>
        <w:ind w:firstLine="420" w:firstLineChars="200"/>
        <w:rPr>
          <w:ins w:id="105" w:author="吴睿斌" w:date="2024-11-15T15:07:00Z"/>
          <w:rFonts w:hint="eastAsia" w:ascii="宋体" w:hAnsi="宋体" w:eastAsia="宋体" w:cs="宋体"/>
          <w:sz w:val="21"/>
          <w:szCs w:val="21"/>
          <w:rPrChange w:id="106" w:author="user" w:date="2025-05-13T14:42:35Z">
            <w:rPr>
              <w:ins w:id="107" w:author="吴睿斌" w:date="2024-11-15T15:07:00Z"/>
              <w:rFonts w:hint="eastAsia" w:ascii="仿宋_GB2312" w:hAnsi="仿宋_GB2312" w:eastAsia="仿宋_GB2312" w:cs="仿宋_GB2312"/>
              <w:sz w:val="24"/>
              <w:szCs w:val="24"/>
            </w:rPr>
          </w:rPrChange>
        </w:rPr>
      </w:pPr>
      <w:r>
        <w:rPr>
          <w:rFonts w:hint="eastAsia" w:ascii="宋体" w:hAnsi="宋体" w:eastAsia="宋体" w:cs="宋体"/>
          <w:sz w:val="21"/>
          <w:szCs w:val="21"/>
          <w:rPrChange w:id="108" w:author="user" w:date="2025-05-13T14:42:35Z">
            <w:rPr>
              <w:rFonts w:hint="eastAsia" w:ascii="仿宋_GB2312" w:hAnsi="仿宋_GB2312" w:eastAsia="仿宋_GB2312" w:cs="仿宋_GB2312"/>
              <w:sz w:val="24"/>
              <w:szCs w:val="24"/>
            </w:rPr>
          </w:rPrChange>
        </w:rPr>
        <w:t>1.1.4本技术规范书应视为保证本项目运行所需的最低要求。如有遗漏，</w:t>
      </w:r>
      <w:ins w:id="109" w:author="张雪平" w:date="2024-11-13T21:54:47Z">
        <w:r>
          <w:rPr>
            <w:rFonts w:hint="eastAsia" w:ascii="宋体" w:hAnsi="宋体" w:eastAsia="宋体" w:cs="宋体"/>
            <w:sz w:val="21"/>
            <w:szCs w:val="21"/>
            <w:lang w:eastAsia="zh-CN"/>
            <w:rPrChange w:id="110"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111" w:author="user" w:date="2025-05-13T14:42:35Z">
            <w:rPr>
              <w:rFonts w:hint="eastAsia" w:ascii="仿宋_GB2312" w:hAnsi="仿宋_GB2312" w:eastAsia="仿宋_GB2312" w:cs="仿宋_GB2312"/>
              <w:sz w:val="24"/>
              <w:szCs w:val="24"/>
            </w:rPr>
          </w:rPrChange>
        </w:rPr>
        <w:t>应予以补充，否则一旦中选将认为</w:t>
      </w:r>
      <w:ins w:id="112" w:author="张雪平" w:date="2024-11-13T21:54:47Z">
        <w:r>
          <w:rPr>
            <w:rFonts w:hint="eastAsia" w:ascii="宋体" w:hAnsi="宋体" w:eastAsia="宋体" w:cs="宋体"/>
            <w:sz w:val="21"/>
            <w:szCs w:val="21"/>
            <w:lang w:eastAsia="zh-CN"/>
            <w:rPrChange w:id="113"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114" w:author="user" w:date="2025-05-13T14:42:35Z">
            <w:rPr>
              <w:rFonts w:hint="eastAsia" w:ascii="仿宋_GB2312" w:hAnsi="仿宋_GB2312" w:eastAsia="仿宋_GB2312" w:cs="仿宋_GB2312"/>
              <w:sz w:val="24"/>
              <w:szCs w:val="24"/>
            </w:rPr>
          </w:rPrChange>
        </w:rPr>
        <w:t>认同遗漏部分并免费提供。</w:t>
      </w:r>
    </w:p>
    <w:p w14:paraId="76697F6D">
      <w:pPr>
        <w:pStyle w:val="2"/>
        <w:rPr>
          <w:ins w:id="115" w:author="吴睿斌" w:date="2024-11-17T20:23:01Z"/>
          <w:rFonts w:hint="eastAsia" w:ascii="宋体" w:hAnsi="宋体" w:eastAsia="宋体" w:cs="宋体"/>
          <w:sz w:val="21"/>
          <w:szCs w:val="21"/>
          <w:lang w:val="en-US" w:eastAsia="zh-CN"/>
          <w:rPrChange w:id="116" w:author="user" w:date="2025-05-13T14:42:35Z">
            <w:rPr>
              <w:ins w:id="117" w:author="吴睿斌" w:date="2024-11-17T20:23:01Z"/>
              <w:rFonts w:hint="eastAsia" w:ascii="仿宋_GB2312" w:hAnsi="仿宋_GB2312" w:eastAsia="仿宋_GB2312" w:cs="仿宋_GB2312"/>
              <w:sz w:val="24"/>
              <w:szCs w:val="24"/>
              <w:lang w:val="en-US" w:eastAsia="zh-CN"/>
            </w:rPr>
          </w:rPrChange>
        </w:rPr>
      </w:pPr>
      <w:ins w:id="118" w:author="心痕" w:date="2024-12-23T11:01:52Z">
        <w:r>
          <w:rPr>
            <w:rFonts w:hint="eastAsia" w:ascii="宋体" w:hAnsi="宋体" w:eastAsia="宋体" w:cs="宋体"/>
            <w:sz w:val="21"/>
            <w:szCs w:val="21"/>
            <w:lang w:val="en-US" w:eastAsia="zh-CN"/>
            <w:rPrChange w:id="119" w:author="user" w:date="2025-05-13T14:42:35Z">
              <w:rPr>
                <w:rFonts w:hint="eastAsia" w:ascii="仿宋_GB2312" w:hAnsi="仿宋_GB2312" w:eastAsia="仿宋_GB2312" w:cs="仿宋_GB2312"/>
                <w:sz w:val="24"/>
                <w:szCs w:val="24"/>
                <w:lang w:val="en-US" w:eastAsia="zh-CN"/>
              </w:rPr>
            </w:rPrChange>
          </w:rPr>
          <w:t>应答：</w:t>
        </w:r>
      </w:ins>
    </w:p>
    <w:p w14:paraId="4E685EBD">
      <w:pPr>
        <w:pStyle w:val="2"/>
        <w:rPr>
          <w:rFonts w:hint="eastAsia" w:ascii="宋体" w:hAnsi="宋体" w:cs="宋体"/>
          <w:szCs w:val="21"/>
          <w:rPrChange w:id="120" w:author="user" w:date="2025-05-13T14:42:35Z">
            <w:rPr>
              <w:rFonts w:hint="eastAsia"/>
            </w:rPr>
          </w:rPrChange>
        </w:rPr>
      </w:pPr>
    </w:p>
    <w:p w14:paraId="06BCB502">
      <w:pPr>
        <w:tabs>
          <w:tab w:val="left" w:pos="420"/>
        </w:tabs>
        <w:spacing w:line="360" w:lineRule="auto"/>
        <w:ind w:firstLine="420" w:firstLineChars="200"/>
        <w:rPr>
          <w:ins w:id="121" w:author="吴睿斌" w:date="2024-11-15T15:07:02Z"/>
          <w:rFonts w:hint="eastAsia" w:ascii="宋体" w:hAnsi="宋体" w:eastAsia="宋体" w:cs="宋体"/>
          <w:sz w:val="21"/>
          <w:szCs w:val="21"/>
          <w:rPrChange w:id="122" w:author="user" w:date="2025-05-13T14:42:35Z">
            <w:rPr>
              <w:ins w:id="123" w:author="吴睿斌" w:date="2024-11-15T15:07:02Z"/>
              <w:rFonts w:hint="eastAsia" w:ascii="仿宋_GB2312" w:hAnsi="仿宋_GB2312" w:eastAsia="仿宋_GB2312" w:cs="仿宋_GB2312"/>
              <w:sz w:val="24"/>
              <w:szCs w:val="24"/>
            </w:rPr>
          </w:rPrChange>
        </w:rPr>
      </w:pPr>
      <w:r>
        <w:rPr>
          <w:rFonts w:hint="eastAsia" w:ascii="宋体" w:hAnsi="宋体" w:eastAsia="宋体" w:cs="宋体"/>
          <w:sz w:val="21"/>
          <w:szCs w:val="21"/>
          <w:rPrChange w:id="124" w:author="user" w:date="2025-05-13T14:42:35Z">
            <w:rPr>
              <w:rFonts w:hint="eastAsia" w:ascii="仿宋_GB2312" w:hAnsi="仿宋_GB2312" w:eastAsia="仿宋_GB2312" w:cs="仿宋_GB2312"/>
              <w:sz w:val="24"/>
              <w:szCs w:val="24"/>
            </w:rPr>
          </w:rPrChange>
        </w:rPr>
        <w:t>1.1.5根据本规范书要求，</w:t>
      </w:r>
      <w:ins w:id="125" w:author="张雪平" w:date="2024-11-13T21:54:47Z">
        <w:r>
          <w:rPr>
            <w:rFonts w:hint="eastAsia" w:ascii="宋体" w:hAnsi="宋体" w:eastAsia="宋体" w:cs="宋体"/>
            <w:sz w:val="21"/>
            <w:szCs w:val="21"/>
            <w:lang w:eastAsia="zh-CN"/>
            <w:rPrChange w:id="126"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127" w:author="user" w:date="2025-05-13T14:42:35Z">
            <w:rPr>
              <w:rFonts w:hint="eastAsia" w:ascii="仿宋_GB2312" w:hAnsi="仿宋_GB2312" w:eastAsia="仿宋_GB2312" w:cs="仿宋_GB2312"/>
              <w:sz w:val="24"/>
              <w:szCs w:val="24"/>
            </w:rPr>
          </w:rPrChange>
        </w:rPr>
        <w:t>应作出服务方案。</w:t>
      </w:r>
    </w:p>
    <w:p w14:paraId="282C15E2">
      <w:pPr>
        <w:pStyle w:val="2"/>
        <w:rPr>
          <w:ins w:id="128" w:author="吴睿斌" w:date="2024-11-17T20:23:10Z"/>
          <w:rFonts w:hint="eastAsia" w:ascii="宋体" w:hAnsi="宋体" w:eastAsia="宋体" w:cs="宋体"/>
          <w:sz w:val="21"/>
          <w:szCs w:val="21"/>
          <w:lang w:val="en-US" w:eastAsia="zh-CN"/>
          <w:rPrChange w:id="129" w:author="user" w:date="2025-05-13T14:42:35Z">
            <w:rPr>
              <w:ins w:id="130" w:author="吴睿斌" w:date="2024-11-17T20:23:10Z"/>
              <w:rFonts w:hint="eastAsia" w:ascii="仿宋_GB2312" w:hAnsi="仿宋_GB2312" w:eastAsia="仿宋_GB2312" w:cs="仿宋_GB2312"/>
              <w:sz w:val="24"/>
              <w:szCs w:val="24"/>
              <w:lang w:val="en-US" w:eastAsia="zh-CN"/>
            </w:rPr>
          </w:rPrChange>
        </w:rPr>
      </w:pPr>
      <w:ins w:id="131" w:author="心痕" w:date="2024-12-23T11:01:52Z">
        <w:r>
          <w:rPr>
            <w:rFonts w:hint="eastAsia" w:ascii="宋体" w:hAnsi="宋体" w:eastAsia="宋体" w:cs="宋体"/>
            <w:sz w:val="21"/>
            <w:szCs w:val="21"/>
            <w:lang w:val="en-US" w:eastAsia="zh-CN"/>
            <w:rPrChange w:id="132" w:author="user" w:date="2025-05-13T14:42:35Z">
              <w:rPr>
                <w:rFonts w:hint="eastAsia" w:ascii="仿宋_GB2312" w:hAnsi="仿宋_GB2312" w:eastAsia="仿宋_GB2312" w:cs="仿宋_GB2312"/>
                <w:sz w:val="24"/>
                <w:szCs w:val="24"/>
                <w:lang w:val="en-US" w:eastAsia="zh-CN"/>
              </w:rPr>
            </w:rPrChange>
          </w:rPr>
          <w:t>应答：</w:t>
        </w:r>
      </w:ins>
    </w:p>
    <w:p w14:paraId="28D8163C">
      <w:pPr>
        <w:pStyle w:val="2"/>
        <w:rPr>
          <w:rFonts w:hint="eastAsia" w:ascii="宋体" w:hAnsi="宋体" w:cs="宋体"/>
          <w:szCs w:val="21"/>
          <w:rPrChange w:id="133" w:author="user" w:date="2025-05-13T14:42:35Z">
            <w:rPr>
              <w:rFonts w:hint="eastAsia"/>
            </w:rPr>
          </w:rPrChange>
        </w:rPr>
      </w:pPr>
    </w:p>
    <w:p w14:paraId="67323768">
      <w:pPr>
        <w:tabs>
          <w:tab w:val="left" w:pos="420"/>
        </w:tabs>
        <w:spacing w:line="360" w:lineRule="auto"/>
        <w:ind w:firstLine="420" w:firstLineChars="200"/>
        <w:rPr>
          <w:ins w:id="134" w:author="吴睿斌" w:date="2024-11-15T15:07:04Z"/>
          <w:rFonts w:hint="eastAsia" w:ascii="宋体" w:hAnsi="宋体" w:eastAsia="宋体" w:cs="宋体"/>
          <w:sz w:val="21"/>
          <w:szCs w:val="21"/>
          <w:rPrChange w:id="135" w:author="user" w:date="2025-05-13T14:42:35Z">
            <w:rPr>
              <w:ins w:id="136" w:author="吴睿斌" w:date="2024-11-15T15:07:04Z"/>
              <w:rFonts w:hint="eastAsia" w:ascii="仿宋_GB2312" w:hAnsi="仿宋_GB2312" w:eastAsia="仿宋_GB2312" w:cs="仿宋_GB2312"/>
              <w:sz w:val="24"/>
              <w:szCs w:val="24"/>
            </w:rPr>
          </w:rPrChange>
        </w:rPr>
      </w:pPr>
      <w:r>
        <w:rPr>
          <w:rFonts w:hint="eastAsia" w:ascii="宋体" w:hAnsi="宋体" w:eastAsia="宋体" w:cs="宋体"/>
          <w:sz w:val="21"/>
          <w:szCs w:val="21"/>
          <w:rPrChange w:id="137" w:author="user" w:date="2025-05-13T14:42:35Z">
            <w:rPr>
              <w:rFonts w:hint="eastAsia" w:ascii="仿宋_GB2312" w:hAnsi="仿宋_GB2312" w:eastAsia="仿宋_GB2312" w:cs="仿宋_GB2312"/>
              <w:sz w:val="24"/>
              <w:szCs w:val="24"/>
            </w:rPr>
          </w:rPrChange>
        </w:rPr>
        <w:t>1.1.6</w:t>
      </w:r>
      <w:ins w:id="138" w:author="张雪平" w:date="2024-11-13T21:54:16Z">
        <w:r>
          <w:rPr>
            <w:rFonts w:hint="eastAsia" w:ascii="宋体" w:hAnsi="宋体" w:eastAsia="宋体" w:cs="宋体"/>
            <w:sz w:val="21"/>
            <w:szCs w:val="21"/>
            <w:lang w:eastAsia="zh-CN"/>
            <w:rPrChange w:id="139" w:author="user" w:date="2025-05-13T14:42:35Z">
              <w:rPr>
                <w:rFonts w:hint="eastAsia" w:ascii="仿宋_GB2312" w:hAnsi="仿宋_GB2312" w:eastAsia="仿宋_GB2312" w:cs="仿宋_GB2312"/>
                <w:sz w:val="24"/>
                <w:szCs w:val="24"/>
                <w:lang w:eastAsia="zh-CN"/>
              </w:rPr>
            </w:rPrChange>
          </w:rPr>
          <w:t>采购人</w:t>
        </w:r>
      </w:ins>
      <w:r>
        <w:rPr>
          <w:rFonts w:hint="eastAsia" w:ascii="宋体" w:hAnsi="宋体" w:eastAsia="宋体" w:cs="宋体"/>
          <w:sz w:val="21"/>
          <w:szCs w:val="21"/>
          <w:rPrChange w:id="140" w:author="user" w:date="2025-05-13T14:42:35Z">
            <w:rPr>
              <w:rFonts w:hint="eastAsia" w:ascii="仿宋_GB2312" w:hAnsi="仿宋_GB2312" w:eastAsia="仿宋_GB2312" w:cs="仿宋_GB2312"/>
              <w:sz w:val="24"/>
              <w:szCs w:val="24"/>
            </w:rPr>
          </w:rPrChange>
        </w:rPr>
        <w:t>在任何时候都保留和拥有对本文件的解释权。</w:t>
      </w:r>
      <w:ins w:id="141" w:author="张雪平" w:date="2024-11-13T21:54:16Z">
        <w:r>
          <w:rPr>
            <w:rFonts w:hint="eastAsia" w:ascii="宋体" w:hAnsi="宋体" w:eastAsia="宋体" w:cs="宋体"/>
            <w:sz w:val="21"/>
            <w:szCs w:val="21"/>
            <w:lang w:eastAsia="zh-CN"/>
            <w:rPrChange w:id="142" w:author="user" w:date="2025-05-13T14:42:35Z">
              <w:rPr>
                <w:rFonts w:hint="eastAsia" w:ascii="仿宋_GB2312" w:hAnsi="仿宋_GB2312" w:eastAsia="仿宋_GB2312" w:cs="仿宋_GB2312"/>
                <w:sz w:val="24"/>
                <w:szCs w:val="24"/>
                <w:lang w:eastAsia="zh-CN"/>
              </w:rPr>
            </w:rPrChange>
          </w:rPr>
          <w:t>采购人</w:t>
        </w:r>
      </w:ins>
      <w:r>
        <w:rPr>
          <w:rFonts w:hint="eastAsia" w:ascii="宋体" w:hAnsi="宋体" w:eastAsia="宋体" w:cs="宋体"/>
          <w:sz w:val="21"/>
          <w:szCs w:val="21"/>
          <w:rPrChange w:id="143" w:author="user" w:date="2025-05-13T14:42:35Z">
            <w:rPr>
              <w:rFonts w:hint="eastAsia" w:ascii="仿宋_GB2312" w:hAnsi="仿宋_GB2312" w:eastAsia="仿宋_GB2312" w:cs="仿宋_GB2312"/>
              <w:sz w:val="24"/>
              <w:szCs w:val="24"/>
            </w:rPr>
          </w:rPrChange>
        </w:rPr>
        <w:t>有权在应答截止之日前，根据需要修改和补充本技术规范书，修改补充后的最终技术规范书将作为合同的附件。</w:t>
      </w:r>
    </w:p>
    <w:p w14:paraId="44D210A0">
      <w:pPr>
        <w:pStyle w:val="2"/>
        <w:rPr>
          <w:ins w:id="144" w:author="吴睿斌" w:date="2024-11-17T20:24:17Z"/>
          <w:rFonts w:hint="eastAsia" w:ascii="宋体" w:hAnsi="宋体" w:eastAsia="宋体" w:cs="宋体"/>
          <w:sz w:val="21"/>
          <w:szCs w:val="21"/>
          <w:lang w:val="en-US" w:eastAsia="zh-CN"/>
          <w:rPrChange w:id="145" w:author="user" w:date="2025-05-13T14:42:35Z">
            <w:rPr>
              <w:ins w:id="146" w:author="吴睿斌" w:date="2024-11-17T20:24:17Z"/>
              <w:rFonts w:hint="eastAsia" w:ascii="仿宋_GB2312" w:hAnsi="仿宋_GB2312" w:eastAsia="仿宋_GB2312" w:cs="仿宋_GB2312"/>
              <w:sz w:val="24"/>
              <w:szCs w:val="24"/>
              <w:lang w:val="en-US" w:eastAsia="zh-CN"/>
            </w:rPr>
          </w:rPrChange>
        </w:rPr>
      </w:pPr>
      <w:ins w:id="147" w:author="心痕" w:date="2024-12-23T11:01:52Z">
        <w:r>
          <w:rPr>
            <w:rFonts w:hint="eastAsia" w:ascii="宋体" w:hAnsi="宋体" w:eastAsia="宋体" w:cs="宋体"/>
            <w:sz w:val="21"/>
            <w:szCs w:val="21"/>
            <w:lang w:val="en-US" w:eastAsia="zh-CN"/>
            <w:rPrChange w:id="148" w:author="user" w:date="2025-05-13T14:42:35Z">
              <w:rPr>
                <w:rFonts w:hint="eastAsia" w:ascii="仿宋_GB2312" w:hAnsi="仿宋_GB2312" w:eastAsia="仿宋_GB2312" w:cs="仿宋_GB2312"/>
                <w:sz w:val="24"/>
                <w:szCs w:val="24"/>
                <w:lang w:val="en-US" w:eastAsia="zh-CN"/>
              </w:rPr>
            </w:rPrChange>
          </w:rPr>
          <w:t>应答：</w:t>
        </w:r>
      </w:ins>
    </w:p>
    <w:p w14:paraId="226447F3">
      <w:pPr>
        <w:pStyle w:val="2"/>
        <w:rPr>
          <w:rFonts w:hint="eastAsia" w:ascii="宋体" w:hAnsi="宋体" w:cs="宋体"/>
          <w:szCs w:val="21"/>
          <w:rPrChange w:id="149" w:author="user" w:date="2025-05-13T14:42:35Z">
            <w:rPr>
              <w:rFonts w:hint="eastAsia"/>
            </w:rPr>
          </w:rPrChange>
        </w:rPr>
      </w:pPr>
    </w:p>
    <w:p w14:paraId="446478E7">
      <w:pPr>
        <w:tabs>
          <w:tab w:val="left" w:pos="420"/>
        </w:tabs>
        <w:spacing w:line="360" w:lineRule="auto"/>
        <w:ind w:firstLine="420" w:firstLineChars="200"/>
        <w:rPr>
          <w:ins w:id="150" w:author="吴睿斌" w:date="2024-11-15T15:07:07Z"/>
          <w:rFonts w:hint="eastAsia" w:ascii="宋体" w:hAnsi="宋体" w:eastAsia="宋体" w:cs="宋体"/>
          <w:sz w:val="21"/>
          <w:szCs w:val="21"/>
          <w:rPrChange w:id="151" w:author="user" w:date="2025-05-13T14:42:35Z">
            <w:rPr>
              <w:ins w:id="152" w:author="吴睿斌" w:date="2024-11-15T15:07:07Z"/>
              <w:rFonts w:hint="eastAsia" w:ascii="仿宋_GB2312" w:hAnsi="仿宋_GB2312" w:eastAsia="仿宋_GB2312" w:cs="仿宋_GB2312"/>
              <w:sz w:val="24"/>
              <w:szCs w:val="24"/>
            </w:rPr>
          </w:rPrChange>
        </w:rPr>
      </w:pPr>
      <w:r>
        <w:rPr>
          <w:rFonts w:hint="eastAsia" w:ascii="宋体" w:hAnsi="宋体" w:eastAsia="宋体" w:cs="宋体"/>
          <w:sz w:val="21"/>
          <w:szCs w:val="21"/>
          <w:rPrChange w:id="153" w:author="user" w:date="2025-05-13T14:42:35Z">
            <w:rPr>
              <w:rFonts w:hint="eastAsia" w:ascii="仿宋_GB2312" w:hAnsi="仿宋_GB2312" w:eastAsia="仿宋_GB2312" w:cs="仿宋_GB2312"/>
              <w:sz w:val="24"/>
              <w:szCs w:val="24"/>
            </w:rPr>
          </w:rPrChange>
        </w:rPr>
        <w:t>1.1.7</w:t>
      </w:r>
      <w:ins w:id="154" w:author="张雪平" w:date="2024-11-13T21:54:47Z">
        <w:r>
          <w:rPr>
            <w:rFonts w:hint="eastAsia" w:ascii="宋体" w:hAnsi="宋体" w:eastAsia="宋体" w:cs="宋体"/>
            <w:sz w:val="21"/>
            <w:szCs w:val="21"/>
            <w:lang w:eastAsia="zh-CN"/>
            <w:rPrChange w:id="155"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156" w:author="user" w:date="2025-05-13T14:42:35Z">
            <w:rPr>
              <w:rFonts w:hint="eastAsia" w:ascii="仿宋_GB2312" w:hAnsi="仿宋_GB2312" w:eastAsia="仿宋_GB2312" w:cs="仿宋_GB2312"/>
              <w:sz w:val="24"/>
              <w:szCs w:val="24"/>
            </w:rPr>
          </w:rPrChange>
        </w:rPr>
        <w:t>在参与本项目中，对于</w:t>
      </w:r>
      <w:ins w:id="157" w:author="张雪平" w:date="2024-11-13T21:54:16Z">
        <w:r>
          <w:rPr>
            <w:rFonts w:hint="eastAsia" w:ascii="宋体" w:hAnsi="宋体" w:eastAsia="宋体" w:cs="宋体"/>
            <w:sz w:val="21"/>
            <w:szCs w:val="21"/>
            <w:lang w:eastAsia="zh-CN"/>
            <w:rPrChange w:id="158" w:author="user" w:date="2025-05-13T14:42:35Z">
              <w:rPr>
                <w:rFonts w:hint="eastAsia" w:ascii="仿宋_GB2312" w:hAnsi="仿宋_GB2312" w:eastAsia="仿宋_GB2312" w:cs="仿宋_GB2312"/>
                <w:sz w:val="24"/>
                <w:szCs w:val="24"/>
                <w:lang w:eastAsia="zh-CN"/>
              </w:rPr>
            </w:rPrChange>
          </w:rPr>
          <w:t>采购人</w:t>
        </w:r>
      </w:ins>
      <w:r>
        <w:rPr>
          <w:rFonts w:hint="eastAsia" w:ascii="宋体" w:hAnsi="宋体" w:eastAsia="宋体" w:cs="宋体"/>
          <w:sz w:val="21"/>
          <w:szCs w:val="21"/>
          <w:rPrChange w:id="159" w:author="user" w:date="2025-05-13T14:42:35Z">
            <w:rPr>
              <w:rFonts w:hint="eastAsia" w:ascii="仿宋_GB2312" w:hAnsi="仿宋_GB2312" w:eastAsia="仿宋_GB2312" w:cs="仿宋_GB2312"/>
              <w:sz w:val="24"/>
              <w:szCs w:val="24"/>
            </w:rPr>
          </w:rPrChange>
        </w:rPr>
        <w:t>披露和提供的所有信息应作为商业秘密对待并予以保护，未经</w:t>
      </w:r>
      <w:ins w:id="160" w:author="张雪平" w:date="2024-11-13T21:54:16Z">
        <w:r>
          <w:rPr>
            <w:rFonts w:hint="eastAsia" w:ascii="宋体" w:hAnsi="宋体" w:eastAsia="宋体" w:cs="宋体"/>
            <w:sz w:val="21"/>
            <w:szCs w:val="21"/>
            <w:lang w:eastAsia="zh-CN"/>
            <w:rPrChange w:id="161" w:author="user" w:date="2025-05-13T14:42:35Z">
              <w:rPr>
                <w:rFonts w:hint="eastAsia" w:ascii="仿宋_GB2312" w:hAnsi="仿宋_GB2312" w:eastAsia="仿宋_GB2312" w:cs="仿宋_GB2312"/>
                <w:sz w:val="24"/>
                <w:szCs w:val="24"/>
                <w:lang w:eastAsia="zh-CN"/>
              </w:rPr>
            </w:rPrChange>
          </w:rPr>
          <w:t>采购人</w:t>
        </w:r>
      </w:ins>
      <w:r>
        <w:rPr>
          <w:rFonts w:hint="eastAsia" w:ascii="宋体" w:hAnsi="宋体" w:eastAsia="宋体" w:cs="宋体"/>
          <w:sz w:val="21"/>
          <w:szCs w:val="21"/>
          <w:rPrChange w:id="162" w:author="user" w:date="2025-05-13T14:42:35Z">
            <w:rPr>
              <w:rFonts w:hint="eastAsia" w:ascii="仿宋_GB2312" w:hAnsi="仿宋_GB2312" w:eastAsia="仿宋_GB2312" w:cs="仿宋_GB2312"/>
              <w:sz w:val="24"/>
              <w:szCs w:val="24"/>
            </w:rPr>
          </w:rPrChange>
        </w:rPr>
        <w:t>授权不得将任何信息泄漏给第三方，否则</w:t>
      </w:r>
      <w:ins w:id="163" w:author="张雪平" w:date="2024-11-13T21:54:16Z">
        <w:r>
          <w:rPr>
            <w:rFonts w:hint="eastAsia" w:ascii="宋体" w:hAnsi="宋体" w:eastAsia="宋体" w:cs="宋体"/>
            <w:sz w:val="21"/>
            <w:szCs w:val="21"/>
            <w:lang w:eastAsia="zh-CN"/>
            <w:rPrChange w:id="164" w:author="user" w:date="2025-05-13T14:42:35Z">
              <w:rPr>
                <w:rFonts w:hint="eastAsia" w:ascii="仿宋_GB2312" w:hAnsi="仿宋_GB2312" w:eastAsia="仿宋_GB2312" w:cs="仿宋_GB2312"/>
                <w:sz w:val="24"/>
                <w:szCs w:val="24"/>
                <w:lang w:eastAsia="zh-CN"/>
              </w:rPr>
            </w:rPrChange>
          </w:rPr>
          <w:t>采购人</w:t>
        </w:r>
      </w:ins>
      <w:r>
        <w:rPr>
          <w:rFonts w:hint="eastAsia" w:ascii="宋体" w:hAnsi="宋体" w:eastAsia="宋体" w:cs="宋体"/>
          <w:sz w:val="21"/>
          <w:szCs w:val="21"/>
          <w:rPrChange w:id="165" w:author="user" w:date="2025-05-13T14:42:35Z">
            <w:rPr>
              <w:rFonts w:hint="eastAsia" w:ascii="仿宋_GB2312" w:hAnsi="仿宋_GB2312" w:eastAsia="仿宋_GB2312" w:cs="仿宋_GB2312"/>
              <w:sz w:val="24"/>
              <w:szCs w:val="24"/>
            </w:rPr>
          </w:rPrChange>
        </w:rPr>
        <w:t>有权追究</w:t>
      </w:r>
      <w:ins w:id="166" w:author="张雪平" w:date="2024-11-13T21:54:47Z">
        <w:r>
          <w:rPr>
            <w:rFonts w:hint="eastAsia" w:ascii="宋体" w:hAnsi="宋体" w:eastAsia="宋体" w:cs="宋体"/>
            <w:sz w:val="21"/>
            <w:szCs w:val="21"/>
            <w:lang w:eastAsia="zh-CN"/>
            <w:rPrChange w:id="167"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168" w:author="user" w:date="2025-05-13T14:42:35Z">
            <w:rPr>
              <w:rFonts w:hint="eastAsia" w:ascii="仿宋_GB2312" w:hAnsi="仿宋_GB2312" w:eastAsia="仿宋_GB2312" w:cs="仿宋_GB2312"/>
              <w:sz w:val="24"/>
              <w:szCs w:val="24"/>
            </w:rPr>
          </w:rPrChange>
        </w:rPr>
        <w:t>的责任。</w:t>
      </w:r>
    </w:p>
    <w:p w14:paraId="0528F2AF">
      <w:pPr>
        <w:pStyle w:val="2"/>
        <w:rPr>
          <w:ins w:id="169" w:author="吴睿斌" w:date="2024-11-17T20:24:47Z"/>
          <w:rFonts w:hint="eastAsia" w:ascii="宋体" w:hAnsi="宋体" w:eastAsia="宋体" w:cs="宋体"/>
          <w:sz w:val="21"/>
          <w:szCs w:val="21"/>
          <w:lang w:val="en-US" w:eastAsia="zh-CN"/>
          <w:rPrChange w:id="170" w:author="user" w:date="2025-05-13T14:42:35Z">
            <w:rPr>
              <w:ins w:id="171" w:author="吴睿斌" w:date="2024-11-17T20:24:47Z"/>
              <w:rFonts w:hint="eastAsia" w:ascii="仿宋_GB2312" w:hAnsi="仿宋_GB2312" w:eastAsia="仿宋_GB2312" w:cs="仿宋_GB2312"/>
              <w:sz w:val="24"/>
              <w:szCs w:val="24"/>
              <w:lang w:val="en-US" w:eastAsia="zh-CN"/>
            </w:rPr>
          </w:rPrChange>
        </w:rPr>
      </w:pPr>
      <w:ins w:id="172" w:author="心痕" w:date="2024-12-23T11:01:52Z">
        <w:r>
          <w:rPr>
            <w:rFonts w:hint="eastAsia" w:ascii="宋体" w:hAnsi="宋体" w:eastAsia="宋体" w:cs="宋体"/>
            <w:sz w:val="21"/>
            <w:szCs w:val="21"/>
            <w:lang w:val="en-US" w:eastAsia="zh-CN"/>
            <w:rPrChange w:id="173" w:author="user" w:date="2025-05-13T14:42:35Z">
              <w:rPr>
                <w:rFonts w:hint="eastAsia" w:ascii="仿宋_GB2312" w:hAnsi="仿宋_GB2312" w:eastAsia="仿宋_GB2312" w:cs="仿宋_GB2312"/>
                <w:sz w:val="24"/>
                <w:szCs w:val="24"/>
                <w:lang w:val="en-US" w:eastAsia="zh-CN"/>
              </w:rPr>
            </w:rPrChange>
          </w:rPr>
          <w:t>应答：</w:t>
        </w:r>
      </w:ins>
    </w:p>
    <w:p w14:paraId="2A210C84">
      <w:pPr>
        <w:pStyle w:val="2"/>
        <w:rPr>
          <w:rFonts w:hint="eastAsia" w:ascii="宋体" w:hAnsi="宋体" w:cs="宋体"/>
          <w:szCs w:val="21"/>
          <w:rPrChange w:id="174" w:author="user" w:date="2025-05-13T14:42:35Z">
            <w:rPr>
              <w:rFonts w:hint="eastAsia"/>
            </w:rPr>
          </w:rPrChange>
        </w:rPr>
      </w:pPr>
    </w:p>
    <w:p w14:paraId="52139C7A">
      <w:pPr>
        <w:tabs>
          <w:tab w:val="left" w:pos="420"/>
        </w:tabs>
        <w:spacing w:line="360" w:lineRule="auto"/>
        <w:ind w:firstLine="420" w:firstLineChars="200"/>
        <w:rPr>
          <w:ins w:id="175" w:author="吴睿斌" w:date="2024-11-15T09:42:31Z"/>
          <w:rFonts w:hint="eastAsia" w:ascii="宋体" w:hAnsi="宋体" w:eastAsia="宋体" w:cs="宋体"/>
          <w:sz w:val="21"/>
          <w:szCs w:val="21"/>
          <w:rPrChange w:id="176" w:author="user" w:date="2025-05-13T14:42:35Z">
            <w:rPr>
              <w:ins w:id="177" w:author="吴睿斌" w:date="2024-11-15T09:42:31Z"/>
              <w:rFonts w:hint="eastAsia" w:ascii="仿宋_GB2312" w:hAnsi="仿宋_GB2312" w:eastAsia="仿宋_GB2312" w:cs="仿宋_GB2312"/>
              <w:sz w:val="24"/>
              <w:szCs w:val="24"/>
            </w:rPr>
          </w:rPrChange>
        </w:rPr>
      </w:pPr>
      <w:r>
        <w:rPr>
          <w:rFonts w:hint="eastAsia" w:ascii="宋体" w:hAnsi="宋体" w:eastAsia="宋体" w:cs="宋体"/>
          <w:sz w:val="21"/>
          <w:szCs w:val="21"/>
          <w:rPrChange w:id="178" w:author="user" w:date="2025-05-13T14:42:35Z">
            <w:rPr>
              <w:rFonts w:hint="eastAsia" w:ascii="仿宋_GB2312" w:hAnsi="仿宋_GB2312" w:eastAsia="仿宋_GB2312" w:cs="仿宋_GB2312"/>
              <w:sz w:val="24"/>
              <w:szCs w:val="24"/>
            </w:rPr>
          </w:rPrChange>
        </w:rPr>
        <w:t>1.1.8</w:t>
      </w:r>
      <w:ins w:id="179" w:author="张雪平" w:date="2024-11-13T21:54:47Z">
        <w:r>
          <w:rPr>
            <w:rFonts w:hint="eastAsia" w:ascii="宋体" w:hAnsi="宋体" w:eastAsia="宋体" w:cs="宋体"/>
            <w:sz w:val="21"/>
            <w:szCs w:val="21"/>
            <w:lang w:eastAsia="zh-CN"/>
            <w:rPrChange w:id="180"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181" w:author="user" w:date="2025-05-13T14:42:35Z">
            <w:rPr>
              <w:rFonts w:hint="eastAsia" w:ascii="仿宋_GB2312" w:hAnsi="仿宋_GB2312" w:eastAsia="仿宋_GB2312" w:cs="仿宋_GB2312"/>
              <w:sz w:val="24"/>
              <w:szCs w:val="24"/>
            </w:rPr>
          </w:rPrChange>
        </w:rPr>
        <w:t>应负责其所提交的服务内容方案的正确性、可用性、准确性和完整性，并满足本文件所提出的服务要求。如有错漏,由</w:t>
      </w:r>
      <w:ins w:id="182" w:author="张雪平" w:date="2024-11-13T21:54:47Z">
        <w:r>
          <w:rPr>
            <w:rFonts w:hint="eastAsia" w:ascii="宋体" w:hAnsi="宋体" w:eastAsia="宋体" w:cs="宋体"/>
            <w:sz w:val="21"/>
            <w:szCs w:val="21"/>
            <w:lang w:eastAsia="zh-CN"/>
            <w:rPrChange w:id="183"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184" w:author="user" w:date="2025-05-13T14:42:35Z">
            <w:rPr>
              <w:rFonts w:hint="eastAsia" w:ascii="仿宋_GB2312" w:hAnsi="仿宋_GB2312" w:eastAsia="仿宋_GB2312" w:cs="仿宋_GB2312"/>
              <w:sz w:val="24"/>
              <w:szCs w:val="24"/>
            </w:rPr>
          </w:rPrChange>
        </w:rPr>
        <w:t>负责。</w:t>
      </w:r>
    </w:p>
    <w:p w14:paraId="5740DB24">
      <w:pPr>
        <w:pStyle w:val="2"/>
        <w:rPr>
          <w:ins w:id="185" w:author="吴睿斌" w:date="2024-11-15T13:47:05Z"/>
          <w:rFonts w:hint="eastAsia" w:ascii="宋体" w:hAnsi="宋体" w:eastAsia="宋体" w:cs="宋体"/>
          <w:sz w:val="21"/>
          <w:szCs w:val="21"/>
          <w:lang w:val="en-US" w:eastAsia="zh-CN"/>
          <w:rPrChange w:id="186" w:author="user" w:date="2025-05-13T14:42:35Z">
            <w:rPr>
              <w:ins w:id="187" w:author="吴睿斌" w:date="2024-11-15T13:47:05Z"/>
              <w:rFonts w:hint="eastAsia" w:ascii="仿宋_GB2312" w:hAnsi="仿宋_GB2312" w:eastAsia="仿宋_GB2312" w:cs="仿宋_GB2312"/>
              <w:sz w:val="24"/>
              <w:szCs w:val="24"/>
              <w:lang w:val="en-US" w:eastAsia="zh-CN"/>
            </w:rPr>
          </w:rPrChange>
        </w:rPr>
      </w:pPr>
      <w:ins w:id="188" w:author="心痕" w:date="2024-12-23T11:01:52Z">
        <w:r>
          <w:rPr>
            <w:rFonts w:hint="eastAsia" w:ascii="宋体" w:hAnsi="宋体" w:eastAsia="宋体" w:cs="宋体"/>
            <w:sz w:val="21"/>
            <w:szCs w:val="21"/>
            <w:lang w:val="en-US" w:eastAsia="zh-CN"/>
            <w:rPrChange w:id="189" w:author="user" w:date="2025-05-13T14:42:35Z">
              <w:rPr>
                <w:rFonts w:hint="eastAsia" w:ascii="仿宋_GB2312" w:hAnsi="仿宋_GB2312" w:eastAsia="仿宋_GB2312" w:cs="仿宋_GB2312"/>
                <w:sz w:val="24"/>
                <w:szCs w:val="24"/>
                <w:lang w:val="en-US" w:eastAsia="zh-CN"/>
              </w:rPr>
            </w:rPrChange>
          </w:rPr>
          <w:t>应答：</w:t>
        </w:r>
      </w:ins>
    </w:p>
    <w:p w14:paraId="6C5C56E6">
      <w:pPr>
        <w:pStyle w:val="2"/>
        <w:rPr>
          <w:ins w:id="190" w:author="吴睿斌" w:date="2024-11-15T09:24:06Z"/>
          <w:rFonts w:hint="eastAsia" w:ascii="宋体" w:hAnsi="宋体" w:eastAsia="宋体" w:cs="宋体"/>
          <w:sz w:val="21"/>
          <w:szCs w:val="21"/>
          <w:lang w:val="en-US" w:eastAsia="zh-CN"/>
          <w:rPrChange w:id="191" w:author="user" w:date="2025-05-13T14:42:35Z">
            <w:rPr>
              <w:ins w:id="192" w:author="吴睿斌" w:date="2024-11-15T09:24:06Z"/>
              <w:rFonts w:hint="default" w:ascii="仿宋_GB2312" w:hAnsi="仿宋_GB2312" w:eastAsia="仿宋_GB2312" w:cs="仿宋_GB2312"/>
              <w:sz w:val="24"/>
              <w:szCs w:val="24"/>
              <w:lang w:val="en-US" w:eastAsia="zh-CN"/>
            </w:rPr>
          </w:rPrChange>
        </w:rPr>
      </w:pPr>
    </w:p>
    <w:p w14:paraId="42B8423B">
      <w:pPr>
        <w:pStyle w:val="5"/>
        <w:adjustRightInd w:val="0"/>
        <w:snapToGrid w:val="0"/>
        <w:spacing w:before="156" w:beforeLines="50" w:after="0" w:line="360" w:lineRule="auto"/>
        <w:ind w:firstLine="422" w:firstLineChars="200"/>
        <w:textAlignment w:val="baseline"/>
        <w:rPr>
          <w:rFonts w:hint="eastAsia" w:ascii="宋体" w:hAnsi="宋体" w:eastAsia="宋体" w:cs="宋体"/>
          <w:kern w:val="0"/>
          <w:sz w:val="21"/>
          <w:szCs w:val="21"/>
          <w:rPrChange w:id="193" w:author="user" w:date="2025-05-13T14:42:35Z">
            <w:rPr>
              <w:rFonts w:hint="eastAsia" w:ascii="仿宋_GB2312" w:hAnsi="仿宋_GB2312" w:eastAsia="仿宋_GB2312" w:cs="仿宋_GB2312"/>
              <w:kern w:val="0"/>
              <w:szCs w:val="24"/>
            </w:rPr>
          </w:rPrChange>
        </w:rPr>
      </w:pPr>
      <w:bookmarkStart w:id="25" w:name="_Toc16463"/>
      <w:bookmarkStart w:id="26" w:name="_Toc10793"/>
      <w:bookmarkStart w:id="27" w:name="_Toc302396450"/>
      <w:bookmarkStart w:id="28" w:name="_Toc96349691"/>
      <w:bookmarkStart w:id="29" w:name="_Toc17968429"/>
      <w:bookmarkStart w:id="30" w:name="_Toc352407415"/>
      <w:bookmarkStart w:id="31" w:name="_Toc17968347"/>
      <w:bookmarkStart w:id="32" w:name="_Toc76231848"/>
      <w:bookmarkStart w:id="33" w:name="_Toc467302577"/>
      <w:bookmarkStart w:id="34" w:name="_Toc486170435"/>
      <w:bookmarkStart w:id="35" w:name="_Toc76231645"/>
      <w:bookmarkStart w:id="36" w:name="_Toc469304600"/>
      <w:bookmarkStart w:id="37" w:name="_Toc457206090"/>
      <w:bookmarkStart w:id="38" w:name="_Toc467953247"/>
      <w:bookmarkStart w:id="39" w:name="_Toc76231972"/>
      <w:bookmarkStart w:id="40" w:name="_Toc76232126"/>
      <w:bookmarkStart w:id="41" w:name="_Toc468710661"/>
      <w:bookmarkStart w:id="42" w:name="_Toc76232193"/>
      <w:bookmarkStart w:id="43" w:name="_Toc76231489"/>
      <w:bookmarkStart w:id="44" w:name="_Toc76231712"/>
      <w:bookmarkStart w:id="45" w:name="_Toc76232260"/>
      <w:bookmarkStart w:id="46" w:name="_Toc76379104"/>
      <w:r>
        <w:rPr>
          <w:rFonts w:hint="eastAsia" w:ascii="宋体" w:hAnsi="宋体" w:eastAsia="宋体" w:cs="宋体"/>
          <w:kern w:val="0"/>
          <w:sz w:val="21"/>
          <w:szCs w:val="21"/>
          <w:rPrChange w:id="194" w:author="user" w:date="2025-05-13T14:42:35Z">
            <w:rPr>
              <w:rFonts w:hint="eastAsia" w:ascii="仿宋_GB2312" w:hAnsi="仿宋_GB2312" w:eastAsia="仿宋_GB2312" w:cs="仿宋_GB2312"/>
              <w:kern w:val="0"/>
              <w:szCs w:val="24"/>
            </w:rPr>
          </w:rPrChange>
        </w:rPr>
        <w:t>1.2 计划</w:t>
      </w:r>
      <w:bookmarkEnd w:id="25"/>
      <w:bookmarkEnd w:id="26"/>
      <w:bookmarkEnd w:id="27"/>
      <w:bookmarkEnd w:id="28"/>
      <w:bookmarkEnd w:id="29"/>
      <w:bookmarkEnd w:id="30"/>
      <w:bookmarkEnd w:id="31"/>
    </w:p>
    <w:p w14:paraId="57B8DAA8">
      <w:pPr>
        <w:spacing w:after="93" w:afterLines="30" w:line="360" w:lineRule="auto"/>
        <w:ind w:firstLine="420" w:firstLineChars="200"/>
        <w:rPr>
          <w:rFonts w:hint="eastAsia" w:ascii="宋体" w:hAnsi="宋体" w:eastAsia="宋体" w:cs="宋体"/>
          <w:sz w:val="21"/>
          <w:szCs w:val="21"/>
          <w:rPrChange w:id="195"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196" w:author="user" w:date="2025-05-13T14:42:35Z">
            <w:rPr>
              <w:rFonts w:hint="eastAsia" w:ascii="仿宋_GB2312" w:hAnsi="仿宋_GB2312" w:eastAsia="仿宋_GB2312" w:cs="仿宋_GB2312"/>
              <w:sz w:val="24"/>
              <w:szCs w:val="24"/>
            </w:rPr>
          </w:rPrChange>
        </w:rPr>
        <w:t>技术规范书应答文档以商务规范书和应答须知要求的时间和格式为准。</w:t>
      </w:r>
    </w:p>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14:paraId="4F236537">
      <w:pPr>
        <w:spacing w:after="93" w:afterLines="30" w:line="360" w:lineRule="auto"/>
        <w:ind w:firstLine="420" w:firstLineChars="200"/>
        <w:rPr>
          <w:rFonts w:hint="eastAsia" w:ascii="宋体" w:hAnsi="宋体" w:eastAsia="宋体" w:cs="宋体"/>
          <w:sz w:val="21"/>
          <w:szCs w:val="21"/>
          <w:rPrChange w:id="197"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198" w:author="user" w:date="2025-05-13T14:42:35Z">
            <w:rPr>
              <w:rFonts w:hint="eastAsia" w:ascii="仿宋_GB2312" w:hAnsi="仿宋_GB2312" w:eastAsia="仿宋_GB2312" w:cs="仿宋_GB2312"/>
              <w:sz w:val="24"/>
              <w:szCs w:val="24"/>
            </w:rPr>
          </w:rPrChange>
        </w:rPr>
        <w:t>1）服务方案</w:t>
      </w:r>
    </w:p>
    <w:p w14:paraId="71871CD6">
      <w:pPr>
        <w:spacing w:after="93" w:afterLines="30" w:line="360" w:lineRule="auto"/>
        <w:ind w:firstLine="420" w:firstLineChars="200"/>
        <w:rPr>
          <w:rFonts w:hint="eastAsia" w:ascii="宋体" w:hAnsi="宋体" w:eastAsia="宋体" w:cs="宋体"/>
          <w:sz w:val="21"/>
          <w:szCs w:val="21"/>
          <w:rPrChange w:id="199"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200" w:author="user" w:date="2025-05-13T14:42:35Z">
            <w:rPr>
              <w:rFonts w:hint="eastAsia" w:ascii="仿宋_GB2312" w:hAnsi="仿宋_GB2312" w:eastAsia="仿宋_GB2312" w:cs="仿宋_GB2312"/>
              <w:sz w:val="24"/>
              <w:szCs w:val="24"/>
            </w:rPr>
          </w:rPrChange>
        </w:rPr>
        <w:t>2）项目团队成员及资质证明</w:t>
      </w:r>
    </w:p>
    <w:p w14:paraId="4B9193AB">
      <w:pPr>
        <w:spacing w:after="93" w:afterLines="30" w:line="360" w:lineRule="auto"/>
        <w:ind w:firstLine="420" w:firstLineChars="200"/>
        <w:rPr>
          <w:rFonts w:hint="eastAsia" w:ascii="宋体" w:hAnsi="宋体" w:eastAsia="宋体" w:cs="宋体"/>
          <w:sz w:val="21"/>
          <w:szCs w:val="21"/>
          <w:rPrChange w:id="201"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202" w:author="user" w:date="2025-05-13T14:42:35Z">
            <w:rPr>
              <w:rFonts w:hint="eastAsia" w:ascii="仿宋_GB2312" w:hAnsi="仿宋_GB2312" w:eastAsia="仿宋_GB2312" w:cs="仿宋_GB2312"/>
              <w:sz w:val="24"/>
              <w:szCs w:val="24"/>
            </w:rPr>
          </w:rPrChange>
        </w:rPr>
        <w:t>3）培训方案</w:t>
      </w:r>
    </w:p>
    <w:p w14:paraId="57B260BF">
      <w:pPr>
        <w:spacing w:after="93" w:afterLines="30" w:line="360" w:lineRule="auto"/>
        <w:ind w:firstLine="420" w:firstLineChars="200"/>
        <w:rPr>
          <w:rFonts w:hint="eastAsia" w:ascii="宋体" w:hAnsi="宋体" w:eastAsia="宋体" w:cs="宋体"/>
          <w:sz w:val="21"/>
          <w:szCs w:val="21"/>
          <w:rPrChange w:id="203"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204" w:author="user" w:date="2025-05-13T14:42:35Z">
            <w:rPr>
              <w:rFonts w:hint="eastAsia" w:ascii="仿宋_GB2312" w:hAnsi="仿宋_GB2312" w:eastAsia="仿宋_GB2312" w:cs="仿宋_GB2312"/>
              <w:sz w:val="24"/>
              <w:szCs w:val="24"/>
            </w:rPr>
          </w:rPrChange>
        </w:rPr>
        <w:t>关于以上附件的内容格式补充说明：</w:t>
      </w:r>
    </w:p>
    <w:p w14:paraId="53856C27">
      <w:pPr>
        <w:spacing w:after="93" w:afterLines="30" w:line="360" w:lineRule="auto"/>
        <w:ind w:firstLine="420" w:firstLineChars="200"/>
        <w:rPr>
          <w:ins w:id="205" w:author="吴睿斌" w:date="2024-11-15T11:20:35Z"/>
          <w:rFonts w:hint="eastAsia" w:ascii="宋体" w:hAnsi="宋体" w:eastAsia="宋体" w:cs="宋体"/>
          <w:sz w:val="21"/>
          <w:szCs w:val="21"/>
          <w:rPrChange w:id="206" w:author="user" w:date="2025-05-13T14:42:35Z">
            <w:rPr>
              <w:ins w:id="207" w:author="吴睿斌" w:date="2024-11-15T11:20:35Z"/>
              <w:rFonts w:hint="eastAsia" w:ascii="仿宋_GB2312" w:hAnsi="仿宋_GB2312" w:eastAsia="仿宋_GB2312" w:cs="仿宋_GB2312"/>
              <w:sz w:val="24"/>
              <w:szCs w:val="24"/>
            </w:rPr>
          </w:rPrChange>
        </w:rPr>
      </w:pPr>
      <w:r>
        <w:rPr>
          <w:rFonts w:hint="eastAsia" w:ascii="宋体" w:hAnsi="宋体" w:eastAsia="宋体" w:cs="宋体"/>
          <w:sz w:val="21"/>
          <w:szCs w:val="21"/>
          <w:rPrChange w:id="208" w:author="user" w:date="2025-05-13T14:42:35Z">
            <w:rPr>
              <w:rFonts w:hint="eastAsia" w:ascii="仿宋_GB2312" w:hAnsi="仿宋_GB2312" w:eastAsia="仿宋_GB2312" w:cs="仿宋_GB2312"/>
              <w:sz w:val="24"/>
              <w:szCs w:val="24"/>
            </w:rPr>
          </w:rPrChange>
        </w:rPr>
        <w:t>项目团队成员及资质证明：专职项目经理和项目实施团队成员的名单、人员资质，人员简历。</w:t>
      </w:r>
      <w:bookmarkStart w:id="47" w:name="_Toc31336"/>
      <w:bookmarkStart w:id="48" w:name="_Toc352407425"/>
      <w:bookmarkStart w:id="49" w:name="_Toc96349695"/>
      <w:bookmarkStart w:id="50" w:name="_Toc322422814"/>
      <w:bookmarkStart w:id="51" w:name="_Toc17968354"/>
      <w:bookmarkStart w:id="52" w:name="_Toc17968436"/>
      <w:bookmarkStart w:id="53" w:name="_Toc28795"/>
    </w:p>
    <w:p w14:paraId="6C2CBC5F">
      <w:pPr>
        <w:pStyle w:val="2"/>
        <w:rPr>
          <w:ins w:id="209" w:author="吴睿斌" w:date="2024-11-17T20:25:48Z"/>
          <w:rFonts w:hint="eastAsia" w:ascii="宋体" w:hAnsi="宋体" w:eastAsia="宋体" w:cs="宋体"/>
          <w:sz w:val="21"/>
          <w:szCs w:val="21"/>
          <w:lang w:val="en-US" w:eastAsia="zh-CN"/>
          <w:rPrChange w:id="210" w:author="user" w:date="2025-05-13T14:42:35Z">
            <w:rPr>
              <w:ins w:id="211" w:author="吴睿斌" w:date="2024-11-17T20:25:48Z"/>
              <w:rFonts w:hint="eastAsia" w:ascii="仿宋_GB2312" w:hAnsi="仿宋_GB2312" w:eastAsia="仿宋_GB2312" w:cs="仿宋_GB2312"/>
              <w:sz w:val="24"/>
              <w:szCs w:val="24"/>
              <w:lang w:val="en-US" w:eastAsia="zh-CN"/>
            </w:rPr>
          </w:rPrChange>
        </w:rPr>
      </w:pPr>
      <w:ins w:id="212" w:author="心痕" w:date="2024-12-23T11:01:52Z">
        <w:r>
          <w:rPr>
            <w:rFonts w:hint="eastAsia" w:ascii="宋体" w:hAnsi="宋体" w:eastAsia="宋体" w:cs="宋体"/>
            <w:sz w:val="21"/>
            <w:szCs w:val="21"/>
            <w:lang w:val="en-US" w:eastAsia="zh-CN"/>
            <w:rPrChange w:id="213" w:author="user" w:date="2025-05-13T14:42:35Z">
              <w:rPr>
                <w:rFonts w:hint="eastAsia" w:ascii="仿宋_GB2312" w:hAnsi="仿宋_GB2312" w:eastAsia="仿宋_GB2312" w:cs="仿宋_GB2312"/>
                <w:sz w:val="24"/>
                <w:szCs w:val="24"/>
                <w:lang w:val="en-US" w:eastAsia="zh-CN"/>
              </w:rPr>
            </w:rPrChange>
          </w:rPr>
          <w:t>应答：</w:t>
        </w:r>
      </w:ins>
    </w:p>
    <w:p w14:paraId="0C4CB341">
      <w:pPr>
        <w:pStyle w:val="2"/>
        <w:rPr>
          <w:rFonts w:hint="eastAsia" w:ascii="宋体" w:hAnsi="宋体" w:cs="宋体"/>
          <w:szCs w:val="21"/>
          <w:rPrChange w:id="214" w:author="user" w:date="2025-05-13T14:42:35Z">
            <w:rPr>
              <w:rFonts w:hint="eastAsia"/>
            </w:rPr>
          </w:rPrChange>
        </w:rPr>
      </w:pPr>
    </w:p>
    <w:p w14:paraId="200972AF">
      <w:pPr>
        <w:pStyle w:val="5"/>
        <w:adjustRightInd w:val="0"/>
        <w:snapToGrid w:val="0"/>
        <w:spacing w:before="156" w:beforeLines="50" w:after="0" w:line="360" w:lineRule="auto"/>
        <w:ind w:firstLine="422" w:firstLineChars="200"/>
        <w:textAlignment w:val="baseline"/>
        <w:rPr>
          <w:rFonts w:hint="eastAsia" w:ascii="宋体" w:hAnsi="宋体" w:eastAsia="宋体" w:cs="宋体"/>
          <w:kern w:val="0"/>
          <w:sz w:val="21"/>
          <w:szCs w:val="21"/>
          <w:rPrChange w:id="215" w:author="user" w:date="2025-05-13T14:42:35Z">
            <w:rPr>
              <w:rFonts w:hint="eastAsia" w:ascii="仿宋_GB2312" w:hAnsi="仿宋_GB2312" w:eastAsia="仿宋_GB2312" w:cs="仿宋_GB2312"/>
              <w:kern w:val="0"/>
              <w:szCs w:val="24"/>
            </w:rPr>
          </w:rPrChange>
        </w:rPr>
      </w:pPr>
      <w:r>
        <w:rPr>
          <w:rFonts w:hint="eastAsia" w:ascii="宋体" w:hAnsi="宋体" w:eastAsia="宋体" w:cs="宋体"/>
          <w:kern w:val="0"/>
          <w:sz w:val="21"/>
          <w:szCs w:val="21"/>
          <w:rPrChange w:id="216" w:author="user" w:date="2025-05-13T14:42:35Z">
            <w:rPr>
              <w:rFonts w:hint="eastAsia" w:ascii="仿宋_GB2312" w:hAnsi="仿宋_GB2312" w:eastAsia="仿宋_GB2312" w:cs="仿宋_GB2312"/>
              <w:kern w:val="0"/>
              <w:szCs w:val="24"/>
            </w:rPr>
          </w:rPrChange>
        </w:rPr>
        <w:t>1.3 保密要求</w:t>
      </w:r>
      <w:bookmarkEnd w:id="47"/>
      <w:bookmarkEnd w:id="48"/>
      <w:bookmarkEnd w:id="49"/>
      <w:bookmarkEnd w:id="50"/>
      <w:bookmarkEnd w:id="51"/>
      <w:bookmarkEnd w:id="52"/>
      <w:bookmarkEnd w:id="53"/>
    </w:p>
    <w:p w14:paraId="1EA62938">
      <w:pPr>
        <w:spacing w:line="360" w:lineRule="auto"/>
        <w:ind w:firstLine="420" w:firstLineChars="200"/>
        <w:rPr>
          <w:rFonts w:hint="eastAsia" w:ascii="宋体" w:hAnsi="宋体" w:eastAsia="宋体" w:cs="宋体"/>
          <w:sz w:val="21"/>
          <w:szCs w:val="21"/>
          <w:rPrChange w:id="217" w:author="user" w:date="2025-05-13T14:42:35Z">
            <w:rPr>
              <w:rFonts w:hint="eastAsia" w:ascii="仿宋_GB2312" w:hAnsi="仿宋_GB2312" w:eastAsia="仿宋_GB2312" w:cs="仿宋_GB2312"/>
              <w:sz w:val="24"/>
              <w:szCs w:val="24"/>
            </w:rPr>
          </w:rPrChange>
        </w:rPr>
      </w:pPr>
      <w:ins w:id="218" w:author="张雪平" w:date="2024-11-13T21:54:47Z">
        <w:r>
          <w:rPr>
            <w:rFonts w:hint="eastAsia" w:ascii="宋体" w:hAnsi="宋体" w:eastAsia="宋体" w:cs="宋体"/>
            <w:sz w:val="21"/>
            <w:szCs w:val="21"/>
            <w:lang w:eastAsia="zh-CN"/>
            <w:rPrChange w:id="219"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220" w:author="user" w:date="2025-05-13T14:42:35Z">
            <w:rPr>
              <w:rFonts w:hint="eastAsia" w:ascii="仿宋_GB2312" w:hAnsi="仿宋_GB2312" w:eastAsia="仿宋_GB2312" w:cs="仿宋_GB2312"/>
              <w:sz w:val="24"/>
              <w:szCs w:val="24"/>
            </w:rPr>
          </w:rPrChange>
        </w:rPr>
        <w:t>除以下情况外，非经中电信智能网络科技有限公司书面许可，不得将本文件的任何内容透露给除中电信智能网络科技有限公司以外的第三方。</w:t>
      </w:r>
    </w:p>
    <w:p w14:paraId="11DB6FAA">
      <w:pPr>
        <w:spacing w:line="360" w:lineRule="auto"/>
        <w:ind w:firstLine="420" w:firstLineChars="200"/>
        <w:rPr>
          <w:rFonts w:hint="eastAsia" w:ascii="宋体" w:hAnsi="宋体" w:eastAsia="宋体" w:cs="宋体"/>
          <w:sz w:val="21"/>
          <w:szCs w:val="21"/>
          <w:rPrChange w:id="221"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222" w:author="user" w:date="2025-05-13T14:42:35Z">
            <w:rPr>
              <w:rFonts w:hint="eastAsia" w:ascii="仿宋_GB2312" w:hAnsi="仿宋_GB2312" w:eastAsia="仿宋_GB2312" w:cs="仿宋_GB2312"/>
              <w:sz w:val="24"/>
              <w:szCs w:val="24"/>
            </w:rPr>
          </w:rPrChange>
        </w:rPr>
        <w:t>经中电信智能网络科技有限公司书面许可，</w:t>
      </w:r>
      <w:ins w:id="223" w:author="张雪平" w:date="2024-11-13T21:54:47Z">
        <w:r>
          <w:rPr>
            <w:rFonts w:hint="eastAsia" w:ascii="宋体" w:hAnsi="宋体" w:eastAsia="宋体" w:cs="宋体"/>
            <w:sz w:val="21"/>
            <w:szCs w:val="21"/>
            <w:lang w:eastAsia="zh-CN"/>
            <w:rPrChange w:id="224"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225" w:author="user" w:date="2025-05-13T14:42:35Z">
            <w:rPr>
              <w:rFonts w:hint="eastAsia" w:ascii="仿宋_GB2312" w:hAnsi="仿宋_GB2312" w:eastAsia="仿宋_GB2312" w:cs="仿宋_GB2312"/>
              <w:sz w:val="24"/>
              <w:szCs w:val="24"/>
            </w:rPr>
          </w:rPrChange>
        </w:rPr>
        <w:t>才允许将本文（限于必要部分）透露给其合作伙伴，并保证其合作伙伴不将本文透露给其它人。</w:t>
      </w:r>
    </w:p>
    <w:p w14:paraId="7370D4B4">
      <w:pPr>
        <w:spacing w:line="360" w:lineRule="auto"/>
        <w:ind w:firstLine="420" w:firstLineChars="200"/>
        <w:rPr>
          <w:rFonts w:hint="eastAsia" w:ascii="宋体" w:hAnsi="宋体" w:eastAsia="宋体" w:cs="宋体"/>
          <w:sz w:val="21"/>
          <w:szCs w:val="21"/>
          <w:rPrChange w:id="226"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227" w:author="user" w:date="2025-05-13T14:42:35Z">
            <w:rPr>
              <w:rFonts w:hint="eastAsia" w:ascii="仿宋_GB2312" w:hAnsi="仿宋_GB2312" w:eastAsia="仿宋_GB2312" w:cs="仿宋_GB2312"/>
              <w:sz w:val="24"/>
              <w:szCs w:val="24"/>
            </w:rPr>
          </w:rPrChange>
        </w:rPr>
        <w:t>未经书面许可将本文件透露给第三方的应标商，将被剥夺中选资格。</w:t>
      </w:r>
    </w:p>
    <w:p w14:paraId="7DC24A49">
      <w:pPr>
        <w:spacing w:line="360" w:lineRule="auto"/>
        <w:ind w:firstLine="420" w:firstLineChars="200"/>
        <w:rPr>
          <w:ins w:id="228" w:author="吴睿斌" w:date="2024-11-15T09:24:47Z"/>
          <w:rFonts w:hint="eastAsia" w:ascii="宋体" w:hAnsi="宋体" w:eastAsia="宋体" w:cs="宋体"/>
          <w:sz w:val="21"/>
          <w:szCs w:val="21"/>
          <w:rPrChange w:id="229" w:author="user" w:date="2025-05-13T14:42:35Z">
            <w:rPr>
              <w:ins w:id="230" w:author="吴睿斌" w:date="2024-11-15T09:24:47Z"/>
              <w:rFonts w:hint="eastAsia" w:ascii="仿宋_GB2312" w:hAnsi="仿宋_GB2312" w:eastAsia="仿宋_GB2312" w:cs="仿宋_GB2312"/>
              <w:sz w:val="24"/>
              <w:szCs w:val="24"/>
            </w:rPr>
          </w:rPrChange>
        </w:rPr>
      </w:pPr>
      <w:r>
        <w:rPr>
          <w:rFonts w:hint="eastAsia" w:ascii="宋体" w:hAnsi="宋体" w:eastAsia="宋体" w:cs="宋体"/>
          <w:sz w:val="21"/>
          <w:szCs w:val="21"/>
          <w:rPrChange w:id="231" w:author="user" w:date="2025-05-13T14:42:35Z">
            <w:rPr>
              <w:rFonts w:hint="eastAsia" w:ascii="仿宋_GB2312" w:hAnsi="仿宋_GB2312" w:eastAsia="仿宋_GB2312" w:cs="仿宋_GB2312"/>
              <w:sz w:val="24"/>
              <w:szCs w:val="24"/>
            </w:rPr>
          </w:rPrChange>
        </w:rPr>
        <w:t>如果服务提供商违反上述要求，中电信智能网络科技有限公司有权通过罚款、终止服务等方式进行处罚。如果情节严重，中电信智能网络科技有限公司保留追究法律责任的权利。</w:t>
      </w:r>
    </w:p>
    <w:p w14:paraId="7AB50877">
      <w:pPr>
        <w:pStyle w:val="2"/>
        <w:rPr>
          <w:ins w:id="232" w:author="吴睿斌" w:date="2024-11-17T20:25:56Z"/>
          <w:rFonts w:hint="eastAsia" w:ascii="宋体" w:hAnsi="宋体" w:eastAsia="宋体" w:cs="宋体"/>
          <w:sz w:val="21"/>
          <w:szCs w:val="21"/>
          <w:lang w:val="en-US" w:eastAsia="zh-CN"/>
          <w:rPrChange w:id="233" w:author="user" w:date="2025-05-13T14:42:35Z">
            <w:rPr>
              <w:ins w:id="234" w:author="吴睿斌" w:date="2024-11-17T20:25:56Z"/>
              <w:rFonts w:hint="eastAsia" w:ascii="仿宋_GB2312" w:hAnsi="仿宋_GB2312" w:eastAsia="仿宋_GB2312" w:cs="仿宋_GB2312"/>
              <w:sz w:val="24"/>
              <w:szCs w:val="24"/>
              <w:lang w:val="en-US" w:eastAsia="zh-CN"/>
            </w:rPr>
          </w:rPrChange>
        </w:rPr>
      </w:pPr>
      <w:ins w:id="235" w:author="心痕" w:date="2024-12-23T11:01:52Z">
        <w:r>
          <w:rPr>
            <w:rFonts w:hint="eastAsia" w:ascii="宋体" w:hAnsi="宋体" w:eastAsia="宋体" w:cs="宋体"/>
            <w:sz w:val="21"/>
            <w:szCs w:val="21"/>
            <w:lang w:val="en-US" w:eastAsia="zh-CN"/>
            <w:rPrChange w:id="236" w:author="user" w:date="2025-05-13T14:42:35Z">
              <w:rPr>
                <w:rFonts w:hint="eastAsia" w:ascii="仿宋_GB2312" w:hAnsi="仿宋_GB2312" w:eastAsia="仿宋_GB2312" w:cs="仿宋_GB2312"/>
                <w:sz w:val="24"/>
                <w:szCs w:val="24"/>
                <w:lang w:val="en-US" w:eastAsia="zh-CN"/>
              </w:rPr>
            </w:rPrChange>
          </w:rPr>
          <w:t>应答：</w:t>
        </w:r>
      </w:ins>
    </w:p>
    <w:p w14:paraId="792230E7">
      <w:pPr>
        <w:pStyle w:val="2"/>
        <w:rPr>
          <w:ins w:id="237" w:author="吴睿斌" w:date="2024-11-15T09:24:49Z"/>
          <w:rFonts w:hint="eastAsia" w:ascii="宋体" w:hAnsi="宋体" w:eastAsia="宋体" w:cs="宋体"/>
          <w:sz w:val="21"/>
          <w:szCs w:val="21"/>
          <w:lang w:val="en-US" w:eastAsia="zh-CN"/>
          <w:rPrChange w:id="238" w:author="user" w:date="2025-05-13T14:42:35Z">
            <w:rPr>
              <w:ins w:id="239" w:author="吴睿斌" w:date="2024-11-15T09:24:49Z"/>
              <w:rFonts w:hint="default" w:ascii="仿宋_GB2312" w:hAnsi="仿宋_GB2312" w:eastAsia="仿宋_GB2312" w:cs="仿宋_GB2312"/>
              <w:sz w:val="24"/>
              <w:szCs w:val="24"/>
              <w:lang w:val="en-US" w:eastAsia="zh-CN"/>
            </w:rPr>
          </w:rPrChange>
        </w:rPr>
      </w:pPr>
    </w:p>
    <w:p w14:paraId="021E1091">
      <w:pPr>
        <w:pStyle w:val="2"/>
        <w:rPr>
          <w:rFonts w:hint="eastAsia" w:ascii="宋体" w:hAnsi="宋体" w:cs="宋体"/>
          <w:szCs w:val="21"/>
          <w:rPrChange w:id="240" w:author="user" w:date="2025-05-13T14:42:35Z">
            <w:rPr>
              <w:rFonts w:hint="eastAsia"/>
            </w:rPr>
          </w:rPrChange>
        </w:rPr>
      </w:pPr>
    </w:p>
    <w:p w14:paraId="5DF34FD1">
      <w:pPr>
        <w:pStyle w:val="3"/>
        <w:numPr>
          <w:ilvl w:val="0"/>
          <w:numId w:val="2"/>
        </w:numPr>
        <w:tabs>
          <w:tab w:val="left" w:pos="432"/>
        </w:tabs>
        <w:spacing w:before="0" w:after="0" w:line="360" w:lineRule="auto"/>
        <w:ind w:left="-2" w:firstLine="422"/>
        <w:rPr>
          <w:rFonts w:hint="eastAsia" w:ascii="宋体" w:hAnsi="宋体" w:eastAsia="宋体" w:cs="宋体"/>
          <w:snapToGrid w:val="0"/>
          <w:sz w:val="21"/>
          <w:szCs w:val="21"/>
          <w:rPrChange w:id="241" w:author="user" w:date="2025-05-13T14:42:35Z">
            <w:rPr>
              <w:rFonts w:hint="eastAsia" w:ascii="仿宋_GB2312" w:hAnsi="仿宋_GB2312" w:eastAsia="仿宋_GB2312" w:cs="仿宋_GB2312"/>
              <w:snapToGrid w:val="0"/>
              <w:sz w:val="24"/>
              <w:szCs w:val="24"/>
            </w:rPr>
          </w:rPrChange>
        </w:rPr>
      </w:pPr>
      <w:bookmarkStart w:id="54" w:name="_Toc352407435"/>
      <w:bookmarkStart w:id="55" w:name="_Toc96349696"/>
      <w:bookmarkStart w:id="56" w:name="_Toc18811"/>
      <w:bookmarkStart w:id="57" w:name="_Toc17968355"/>
      <w:bookmarkStart w:id="58" w:name="_Toc31958"/>
      <w:bookmarkStart w:id="59" w:name="_Toc17968437"/>
      <w:r>
        <w:rPr>
          <w:rFonts w:hint="eastAsia" w:ascii="宋体" w:hAnsi="宋体" w:eastAsia="宋体" w:cs="宋体"/>
          <w:snapToGrid w:val="0"/>
          <w:sz w:val="21"/>
          <w:szCs w:val="21"/>
          <w:rPrChange w:id="242" w:author="user" w:date="2025-05-13T14:42:35Z">
            <w:rPr>
              <w:rFonts w:hint="eastAsia" w:ascii="仿宋_GB2312" w:hAnsi="仿宋_GB2312" w:eastAsia="仿宋_GB2312" w:cs="仿宋_GB2312"/>
              <w:snapToGrid w:val="0"/>
              <w:sz w:val="24"/>
              <w:szCs w:val="24"/>
            </w:rPr>
          </w:rPrChange>
        </w:rPr>
        <w:t>项目</w:t>
      </w:r>
      <w:bookmarkEnd w:id="54"/>
      <w:r>
        <w:rPr>
          <w:rFonts w:hint="eastAsia" w:ascii="宋体" w:hAnsi="宋体" w:eastAsia="宋体" w:cs="宋体"/>
          <w:snapToGrid w:val="0"/>
          <w:sz w:val="21"/>
          <w:szCs w:val="21"/>
          <w:rPrChange w:id="243" w:author="user" w:date="2025-05-13T14:42:35Z">
            <w:rPr>
              <w:rFonts w:hint="eastAsia" w:ascii="仿宋_GB2312" w:hAnsi="仿宋_GB2312" w:eastAsia="仿宋_GB2312" w:cs="仿宋_GB2312"/>
              <w:snapToGrid w:val="0"/>
              <w:sz w:val="24"/>
              <w:szCs w:val="24"/>
            </w:rPr>
          </w:rPrChange>
        </w:rPr>
        <w:t>概述</w:t>
      </w:r>
      <w:bookmarkEnd w:id="55"/>
      <w:bookmarkEnd w:id="56"/>
      <w:bookmarkEnd w:id="57"/>
      <w:bookmarkEnd w:id="58"/>
      <w:bookmarkEnd w:id="59"/>
    </w:p>
    <w:p w14:paraId="4F4A5DCA">
      <w:pPr>
        <w:pStyle w:val="5"/>
        <w:spacing w:before="0" w:after="0" w:line="360" w:lineRule="auto"/>
        <w:ind w:firstLine="422" w:firstLineChars="200"/>
        <w:rPr>
          <w:rFonts w:hint="eastAsia" w:ascii="宋体" w:hAnsi="宋体" w:eastAsia="宋体" w:cs="宋体"/>
          <w:sz w:val="21"/>
          <w:szCs w:val="21"/>
          <w:rPrChange w:id="244" w:author="user" w:date="2025-05-13T14:42:35Z">
            <w:rPr>
              <w:rFonts w:hint="eastAsia" w:ascii="仿宋_GB2312" w:hAnsi="仿宋_GB2312" w:eastAsia="仿宋_GB2312" w:cs="仿宋_GB2312"/>
              <w:szCs w:val="24"/>
            </w:rPr>
          </w:rPrChange>
        </w:rPr>
      </w:pPr>
      <w:bookmarkStart w:id="60" w:name="_Toc13181"/>
      <w:bookmarkStart w:id="61" w:name="_Toc96349698"/>
      <w:r>
        <w:rPr>
          <w:rFonts w:hint="eastAsia" w:ascii="宋体" w:hAnsi="宋体" w:eastAsia="宋体" w:cs="宋体"/>
          <w:sz w:val="21"/>
          <w:szCs w:val="21"/>
          <w:rPrChange w:id="245" w:author="user" w:date="2025-05-13T14:42:35Z">
            <w:rPr>
              <w:rFonts w:hint="eastAsia" w:ascii="仿宋_GB2312" w:hAnsi="仿宋_GB2312" w:eastAsia="仿宋_GB2312" w:cs="仿宋_GB2312"/>
              <w:szCs w:val="24"/>
            </w:rPr>
          </w:rPrChange>
        </w:rPr>
        <w:t>2.1 项目目标</w:t>
      </w:r>
      <w:bookmarkEnd w:id="60"/>
      <w:bookmarkEnd w:id="61"/>
    </w:p>
    <w:p w14:paraId="2F52F7A2">
      <w:pPr>
        <w:pStyle w:val="16"/>
        <w:widowControl/>
        <w:shd w:val="clear" w:color="auto" w:fill="FFFFFF"/>
        <w:spacing w:before="180" w:beforeAutospacing="0" w:after="180" w:afterAutospacing="0" w:line="480" w:lineRule="atLeast"/>
        <w:ind w:firstLine="420"/>
        <w:rPr>
          <w:ins w:id="246" w:author="心痕" w:date="2025-05-12T17:29:57Z"/>
          <w:rFonts w:hint="eastAsia" w:ascii="宋体" w:hAnsi="宋体" w:eastAsia="宋体" w:cs="宋体"/>
          <w:kern w:val="2"/>
          <w:sz w:val="21"/>
          <w:szCs w:val="21"/>
          <w:shd w:val="clear" w:color="auto" w:fill="FFFFFF"/>
          <w:lang w:bidi="ar"/>
          <w:rPrChange w:id="247" w:author="user" w:date="2025-05-13T14:42:35Z">
            <w:rPr>
              <w:ins w:id="248" w:author="心痕" w:date="2025-05-12T17:29:57Z"/>
              <w:rFonts w:hint="eastAsia" w:ascii="仿宋_GB2312" w:hAnsi="宋体" w:eastAsia="仿宋_GB2312" w:cs="仿宋_GB2312"/>
              <w:kern w:val="2"/>
              <w:szCs w:val="24"/>
              <w:shd w:val="clear" w:color="auto" w:fill="FFFFFF"/>
              <w:lang w:bidi="ar"/>
            </w:rPr>
          </w:rPrChange>
        </w:rPr>
      </w:pPr>
      <w:ins w:id="249" w:author="心痕" w:date="2025-05-12T17:29:57Z">
        <w:r>
          <w:rPr>
            <w:rFonts w:hint="eastAsia" w:ascii="宋体" w:hAnsi="宋体" w:eastAsia="宋体" w:cs="宋体"/>
            <w:kern w:val="2"/>
            <w:sz w:val="21"/>
            <w:szCs w:val="21"/>
            <w:shd w:val="clear" w:color="auto" w:fill="FFFFFF"/>
            <w:lang w:bidi="ar"/>
            <w:rPrChange w:id="250" w:author="user" w:date="2025-05-13T14:42:35Z">
              <w:rPr>
                <w:rFonts w:hint="eastAsia" w:ascii="仿宋_GB2312" w:hAnsi="宋体" w:eastAsia="仿宋_GB2312" w:cs="仿宋_GB2312"/>
                <w:kern w:val="2"/>
                <w:szCs w:val="24"/>
                <w:shd w:val="clear" w:color="auto" w:fill="FFFFFF"/>
                <w:lang w:bidi="ar"/>
              </w:rPr>
            </w:rPrChange>
          </w:rPr>
          <w:t>项目以提升营销效率、优化客户体验、实现数据驱动决策以及推动业务增长为目标，构建一套高效、智能、一体化的营销支持平台，全面赋能企业营销数字化转型。通过整合销售品数据、营销政策、优惠券及活动管理等功能，实现营销资源的标准化、集中化管理，提升数据准确性与协同效率。依托产品卖点、话术库及案例视频库的数字化沉淀，强化一线团队的营销能力，确保信息传递的一致性与精准性。</w:t>
        </w:r>
      </w:ins>
    </w:p>
    <w:p w14:paraId="5E4F0385">
      <w:pPr>
        <w:pStyle w:val="16"/>
        <w:widowControl/>
        <w:shd w:val="clear" w:color="auto" w:fill="FFFFFF"/>
        <w:spacing w:before="180" w:after="180" w:line="480" w:lineRule="atLeast"/>
        <w:ind w:firstLine="420" w:firstLineChars="200"/>
        <w:rPr>
          <w:ins w:id="251" w:author="心痕" w:date="2025-05-12T17:30:06Z"/>
          <w:rFonts w:hint="eastAsia" w:ascii="宋体" w:hAnsi="宋体" w:eastAsia="宋体" w:cs="宋体"/>
          <w:kern w:val="2"/>
          <w:sz w:val="21"/>
          <w:szCs w:val="21"/>
          <w:shd w:val="clear" w:color="auto" w:fill="FFFFFF"/>
          <w:lang w:bidi="ar"/>
          <w:rPrChange w:id="252" w:author="user" w:date="2025-05-13T14:42:35Z">
            <w:rPr>
              <w:ins w:id="253" w:author="心痕" w:date="2025-05-12T17:30:06Z"/>
              <w:rFonts w:hint="eastAsia" w:ascii="仿宋_GB2312" w:hAnsi="宋体" w:eastAsia="仿宋_GB2312" w:cs="仿宋_GB2312"/>
              <w:kern w:val="2"/>
              <w:szCs w:val="24"/>
              <w:shd w:val="clear" w:color="auto" w:fill="FFFFFF"/>
              <w:lang w:bidi="ar"/>
            </w:rPr>
          </w:rPrChange>
        </w:rPr>
      </w:pPr>
      <w:ins w:id="254" w:author="心痕" w:date="2025-05-12T17:29:57Z">
        <w:r>
          <w:rPr>
            <w:rFonts w:hint="eastAsia" w:ascii="宋体" w:hAnsi="宋体" w:eastAsia="宋体" w:cs="宋体"/>
            <w:kern w:val="2"/>
            <w:sz w:val="21"/>
            <w:szCs w:val="21"/>
            <w:shd w:val="clear" w:color="auto" w:fill="FFFFFF"/>
            <w:lang w:bidi="ar"/>
            <w:rPrChange w:id="255" w:author="user" w:date="2025-05-13T14:42:35Z">
              <w:rPr>
                <w:rFonts w:hint="eastAsia" w:ascii="仿宋_GB2312" w:hAnsi="宋体" w:eastAsia="仿宋_GB2312" w:cs="仿宋_GB2312"/>
                <w:kern w:val="2"/>
                <w:szCs w:val="24"/>
                <w:shd w:val="clear" w:color="auto" w:fill="FFFFFF"/>
                <w:lang w:bidi="ar"/>
              </w:rPr>
            </w:rPrChange>
          </w:rPr>
          <w:t>项目将建立统一的数据库管理体系，完成短厅数据的清洗、治理与模型开发，通过机器学习持续优化营销策略。部署智能服务监控模块，实时跟踪活动效果，结合动态评估机制快速迭代策略，形成“数据驱动—策略执行—效果反馈”的闭环。最终实现营销全流程自动化、决策智能化，降低运营成本，提升客户转化率，为企业长效增长提供数字化引擎。</w:t>
        </w:r>
      </w:ins>
    </w:p>
    <w:p w14:paraId="4EBABEE3">
      <w:pPr>
        <w:pStyle w:val="2"/>
        <w:rPr>
          <w:ins w:id="256" w:author="心痕" w:date="2024-12-23T11:07:23Z"/>
          <w:rFonts w:hint="eastAsia" w:ascii="宋体" w:hAnsi="宋体" w:eastAsia="宋体" w:cs="宋体"/>
          <w:sz w:val="21"/>
          <w:szCs w:val="21"/>
          <w:rPrChange w:id="257" w:author="user" w:date="2025-05-13T14:42:35Z">
            <w:rPr>
              <w:ins w:id="258" w:author="心痕" w:date="2024-12-23T11:07:23Z"/>
              <w:rFonts w:hint="eastAsia" w:ascii="仿宋_GB2312" w:hAnsi="仿宋_GB2312" w:eastAsia="仿宋_GB2312" w:cs="仿宋_GB2312"/>
              <w:sz w:val="24"/>
              <w:szCs w:val="24"/>
            </w:rPr>
          </w:rPrChange>
        </w:rPr>
      </w:pPr>
      <w:ins w:id="259" w:author="心痕" w:date="2024-12-30T16:07:07Z">
        <w:r>
          <w:rPr>
            <w:rFonts w:hint="eastAsia" w:ascii="宋体" w:hAnsi="宋体" w:eastAsia="宋体" w:cs="宋体"/>
            <w:sz w:val="21"/>
            <w:szCs w:val="21"/>
            <w:lang w:val="en-US" w:eastAsia="zh-CN"/>
            <w:rPrChange w:id="260" w:author="user" w:date="2025-05-13T14:42:35Z">
              <w:rPr>
                <w:rFonts w:hint="eastAsia" w:ascii="仿宋_GB2312" w:hAnsi="仿宋_GB2312" w:eastAsia="仿宋_GB2312" w:cs="仿宋_GB2312"/>
                <w:sz w:val="24"/>
                <w:szCs w:val="24"/>
                <w:lang w:val="en-US" w:eastAsia="zh-CN"/>
              </w:rPr>
            </w:rPrChange>
          </w:rPr>
          <w:t>应答</w:t>
        </w:r>
      </w:ins>
      <w:ins w:id="261" w:author="心痕" w:date="2024-12-23T11:07:23Z">
        <w:r>
          <w:rPr>
            <w:rFonts w:hint="eastAsia" w:ascii="宋体" w:hAnsi="宋体" w:eastAsia="宋体" w:cs="宋体"/>
            <w:sz w:val="21"/>
            <w:szCs w:val="21"/>
            <w:rPrChange w:id="262" w:author="user" w:date="2025-05-13T14:42:35Z">
              <w:rPr>
                <w:rFonts w:hint="eastAsia" w:ascii="仿宋_GB2312" w:hAnsi="仿宋_GB2312" w:eastAsia="仿宋_GB2312" w:cs="仿宋_GB2312"/>
                <w:sz w:val="24"/>
                <w:szCs w:val="24"/>
              </w:rPr>
            </w:rPrChange>
          </w:rPr>
          <w:t>：</w:t>
        </w:r>
      </w:ins>
    </w:p>
    <w:p w14:paraId="407B147E">
      <w:pPr>
        <w:pStyle w:val="2"/>
        <w:shd w:val="clear" w:color="auto" w:fill="FFFFFF"/>
        <w:spacing w:before="180" w:after="180" w:line="480" w:lineRule="atLeast"/>
        <w:rPr>
          <w:ins w:id="263" w:author="心痕" w:date="2024-12-23T11:06:28Z"/>
          <w:rFonts w:hint="eastAsia" w:ascii="宋体" w:hAnsi="宋体" w:eastAsia="宋体" w:cs="宋体"/>
          <w:sz w:val="21"/>
          <w:szCs w:val="21"/>
          <w:rPrChange w:id="264" w:author="user" w:date="2025-05-13T14:42:35Z">
            <w:rPr>
              <w:ins w:id="265" w:author="心痕" w:date="2024-12-23T11:06:28Z"/>
              <w:rFonts w:hint="eastAsia" w:ascii="仿宋_GB2312" w:hAnsi="仿宋_GB2312" w:eastAsia="仿宋_GB2312" w:cs="仿宋_GB2312"/>
              <w:sz w:val="24"/>
              <w:szCs w:val="24"/>
            </w:rPr>
          </w:rPrChange>
        </w:rPr>
      </w:pPr>
    </w:p>
    <w:p w14:paraId="45D04BFD">
      <w:pPr>
        <w:pStyle w:val="2"/>
        <w:rPr>
          <w:ins w:id="266" w:author="吴睿斌" w:date="2024-11-17T20:26:23Z"/>
          <w:rFonts w:hint="eastAsia" w:ascii="宋体" w:hAnsi="宋体" w:eastAsia="宋体" w:cs="宋体"/>
          <w:kern w:val="2"/>
          <w:sz w:val="21"/>
          <w:szCs w:val="21"/>
          <w:shd w:val="clear" w:color="auto" w:fill="FFFFFF"/>
          <w:lang w:val="en-US" w:eastAsia="zh-CN" w:bidi="ar"/>
          <w:rPrChange w:id="267" w:author="user" w:date="2025-05-13T14:42:35Z">
            <w:rPr>
              <w:ins w:id="268" w:author="吴睿斌" w:date="2024-11-17T20:26:23Z"/>
              <w:rFonts w:hint="eastAsia" w:ascii="仿宋_GB2312" w:hAnsi="宋体" w:eastAsia="仿宋_GB2312" w:cs="仿宋_GB2312"/>
              <w:kern w:val="2"/>
              <w:sz w:val="24"/>
              <w:szCs w:val="24"/>
              <w:shd w:val="clear" w:color="auto" w:fill="FFFFFF"/>
              <w:lang w:val="en-US" w:eastAsia="zh-CN" w:bidi="ar"/>
            </w:rPr>
          </w:rPrChange>
        </w:rPr>
      </w:pPr>
    </w:p>
    <w:p w14:paraId="1147925E">
      <w:pPr>
        <w:pStyle w:val="5"/>
        <w:spacing w:before="0" w:after="0" w:line="360" w:lineRule="auto"/>
        <w:ind w:firstLine="422" w:firstLineChars="200"/>
        <w:rPr>
          <w:rFonts w:hint="eastAsia" w:ascii="宋体" w:hAnsi="宋体" w:eastAsia="宋体" w:cs="宋体"/>
          <w:sz w:val="21"/>
          <w:szCs w:val="21"/>
          <w:rPrChange w:id="269" w:author="user" w:date="2025-05-13T14:42:35Z">
            <w:rPr>
              <w:rFonts w:hint="eastAsia" w:ascii="仿宋_GB2312" w:hAnsi="仿宋_GB2312" w:eastAsia="仿宋_GB2312" w:cs="仿宋_GB2312"/>
              <w:szCs w:val="24"/>
            </w:rPr>
          </w:rPrChange>
        </w:rPr>
      </w:pPr>
      <w:bookmarkStart w:id="62" w:name="_Toc96349701"/>
      <w:bookmarkStart w:id="63" w:name="_Toc20306"/>
      <w:r>
        <w:rPr>
          <w:rFonts w:hint="eastAsia" w:ascii="宋体" w:hAnsi="宋体" w:eastAsia="宋体" w:cs="宋体"/>
          <w:sz w:val="21"/>
          <w:szCs w:val="21"/>
          <w:rPrChange w:id="270" w:author="user" w:date="2025-05-13T14:42:35Z">
            <w:rPr>
              <w:rFonts w:hint="eastAsia" w:ascii="仿宋_GB2312" w:hAnsi="仿宋_GB2312" w:eastAsia="仿宋_GB2312" w:cs="仿宋_GB2312"/>
              <w:szCs w:val="24"/>
            </w:rPr>
          </w:rPrChange>
        </w:rPr>
        <w:t>2.2 项目原则</w:t>
      </w:r>
      <w:bookmarkEnd w:id="62"/>
      <w:bookmarkEnd w:id="63"/>
    </w:p>
    <w:p w14:paraId="31894A91">
      <w:pPr>
        <w:spacing w:line="360" w:lineRule="auto"/>
        <w:ind w:firstLine="420" w:firstLineChars="200"/>
        <w:rPr>
          <w:rFonts w:hint="eastAsia" w:ascii="宋体" w:hAnsi="宋体" w:eastAsia="宋体" w:cs="宋体"/>
          <w:sz w:val="21"/>
          <w:szCs w:val="21"/>
          <w:rPrChange w:id="271"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272" w:author="user" w:date="2025-05-13T14:42:35Z">
            <w:rPr>
              <w:rFonts w:hint="eastAsia" w:ascii="仿宋_GB2312" w:hAnsi="仿宋_GB2312" w:eastAsia="仿宋_GB2312" w:cs="仿宋_GB2312"/>
              <w:sz w:val="24"/>
              <w:szCs w:val="24"/>
            </w:rPr>
          </w:rPrChange>
        </w:rPr>
        <w:t>在服务项目中，</w:t>
      </w:r>
      <w:ins w:id="273" w:author="张雪平" w:date="2024-11-13T21:54:47Z">
        <w:r>
          <w:rPr>
            <w:rFonts w:hint="eastAsia" w:ascii="宋体" w:hAnsi="宋体" w:eastAsia="宋体" w:cs="宋体"/>
            <w:sz w:val="21"/>
            <w:szCs w:val="21"/>
            <w:lang w:eastAsia="zh-CN"/>
            <w:rPrChange w:id="274"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275" w:author="user" w:date="2025-05-13T14:42:35Z">
            <w:rPr>
              <w:rFonts w:hint="eastAsia" w:ascii="仿宋_GB2312" w:hAnsi="仿宋_GB2312" w:eastAsia="仿宋_GB2312" w:cs="仿宋_GB2312"/>
              <w:sz w:val="24"/>
              <w:szCs w:val="24"/>
            </w:rPr>
          </w:rPrChange>
        </w:rPr>
        <w:t>须遵循如下原则：</w:t>
      </w:r>
    </w:p>
    <w:p w14:paraId="46DB1F0D">
      <w:pPr>
        <w:numPr>
          <w:ilvl w:val="0"/>
          <w:numId w:val="3"/>
        </w:numPr>
        <w:spacing w:line="360" w:lineRule="auto"/>
        <w:ind w:firstLine="200"/>
        <w:rPr>
          <w:rFonts w:hint="eastAsia" w:ascii="宋体" w:hAnsi="宋体" w:eastAsia="宋体" w:cs="宋体"/>
          <w:sz w:val="21"/>
          <w:szCs w:val="21"/>
          <w:rPrChange w:id="276"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277" w:author="user" w:date="2025-05-13T14:42:35Z">
            <w:rPr>
              <w:rFonts w:hint="eastAsia" w:ascii="仿宋_GB2312" w:hAnsi="仿宋_GB2312" w:eastAsia="仿宋_GB2312" w:cs="仿宋_GB2312"/>
              <w:sz w:val="24"/>
              <w:szCs w:val="24"/>
            </w:rPr>
          </w:rPrChange>
        </w:rPr>
        <w:t>规范性原则</w:t>
      </w:r>
    </w:p>
    <w:p w14:paraId="1DA84A92">
      <w:pPr>
        <w:spacing w:after="93" w:afterLines="30" w:line="360" w:lineRule="auto"/>
        <w:ind w:firstLine="420" w:firstLineChars="200"/>
        <w:rPr>
          <w:ins w:id="278" w:author="吴睿斌" w:date="2024-11-15T11:22:28Z"/>
          <w:rFonts w:hint="eastAsia" w:ascii="宋体" w:hAnsi="宋体" w:eastAsia="宋体" w:cs="宋体"/>
          <w:sz w:val="21"/>
          <w:szCs w:val="21"/>
          <w:rPrChange w:id="279" w:author="user" w:date="2025-05-13T14:42:35Z">
            <w:rPr>
              <w:ins w:id="280" w:author="吴睿斌" w:date="2024-11-15T11:22:28Z"/>
              <w:rFonts w:hint="eastAsia" w:ascii="仿宋_GB2312" w:hAnsi="仿宋_GB2312" w:eastAsia="仿宋_GB2312" w:cs="仿宋_GB2312"/>
              <w:sz w:val="24"/>
              <w:szCs w:val="24"/>
            </w:rPr>
          </w:rPrChange>
        </w:rPr>
      </w:pPr>
      <w:ins w:id="281" w:author="张雪平" w:date="2024-11-13T21:54:47Z">
        <w:r>
          <w:rPr>
            <w:rFonts w:hint="eastAsia" w:ascii="宋体" w:hAnsi="宋体" w:eastAsia="宋体" w:cs="宋体"/>
            <w:sz w:val="21"/>
            <w:szCs w:val="21"/>
            <w:lang w:eastAsia="zh-CN"/>
            <w:rPrChange w:id="282"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283" w:author="user" w:date="2025-05-13T14:42:35Z">
            <w:rPr>
              <w:rFonts w:hint="eastAsia" w:ascii="仿宋_GB2312" w:hAnsi="仿宋_GB2312" w:eastAsia="仿宋_GB2312" w:cs="仿宋_GB2312"/>
              <w:sz w:val="24"/>
              <w:szCs w:val="24"/>
            </w:rPr>
          </w:rPrChange>
        </w:rPr>
        <w:t>须严格遵循</w:t>
      </w:r>
      <w:ins w:id="284" w:author="张雪平" w:date="2024-11-13T21:54:16Z">
        <w:r>
          <w:rPr>
            <w:rFonts w:hint="eastAsia" w:ascii="宋体" w:hAnsi="宋体" w:eastAsia="宋体" w:cs="宋体"/>
            <w:sz w:val="21"/>
            <w:szCs w:val="21"/>
            <w:lang w:eastAsia="zh-CN"/>
            <w:rPrChange w:id="285" w:author="user" w:date="2025-05-13T14:42:35Z">
              <w:rPr>
                <w:rFonts w:hint="eastAsia" w:ascii="仿宋_GB2312" w:hAnsi="仿宋_GB2312" w:eastAsia="仿宋_GB2312" w:cs="仿宋_GB2312"/>
                <w:sz w:val="24"/>
                <w:szCs w:val="24"/>
                <w:lang w:eastAsia="zh-CN"/>
              </w:rPr>
            </w:rPrChange>
          </w:rPr>
          <w:t>采购人</w:t>
        </w:r>
      </w:ins>
      <w:r>
        <w:rPr>
          <w:rFonts w:hint="eastAsia" w:ascii="宋体" w:hAnsi="宋体" w:eastAsia="宋体" w:cs="宋体"/>
          <w:sz w:val="21"/>
          <w:szCs w:val="21"/>
          <w:rPrChange w:id="286" w:author="user" w:date="2025-05-13T14:42:35Z">
            <w:rPr>
              <w:rFonts w:hint="eastAsia" w:ascii="仿宋_GB2312" w:hAnsi="仿宋_GB2312" w:eastAsia="仿宋_GB2312" w:cs="仿宋_GB2312"/>
              <w:sz w:val="24"/>
              <w:szCs w:val="24"/>
            </w:rPr>
          </w:rPrChange>
        </w:rPr>
        <w:t>提供的相关技术规范、业务规范、工作规范的要求，执行</w:t>
      </w:r>
      <w:ins w:id="287" w:author="张雪平" w:date="2024-11-13T21:54:16Z">
        <w:r>
          <w:rPr>
            <w:rFonts w:hint="eastAsia" w:ascii="宋体" w:hAnsi="宋体" w:eastAsia="宋体" w:cs="宋体"/>
            <w:sz w:val="21"/>
            <w:szCs w:val="21"/>
            <w:lang w:eastAsia="zh-CN"/>
            <w:rPrChange w:id="288" w:author="user" w:date="2025-05-13T14:42:35Z">
              <w:rPr>
                <w:rFonts w:hint="eastAsia" w:ascii="仿宋_GB2312" w:hAnsi="仿宋_GB2312" w:eastAsia="仿宋_GB2312" w:cs="仿宋_GB2312"/>
                <w:sz w:val="24"/>
                <w:szCs w:val="24"/>
                <w:lang w:eastAsia="zh-CN"/>
              </w:rPr>
            </w:rPrChange>
          </w:rPr>
          <w:t>采购人</w:t>
        </w:r>
      </w:ins>
      <w:r>
        <w:rPr>
          <w:rFonts w:hint="eastAsia" w:ascii="宋体" w:hAnsi="宋体" w:eastAsia="宋体" w:cs="宋体"/>
          <w:sz w:val="21"/>
          <w:szCs w:val="21"/>
          <w:rPrChange w:id="289" w:author="user" w:date="2025-05-13T14:42:35Z">
            <w:rPr>
              <w:rFonts w:hint="eastAsia" w:ascii="仿宋_GB2312" w:hAnsi="仿宋_GB2312" w:eastAsia="仿宋_GB2312" w:cs="仿宋_GB2312"/>
              <w:sz w:val="24"/>
              <w:szCs w:val="24"/>
            </w:rPr>
          </w:rPrChange>
        </w:rPr>
        <w:t>既定工作流程。</w:t>
      </w:r>
    </w:p>
    <w:p w14:paraId="0B4E138D">
      <w:pPr>
        <w:pStyle w:val="2"/>
        <w:rPr>
          <w:ins w:id="290" w:author="吴睿斌" w:date="2024-11-17T20:26:35Z"/>
          <w:rFonts w:hint="eastAsia" w:ascii="宋体" w:hAnsi="宋体" w:eastAsia="宋体" w:cs="宋体"/>
          <w:sz w:val="21"/>
          <w:szCs w:val="21"/>
          <w:lang w:val="en-US" w:eastAsia="zh-CN"/>
          <w:rPrChange w:id="291" w:author="user" w:date="2025-05-13T14:42:35Z">
            <w:rPr>
              <w:ins w:id="292" w:author="吴睿斌" w:date="2024-11-17T20:26:35Z"/>
              <w:rFonts w:hint="eastAsia" w:ascii="仿宋_GB2312" w:hAnsi="仿宋_GB2312" w:eastAsia="仿宋_GB2312" w:cs="仿宋_GB2312"/>
              <w:sz w:val="24"/>
              <w:szCs w:val="24"/>
              <w:lang w:val="en-US" w:eastAsia="zh-CN"/>
            </w:rPr>
          </w:rPrChange>
        </w:rPr>
      </w:pPr>
      <w:ins w:id="293" w:author="心痕" w:date="2024-12-23T11:01:52Z">
        <w:r>
          <w:rPr>
            <w:rFonts w:hint="eastAsia" w:ascii="宋体" w:hAnsi="宋体" w:eastAsia="宋体" w:cs="宋体"/>
            <w:sz w:val="21"/>
            <w:szCs w:val="21"/>
            <w:lang w:val="en-US" w:eastAsia="zh-CN"/>
            <w:rPrChange w:id="294" w:author="user" w:date="2025-05-13T14:42:35Z">
              <w:rPr>
                <w:rFonts w:hint="eastAsia" w:ascii="仿宋_GB2312" w:hAnsi="仿宋_GB2312" w:eastAsia="仿宋_GB2312" w:cs="仿宋_GB2312"/>
                <w:sz w:val="24"/>
                <w:szCs w:val="24"/>
                <w:lang w:val="en-US" w:eastAsia="zh-CN"/>
              </w:rPr>
            </w:rPrChange>
          </w:rPr>
          <w:t>应答：</w:t>
        </w:r>
      </w:ins>
    </w:p>
    <w:p w14:paraId="37AB3E33">
      <w:pPr>
        <w:pStyle w:val="2"/>
        <w:rPr>
          <w:rFonts w:hint="eastAsia" w:ascii="宋体" w:hAnsi="宋体" w:cs="宋体"/>
          <w:szCs w:val="21"/>
          <w:rPrChange w:id="295" w:author="user" w:date="2025-05-13T14:42:35Z">
            <w:rPr>
              <w:rFonts w:hint="eastAsia"/>
            </w:rPr>
          </w:rPrChange>
        </w:rPr>
      </w:pPr>
    </w:p>
    <w:p w14:paraId="5075E010">
      <w:pPr>
        <w:numPr>
          <w:ilvl w:val="0"/>
          <w:numId w:val="3"/>
        </w:numPr>
        <w:spacing w:line="360" w:lineRule="auto"/>
        <w:ind w:firstLine="200"/>
        <w:rPr>
          <w:rFonts w:hint="eastAsia" w:ascii="宋体" w:hAnsi="宋体" w:eastAsia="宋体" w:cs="宋体"/>
          <w:sz w:val="21"/>
          <w:szCs w:val="21"/>
          <w:rPrChange w:id="296"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297" w:author="user" w:date="2025-05-13T14:42:35Z">
            <w:rPr>
              <w:rFonts w:hint="eastAsia" w:ascii="仿宋_GB2312" w:hAnsi="仿宋_GB2312" w:eastAsia="仿宋_GB2312" w:cs="仿宋_GB2312"/>
              <w:sz w:val="24"/>
              <w:szCs w:val="24"/>
            </w:rPr>
          </w:rPrChange>
        </w:rPr>
        <w:t>可控性原则</w:t>
      </w:r>
    </w:p>
    <w:p w14:paraId="5DB51D96">
      <w:pPr>
        <w:spacing w:after="93" w:afterLines="30" w:line="360" w:lineRule="auto"/>
        <w:ind w:firstLine="420" w:firstLineChars="200"/>
        <w:rPr>
          <w:ins w:id="298" w:author="吴睿斌" w:date="2024-11-15T11:22:44Z"/>
          <w:rFonts w:hint="eastAsia" w:ascii="宋体" w:hAnsi="宋体" w:eastAsia="宋体" w:cs="宋体"/>
          <w:sz w:val="21"/>
          <w:szCs w:val="21"/>
          <w:rPrChange w:id="299" w:author="user" w:date="2025-05-13T14:42:35Z">
            <w:rPr>
              <w:ins w:id="300" w:author="吴睿斌" w:date="2024-11-15T11:22:44Z"/>
              <w:rFonts w:hint="eastAsia" w:ascii="仿宋_GB2312" w:hAnsi="仿宋_GB2312" w:eastAsia="仿宋_GB2312" w:cs="仿宋_GB2312"/>
              <w:sz w:val="24"/>
              <w:szCs w:val="24"/>
            </w:rPr>
          </w:rPrChange>
        </w:rPr>
      </w:pPr>
      <w:r>
        <w:rPr>
          <w:rFonts w:hint="eastAsia" w:ascii="宋体" w:hAnsi="宋体" w:eastAsia="宋体" w:cs="宋体"/>
          <w:sz w:val="21"/>
          <w:szCs w:val="21"/>
          <w:rPrChange w:id="301" w:author="user" w:date="2025-05-13T14:42:35Z">
            <w:rPr>
              <w:rFonts w:hint="eastAsia" w:ascii="仿宋_GB2312" w:hAnsi="仿宋_GB2312" w:eastAsia="仿宋_GB2312" w:cs="仿宋_GB2312"/>
              <w:sz w:val="24"/>
              <w:szCs w:val="24"/>
            </w:rPr>
          </w:rPrChange>
        </w:rPr>
        <w:t>进行项目实施时，</w:t>
      </w:r>
      <w:ins w:id="302" w:author="张雪平" w:date="2024-11-13T21:54:47Z">
        <w:r>
          <w:rPr>
            <w:rFonts w:hint="eastAsia" w:ascii="宋体" w:hAnsi="宋体" w:eastAsia="宋体" w:cs="宋体"/>
            <w:sz w:val="21"/>
            <w:szCs w:val="21"/>
            <w:lang w:eastAsia="zh-CN"/>
            <w:rPrChange w:id="303"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304" w:author="user" w:date="2025-05-13T14:42:35Z">
            <w:rPr>
              <w:rFonts w:hint="eastAsia" w:ascii="仿宋_GB2312" w:hAnsi="仿宋_GB2312" w:eastAsia="仿宋_GB2312" w:cs="仿宋_GB2312"/>
              <w:sz w:val="24"/>
              <w:szCs w:val="24"/>
            </w:rPr>
          </w:rPrChange>
        </w:rPr>
        <w:t>需从成功经验、人员水平、工具可控性等多个角度保证整个项目过程和结果的可控性。</w:t>
      </w:r>
    </w:p>
    <w:p w14:paraId="16B5D9E4">
      <w:pPr>
        <w:pStyle w:val="2"/>
        <w:rPr>
          <w:ins w:id="305" w:author="吴睿斌" w:date="2024-11-17T20:26:39Z"/>
          <w:rFonts w:hint="eastAsia" w:ascii="宋体" w:hAnsi="宋体" w:eastAsia="宋体" w:cs="宋体"/>
          <w:sz w:val="21"/>
          <w:szCs w:val="21"/>
          <w:lang w:val="en-US" w:eastAsia="zh-CN"/>
          <w:rPrChange w:id="306" w:author="user" w:date="2025-05-13T14:42:35Z">
            <w:rPr>
              <w:ins w:id="307" w:author="吴睿斌" w:date="2024-11-17T20:26:39Z"/>
              <w:rFonts w:hint="eastAsia" w:ascii="仿宋_GB2312" w:hAnsi="仿宋_GB2312" w:eastAsia="仿宋_GB2312" w:cs="仿宋_GB2312"/>
              <w:sz w:val="24"/>
              <w:szCs w:val="24"/>
              <w:lang w:val="en-US" w:eastAsia="zh-CN"/>
            </w:rPr>
          </w:rPrChange>
        </w:rPr>
      </w:pPr>
      <w:ins w:id="308" w:author="心痕" w:date="2024-12-23T11:01:52Z">
        <w:r>
          <w:rPr>
            <w:rFonts w:hint="eastAsia" w:ascii="宋体" w:hAnsi="宋体" w:eastAsia="宋体" w:cs="宋体"/>
            <w:sz w:val="21"/>
            <w:szCs w:val="21"/>
            <w:lang w:val="en-US" w:eastAsia="zh-CN"/>
            <w:rPrChange w:id="309" w:author="user" w:date="2025-05-13T14:42:35Z">
              <w:rPr>
                <w:rFonts w:hint="eastAsia" w:ascii="仿宋_GB2312" w:hAnsi="仿宋_GB2312" w:eastAsia="仿宋_GB2312" w:cs="仿宋_GB2312"/>
                <w:sz w:val="24"/>
                <w:szCs w:val="24"/>
                <w:lang w:val="en-US" w:eastAsia="zh-CN"/>
              </w:rPr>
            </w:rPrChange>
          </w:rPr>
          <w:t>应答：</w:t>
        </w:r>
      </w:ins>
    </w:p>
    <w:p w14:paraId="56339B81">
      <w:pPr>
        <w:numPr>
          <w:ilvl w:val="0"/>
          <w:numId w:val="3"/>
        </w:numPr>
        <w:spacing w:line="360" w:lineRule="auto"/>
        <w:ind w:firstLine="200"/>
        <w:rPr>
          <w:rFonts w:hint="eastAsia" w:ascii="宋体" w:hAnsi="宋体" w:eastAsia="宋体" w:cs="宋体"/>
          <w:sz w:val="21"/>
          <w:szCs w:val="21"/>
          <w:rPrChange w:id="310"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311" w:author="user" w:date="2025-05-13T14:42:35Z">
            <w:rPr>
              <w:rFonts w:hint="eastAsia" w:ascii="仿宋_GB2312" w:hAnsi="仿宋_GB2312" w:eastAsia="仿宋_GB2312" w:cs="仿宋_GB2312"/>
              <w:sz w:val="24"/>
              <w:szCs w:val="24"/>
            </w:rPr>
          </w:rPrChange>
        </w:rPr>
        <w:t>整体性原则</w:t>
      </w:r>
    </w:p>
    <w:p w14:paraId="15FFE1C9">
      <w:pPr>
        <w:spacing w:after="93" w:afterLines="30" w:line="360" w:lineRule="auto"/>
        <w:ind w:firstLine="420" w:firstLineChars="200"/>
        <w:rPr>
          <w:ins w:id="312" w:author="吴睿斌" w:date="2024-11-15T11:22:57Z"/>
          <w:rFonts w:hint="eastAsia" w:ascii="宋体" w:hAnsi="宋体" w:eastAsia="宋体" w:cs="宋体"/>
          <w:sz w:val="21"/>
          <w:szCs w:val="21"/>
          <w:rPrChange w:id="313" w:author="user" w:date="2025-05-13T14:42:35Z">
            <w:rPr>
              <w:ins w:id="314" w:author="吴睿斌" w:date="2024-11-15T11:22:57Z"/>
              <w:rFonts w:hint="eastAsia" w:ascii="仿宋_GB2312" w:hAnsi="仿宋_GB2312" w:eastAsia="仿宋_GB2312" w:cs="仿宋_GB2312"/>
              <w:sz w:val="24"/>
              <w:szCs w:val="24"/>
            </w:rPr>
          </w:rPrChange>
        </w:rPr>
      </w:pPr>
      <w:ins w:id="315" w:author="张雪平" w:date="2024-11-13T21:54:47Z">
        <w:r>
          <w:rPr>
            <w:rFonts w:hint="eastAsia" w:ascii="宋体" w:hAnsi="宋体" w:eastAsia="宋体" w:cs="宋体"/>
            <w:sz w:val="21"/>
            <w:szCs w:val="21"/>
            <w:lang w:eastAsia="zh-CN"/>
            <w:rPrChange w:id="316"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317" w:author="user" w:date="2025-05-13T14:42:35Z">
            <w:rPr>
              <w:rFonts w:hint="eastAsia" w:ascii="仿宋_GB2312" w:hAnsi="仿宋_GB2312" w:eastAsia="仿宋_GB2312" w:cs="仿宋_GB2312"/>
              <w:sz w:val="24"/>
              <w:szCs w:val="24"/>
            </w:rPr>
          </w:rPrChange>
        </w:rPr>
        <w:t>需保障项目的整体性管理，包括服务涉及的各个层面，避免遗漏。</w:t>
      </w:r>
    </w:p>
    <w:p w14:paraId="15BBC9D3">
      <w:pPr>
        <w:pStyle w:val="2"/>
        <w:rPr>
          <w:rFonts w:hint="eastAsia" w:ascii="宋体" w:hAnsi="宋体" w:cs="宋体"/>
          <w:szCs w:val="21"/>
          <w:rPrChange w:id="318" w:author="user" w:date="2025-05-13T14:42:35Z">
            <w:rPr>
              <w:rFonts w:hint="eastAsia"/>
            </w:rPr>
          </w:rPrChange>
        </w:rPr>
      </w:pPr>
    </w:p>
    <w:p w14:paraId="50FEF9B9">
      <w:pPr>
        <w:numPr>
          <w:ilvl w:val="0"/>
          <w:numId w:val="3"/>
        </w:numPr>
        <w:spacing w:line="360" w:lineRule="auto"/>
        <w:ind w:firstLine="200"/>
        <w:rPr>
          <w:rFonts w:hint="eastAsia" w:ascii="宋体" w:hAnsi="宋体" w:eastAsia="宋体" w:cs="宋体"/>
          <w:sz w:val="21"/>
          <w:szCs w:val="21"/>
          <w:rPrChange w:id="319"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320" w:author="user" w:date="2025-05-13T14:42:35Z">
            <w:rPr>
              <w:rFonts w:hint="eastAsia" w:ascii="仿宋_GB2312" w:hAnsi="仿宋_GB2312" w:eastAsia="仿宋_GB2312" w:cs="仿宋_GB2312"/>
              <w:sz w:val="24"/>
              <w:szCs w:val="24"/>
            </w:rPr>
          </w:rPrChange>
        </w:rPr>
        <w:t>最小影响原则</w:t>
      </w:r>
    </w:p>
    <w:p w14:paraId="5261320F">
      <w:pPr>
        <w:spacing w:after="93" w:afterLines="30" w:line="360" w:lineRule="auto"/>
        <w:ind w:firstLine="420" w:firstLineChars="200"/>
        <w:rPr>
          <w:ins w:id="321" w:author="吴睿斌" w:date="2024-11-15T11:23:01Z"/>
          <w:rFonts w:hint="eastAsia" w:ascii="宋体" w:hAnsi="宋体" w:eastAsia="宋体" w:cs="宋体"/>
          <w:sz w:val="21"/>
          <w:szCs w:val="21"/>
          <w:rPrChange w:id="322" w:author="user" w:date="2025-05-13T14:42:35Z">
            <w:rPr>
              <w:ins w:id="323" w:author="吴睿斌" w:date="2024-11-15T11:23:01Z"/>
              <w:rFonts w:hint="eastAsia" w:ascii="仿宋_GB2312" w:hAnsi="仿宋_GB2312" w:eastAsia="仿宋_GB2312" w:cs="仿宋_GB2312"/>
              <w:sz w:val="24"/>
              <w:szCs w:val="24"/>
            </w:rPr>
          </w:rPrChange>
        </w:rPr>
      </w:pPr>
      <w:ins w:id="324" w:author="张雪平" w:date="2024-11-13T21:54:47Z">
        <w:r>
          <w:rPr>
            <w:rFonts w:hint="eastAsia" w:ascii="宋体" w:hAnsi="宋体" w:eastAsia="宋体" w:cs="宋体"/>
            <w:sz w:val="21"/>
            <w:szCs w:val="21"/>
            <w:lang w:eastAsia="zh-CN"/>
            <w:rPrChange w:id="325"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326" w:author="user" w:date="2025-05-13T14:42:35Z">
            <w:rPr>
              <w:rFonts w:hint="eastAsia" w:ascii="仿宋_GB2312" w:hAnsi="仿宋_GB2312" w:eastAsia="仿宋_GB2312" w:cs="仿宋_GB2312"/>
              <w:sz w:val="24"/>
              <w:szCs w:val="24"/>
            </w:rPr>
          </w:rPrChange>
        </w:rPr>
        <w:t>须从项目管理层面和工具技术层面，将可能影响降低到最低限度。</w:t>
      </w:r>
    </w:p>
    <w:p w14:paraId="075BE8D2">
      <w:pPr>
        <w:pStyle w:val="2"/>
        <w:rPr>
          <w:ins w:id="327" w:author="吴睿斌" w:date="2024-11-17T20:27:00Z"/>
          <w:rFonts w:hint="eastAsia" w:ascii="宋体" w:hAnsi="宋体" w:eastAsia="宋体" w:cs="宋体"/>
          <w:sz w:val="21"/>
          <w:szCs w:val="21"/>
          <w:lang w:val="en-US" w:eastAsia="zh-CN"/>
          <w:rPrChange w:id="328" w:author="user" w:date="2025-05-13T14:42:35Z">
            <w:rPr>
              <w:ins w:id="329" w:author="吴睿斌" w:date="2024-11-17T20:27:00Z"/>
              <w:rFonts w:hint="eastAsia" w:ascii="仿宋_GB2312" w:hAnsi="仿宋_GB2312" w:eastAsia="仿宋_GB2312" w:cs="仿宋_GB2312"/>
              <w:sz w:val="24"/>
              <w:szCs w:val="24"/>
              <w:lang w:val="en-US" w:eastAsia="zh-CN"/>
            </w:rPr>
          </w:rPrChange>
        </w:rPr>
      </w:pPr>
      <w:ins w:id="330" w:author="心痕" w:date="2024-12-23T11:01:52Z">
        <w:r>
          <w:rPr>
            <w:rFonts w:hint="eastAsia" w:ascii="宋体" w:hAnsi="宋体" w:eastAsia="宋体" w:cs="宋体"/>
            <w:sz w:val="21"/>
            <w:szCs w:val="21"/>
            <w:lang w:val="en-US" w:eastAsia="zh-CN"/>
            <w:rPrChange w:id="331" w:author="user" w:date="2025-05-13T14:42:35Z">
              <w:rPr>
                <w:rFonts w:hint="eastAsia" w:ascii="仿宋_GB2312" w:hAnsi="仿宋_GB2312" w:eastAsia="仿宋_GB2312" w:cs="仿宋_GB2312"/>
                <w:sz w:val="24"/>
                <w:szCs w:val="24"/>
                <w:lang w:val="en-US" w:eastAsia="zh-CN"/>
              </w:rPr>
            </w:rPrChange>
          </w:rPr>
          <w:t>应答：</w:t>
        </w:r>
      </w:ins>
    </w:p>
    <w:p w14:paraId="13EADD18">
      <w:pPr>
        <w:pStyle w:val="2"/>
        <w:rPr>
          <w:rFonts w:hint="eastAsia" w:ascii="宋体" w:hAnsi="宋体" w:cs="宋体"/>
          <w:szCs w:val="21"/>
          <w:rPrChange w:id="332" w:author="user" w:date="2025-05-13T14:42:35Z">
            <w:rPr>
              <w:rFonts w:hint="eastAsia"/>
            </w:rPr>
          </w:rPrChange>
        </w:rPr>
      </w:pPr>
    </w:p>
    <w:p w14:paraId="44F6000A">
      <w:pPr>
        <w:numPr>
          <w:ilvl w:val="0"/>
          <w:numId w:val="3"/>
        </w:numPr>
        <w:spacing w:line="360" w:lineRule="auto"/>
        <w:ind w:firstLine="200"/>
        <w:rPr>
          <w:rFonts w:hint="eastAsia" w:ascii="宋体" w:hAnsi="宋体" w:eastAsia="宋体" w:cs="宋体"/>
          <w:sz w:val="21"/>
          <w:szCs w:val="21"/>
          <w:rPrChange w:id="333"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334" w:author="user" w:date="2025-05-13T14:42:35Z">
            <w:rPr>
              <w:rFonts w:hint="eastAsia" w:ascii="仿宋_GB2312" w:hAnsi="仿宋_GB2312" w:eastAsia="仿宋_GB2312" w:cs="仿宋_GB2312"/>
              <w:sz w:val="24"/>
              <w:szCs w:val="24"/>
            </w:rPr>
          </w:rPrChange>
        </w:rPr>
        <w:t>保密性原则</w:t>
      </w:r>
    </w:p>
    <w:p w14:paraId="4934FBAF">
      <w:pPr>
        <w:spacing w:after="93" w:afterLines="30" w:line="360" w:lineRule="auto"/>
        <w:ind w:firstLine="420" w:firstLineChars="200"/>
        <w:rPr>
          <w:ins w:id="335" w:author="吴睿斌" w:date="2024-11-15T09:25:31Z"/>
          <w:rFonts w:hint="eastAsia" w:ascii="宋体" w:hAnsi="宋体" w:eastAsia="宋体" w:cs="宋体"/>
          <w:sz w:val="21"/>
          <w:szCs w:val="21"/>
          <w:rPrChange w:id="336" w:author="user" w:date="2025-05-13T14:42:35Z">
            <w:rPr>
              <w:ins w:id="337" w:author="吴睿斌" w:date="2024-11-15T09:25:31Z"/>
              <w:rFonts w:hint="eastAsia" w:ascii="仿宋_GB2312" w:hAnsi="仿宋_GB2312" w:eastAsia="仿宋_GB2312" w:cs="仿宋_GB2312"/>
              <w:sz w:val="24"/>
              <w:szCs w:val="24"/>
            </w:rPr>
          </w:rPrChange>
        </w:rPr>
      </w:pPr>
      <w:ins w:id="338" w:author="张雪平" w:date="2024-11-13T21:54:47Z">
        <w:r>
          <w:rPr>
            <w:rFonts w:hint="eastAsia" w:ascii="宋体" w:hAnsi="宋体" w:eastAsia="宋体" w:cs="宋体"/>
            <w:sz w:val="21"/>
            <w:szCs w:val="21"/>
            <w:lang w:eastAsia="zh-CN"/>
            <w:rPrChange w:id="339" w:author="user" w:date="2025-05-13T14:42:35Z">
              <w:rPr>
                <w:rFonts w:hint="eastAsia" w:ascii="仿宋_GB2312" w:hAnsi="仿宋_GB2312" w:eastAsia="仿宋_GB2312" w:cs="仿宋_GB2312"/>
                <w:sz w:val="24"/>
                <w:szCs w:val="24"/>
                <w:lang w:eastAsia="zh-CN"/>
              </w:rPr>
            </w:rPrChange>
          </w:rPr>
          <w:t>供应商</w:t>
        </w:r>
      </w:ins>
      <w:r>
        <w:rPr>
          <w:rFonts w:hint="eastAsia" w:ascii="宋体" w:hAnsi="宋体" w:eastAsia="宋体" w:cs="宋体"/>
          <w:sz w:val="21"/>
          <w:szCs w:val="21"/>
          <w:rPrChange w:id="340" w:author="user" w:date="2025-05-13T14:42:35Z">
            <w:rPr>
              <w:rFonts w:hint="eastAsia" w:ascii="仿宋_GB2312" w:hAnsi="仿宋_GB2312" w:eastAsia="仿宋_GB2312" w:cs="仿宋_GB2312"/>
              <w:sz w:val="24"/>
              <w:szCs w:val="24"/>
            </w:rPr>
          </w:rPrChange>
        </w:rPr>
        <w:t>参加此次服务项目的所有项目组成员，都必须遵守</w:t>
      </w:r>
      <w:ins w:id="341" w:author="张雪平" w:date="2024-11-13T21:54:16Z">
        <w:r>
          <w:rPr>
            <w:rFonts w:hint="eastAsia" w:ascii="宋体" w:hAnsi="宋体" w:eastAsia="宋体" w:cs="宋体"/>
            <w:sz w:val="21"/>
            <w:szCs w:val="21"/>
            <w:lang w:eastAsia="zh-CN"/>
            <w:rPrChange w:id="342" w:author="user" w:date="2025-05-13T14:42:35Z">
              <w:rPr>
                <w:rFonts w:hint="eastAsia" w:ascii="仿宋_GB2312" w:hAnsi="仿宋_GB2312" w:eastAsia="仿宋_GB2312" w:cs="仿宋_GB2312"/>
                <w:sz w:val="24"/>
                <w:szCs w:val="24"/>
                <w:lang w:eastAsia="zh-CN"/>
              </w:rPr>
            </w:rPrChange>
          </w:rPr>
          <w:t>采购人</w:t>
        </w:r>
      </w:ins>
      <w:r>
        <w:rPr>
          <w:rFonts w:hint="eastAsia" w:ascii="宋体" w:hAnsi="宋体" w:eastAsia="宋体" w:cs="宋体"/>
          <w:sz w:val="21"/>
          <w:szCs w:val="21"/>
          <w:rPrChange w:id="343" w:author="user" w:date="2025-05-13T14:42:35Z">
            <w:rPr>
              <w:rFonts w:hint="eastAsia" w:ascii="仿宋_GB2312" w:hAnsi="仿宋_GB2312" w:eastAsia="仿宋_GB2312" w:cs="仿宋_GB2312"/>
              <w:sz w:val="24"/>
              <w:szCs w:val="24"/>
            </w:rPr>
          </w:rPrChange>
        </w:rPr>
        <w:t>相关的保密要求。</w:t>
      </w:r>
    </w:p>
    <w:p w14:paraId="7AE6B079">
      <w:pPr>
        <w:pStyle w:val="2"/>
        <w:rPr>
          <w:ins w:id="344" w:author="吴睿斌" w:date="2024-11-17T20:27:01Z"/>
          <w:rFonts w:hint="eastAsia" w:ascii="宋体" w:hAnsi="宋体" w:eastAsia="宋体" w:cs="宋体"/>
          <w:sz w:val="21"/>
          <w:szCs w:val="21"/>
          <w:lang w:val="en-US" w:eastAsia="zh-CN"/>
          <w:rPrChange w:id="345" w:author="user" w:date="2025-05-13T14:42:35Z">
            <w:rPr>
              <w:ins w:id="346" w:author="吴睿斌" w:date="2024-11-17T20:27:01Z"/>
              <w:rFonts w:hint="eastAsia" w:ascii="仿宋_GB2312" w:hAnsi="仿宋_GB2312" w:eastAsia="仿宋_GB2312" w:cs="仿宋_GB2312"/>
              <w:sz w:val="24"/>
              <w:szCs w:val="24"/>
              <w:lang w:val="en-US" w:eastAsia="zh-CN"/>
            </w:rPr>
          </w:rPrChange>
        </w:rPr>
      </w:pPr>
      <w:ins w:id="347" w:author="心痕" w:date="2024-12-23T11:01:52Z">
        <w:r>
          <w:rPr>
            <w:rFonts w:hint="eastAsia" w:ascii="宋体" w:hAnsi="宋体" w:eastAsia="宋体" w:cs="宋体"/>
            <w:sz w:val="21"/>
            <w:szCs w:val="21"/>
            <w:lang w:val="en-US" w:eastAsia="zh-CN"/>
            <w:rPrChange w:id="348" w:author="user" w:date="2025-05-13T14:42:35Z">
              <w:rPr>
                <w:rFonts w:hint="eastAsia" w:ascii="仿宋_GB2312" w:hAnsi="仿宋_GB2312" w:eastAsia="仿宋_GB2312" w:cs="仿宋_GB2312"/>
                <w:sz w:val="24"/>
                <w:szCs w:val="24"/>
                <w:lang w:val="en-US" w:eastAsia="zh-CN"/>
              </w:rPr>
            </w:rPrChange>
          </w:rPr>
          <w:t>应答：</w:t>
        </w:r>
      </w:ins>
    </w:p>
    <w:p w14:paraId="6808DCF9">
      <w:pPr>
        <w:pStyle w:val="2"/>
        <w:rPr>
          <w:rFonts w:hint="eastAsia" w:ascii="宋体" w:hAnsi="宋体" w:cs="宋体"/>
          <w:szCs w:val="21"/>
          <w:rPrChange w:id="349" w:author="user" w:date="2025-05-13T14:42:35Z">
            <w:rPr>
              <w:rFonts w:hint="eastAsia"/>
            </w:rPr>
          </w:rPrChange>
        </w:rPr>
      </w:pPr>
    </w:p>
    <w:p w14:paraId="6869D820">
      <w:pPr>
        <w:pStyle w:val="3"/>
        <w:numPr>
          <w:ilvl w:val="0"/>
          <w:numId w:val="2"/>
        </w:numPr>
        <w:tabs>
          <w:tab w:val="left" w:pos="432"/>
        </w:tabs>
        <w:spacing w:before="0" w:after="0" w:line="360" w:lineRule="auto"/>
        <w:ind w:left="-2" w:firstLine="422"/>
        <w:rPr>
          <w:rFonts w:hint="eastAsia" w:ascii="宋体" w:hAnsi="宋体" w:eastAsia="宋体" w:cs="宋体"/>
          <w:snapToGrid w:val="0"/>
          <w:sz w:val="21"/>
          <w:szCs w:val="21"/>
          <w:rPrChange w:id="350" w:author="user" w:date="2025-05-13T14:42:35Z">
            <w:rPr>
              <w:rFonts w:hint="eastAsia" w:ascii="仿宋_GB2312" w:hAnsi="仿宋_GB2312" w:eastAsia="仿宋_GB2312" w:cs="仿宋_GB2312"/>
              <w:snapToGrid w:val="0"/>
              <w:sz w:val="24"/>
              <w:szCs w:val="24"/>
            </w:rPr>
          </w:rPrChange>
        </w:rPr>
      </w:pPr>
      <w:bookmarkStart w:id="64" w:name="_Toc939"/>
      <w:r>
        <w:rPr>
          <w:rFonts w:hint="eastAsia" w:ascii="宋体" w:hAnsi="宋体" w:eastAsia="宋体" w:cs="宋体"/>
          <w:snapToGrid w:val="0"/>
          <w:sz w:val="21"/>
          <w:szCs w:val="21"/>
          <w:rPrChange w:id="351" w:author="user" w:date="2025-05-13T14:42:35Z">
            <w:rPr>
              <w:rFonts w:hint="eastAsia" w:ascii="仿宋_GB2312" w:hAnsi="仿宋_GB2312" w:eastAsia="仿宋_GB2312" w:cs="仿宋_GB2312"/>
              <w:snapToGrid w:val="0"/>
              <w:sz w:val="24"/>
              <w:szCs w:val="24"/>
            </w:rPr>
          </w:rPrChange>
        </w:rPr>
        <w:t>总体服务要求</w:t>
      </w:r>
      <w:bookmarkEnd w:id="64"/>
    </w:p>
    <w:p w14:paraId="30A9C3E2">
      <w:pPr>
        <w:pStyle w:val="5"/>
        <w:spacing w:before="0" w:after="0" w:line="360" w:lineRule="auto"/>
        <w:ind w:firstLine="422" w:firstLineChars="200"/>
        <w:rPr>
          <w:rFonts w:hint="eastAsia" w:ascii="宋体" w:hAnsi="宋体" w:eastAsia="宋体" w:cs="宋体"/>
          <w:sz w:val="21"/>
          <w:szCs w:val="21"/>
          <w:rPrChange w:id="352" w:author="user" w:date="2025-05-13T14:42:35Z">
            <w:rPr>
              <w:rFonts w:hint="eastAsia" w:ascii="仿宋_GB2312" w:hAnsi="仿宋_GB2312" w:eastAsia="仿宋_GB2312" w:cs="仿宋_GB2312"/>
              <w:szCs w:val="24"/>
            </w:rPr>
          </w:rPrChange>
        </w:rPr>
      </w:pPr>
      <w:ins w:id="353" w:author="心痕" w:date="2024-12-30T16:08:59Z">
        <w:bookmarkStart w:id="65" w:name="_Toc473942603"/>
        <w:bookmarkStart w:id="66" w:name="_Toc473943089"/>
        <w:bookmarkStart w:id="67" w:name="_Toc473952182"/>
        <w:bookmarkStart w:id="68" w:name="_Toc17968442"/>
        <w:bookmarkStart w:id="69" w:name="_Toc17968360"/>
        <w:bookmarkStart w:id="70" w:name="_Toc14728"/>
        <w:bookmarkStart w:id="71" w:name="_Toc96349704"/>
        <w:r>
          <w:rPr>
            <w:rFonts w:hint="eastAsia" w:ascii="宋体" w:hAnsi="宋体" w:eastAsia="宋体" w:cs="宋体"/>
            <w:sz w:val="21"/>
            <w:szCs w:val="21"/>
            <w:rPrChange w:id="354" w:author="user" w:date="2025-05-13T14:42:35Z">
              <w:rPr>
                <w:rFonts w:hint="eastAsia" w:ascii="微软雅黑" w:hAnsi="微软雅黑" w:eastAsia="微软雅黑" w:cs="微软雅黑"/>
                <w:sz w:val="24"/>
                <w:szCs w:val="24"/>
              </w:rPr>
            </w:rPrChange>
          </w:rPr>
          <w:t>★</w:t>
        </w:r>
      </w:ins>
      <w:r>
        <w:rPr>
          <w:rFonts w:hint="eastAsia" w:ascii="宋体" w:hAnsi="宋体" w:eastAsia="宋体" w:cs="宋体"/>
          <w:sz w:val="21"/>
          <w:szCs w:val="21"/>
          <w:rPrChange w:id="355" w:author="user" w:date="2025-05-13T14:42:35Z">
            <w:rPr>
              <w:rFonts w:hint="eastAsia" w:ascii="仿宋_GB2312" w:hAnsi="仿宋_GB2312" w:eastAsia="仿宋_GB2312" w:cs="仿宋_GB2312"/>
              <w:szCs w:val="24"/>
            </w:rPr>
          </w:rPrChange>
        </w:rPr>
        <w:t>3.1</w:t>
      </w:r>
      <w:bookmarkEnd w:id="65"/>
      <w:bookmarkEnd w:id="66"/>
      <w:bookmarkEnd w:id="67"/>
      <w:r>
        <w:rPr>
          <w:rFonts w:hint="eastAsia" w:ascii="宋体" w:hAnsi="宋体" w:eastAsia="宋体" w:cs="宋体"/>
          <w:sz w:val="21"/>
          <w:szCs w:val="21"/>
          <w:rPrChange w:id="356" w:author="user" w:date="2025-05-13T14:42:35Z">
            <w:rPr>
              <w:rFonts w:hint="eastAsia" w:ascii="仿宋_GB2312" w:hAnsi="仿宋_GB2312" w:eastAsia="仿宋_GB2312" w:cs="仿宋_GB2312"/>
              <w:szCs w:val="24"/>
            </w:rPr>
          </w:rPrChange>
        </w:rPr>
        <w:t xml:space="preserve"> </w:t>
      </w:r>
      <w:bookmarkEnd w:id="68"/>
      <w:bookmarkEnd w:id="69"/>
      <w:r>
        <w:rPr>
          <w:rFonts w:hint="eastAsia" w:ascii="宋体" w:hAnsi="宋体" w:eastAsia="宋体" w:cs="宋体"/>
          <w:sz w:val="21"/>
          <w:szCs w:val="21"/>
          <w:rPrChange w:id="357" w:author="user" w:date="2025-05-13T14:42:35Z">
            <w:rPr>
              <w:rFonts w:hint="eastAsia" w:ascii="仿宋_GB2312" w:hAnsi="仿宋_GB2312" w:eastAsia="仿宋_GB2312" w:cs="仿宋_GB2312"/>
              <w:szCs w:val="24"/>
            </w:rPr>
          </w:rPrChange>
        </w:rPr>
        <w:t>服务方式</w:t>
      </w:r>
      <w:bookmarkEnd w:id="70"/>
      <w:bookmarkEnd w:id="71"/>
    </w:p>
    <w:p w14:paraId="67EC9E54">
      <w:pPr>
        <w:spacing w:after="93" w:afterLines="30" w:line="360" w:lineRule="auto"/>
        <w:ind w:firstLine="420" w:firstLineChars="200"/>
        <w:rPr>
          <w:ins w:id="358" w:author="吴睿斌" w:date="2024-11-15T09:25:38Z"/>
          <w:rFonts w:hint="eastAsia" w:ascii="宋体" w:hAnsi="宋体" w:eastAsia="宋体" w:cs="宋体"/>
          <w:sz w:val="21"/>
          <w:szCs w:val="21"/>
          <w:lang w:val="en-US" w:eastAsia="zh-CN"/>
          <w:rPrChange w:id="359" w:author="user" w:date="2025-05-13T14:42:35Z">
            <w:rPr>
              <w:ins w:id="360" w:author="吴睿斌" w:date="2024-11-15T09:25:38Z"/>
              <w:rFonts w:hint="eastAsia" w:ascii="仿宋_GB2312" w:hAnsi="仿宋_GB2312" w:eastAsia="仿宋_GB2312" w:cs="仿宋_GB2312"/>
              <w:sz w:val="24"/>
              <w:szCs w:val="24"/>
              <w:lang w:val="en-US" w:eastAsia="zh-CN"/>
            </w:rPr>
          </w:rPrChange>
        </w:rPr>
      </w:pPr>
      <w:r>
        <w:rPr>
          <w:rFonts w:hint="eastAsia" w:ascii="宋体" w:hAnsi="宋体" w:eastAsia="宋体" w:cs="宋体"/>
          <w:sz w:val="21"/>
          <w:szCs w:val="21"/>
          <w:rPrChange w:id="361" w:author="user" w:date="2025-05-13T14:42:35Z">
            <w:rPr>
              <w:rFonts w:hint="eastAsia" w:ascii="仿宋_GB2312" w:hAnsi="仿宋_GB2312" w:eastAsia="仿宋_GB2312" w:cs="仿宋_GB2312"/>
              <w:sz w:val="24"/>
              <w:szCs w:val="24"/>
            </w:rPr>
          </w:rPrChange>
        </w:rPr>
        <w:t>本次开发的中电信智能网络科技有限</w:t>
      </w:r>
      <w:r>
        <w:rPr>
          <w:rFonts w:hint="eastAsia" w:ascii="宋体" w:hAnsi="宋体" w:eastAsia="宋体" w:cs="宋体"/>
          <w:color w:val="auto"/>
          <w:sz w:val="21"/>
          <w:szCs w:val="21"/>
          <w:highlight w:val="none"/>
          <w:rPrChange w:id="362" w:author="user" w:date="2025-05-13T14:42:35Z">
            <w:rPr>
              <w:rFonts w:hint="eastAsia" w:ascii="仿宋_GB2312" w:hAnsi="仿宋_GB2312" w:eastAsia="仿宋_GB2312" w:cs="仿宋_GB2312"/>
              <w:color w:val="auto"/>
              <w:sz w:val="24"/>
              <w:szCs w:val="24"/>
              <w:highlight w:val="none"/>
            </w:rPr>
          </w:rPrChange>
        </w:rPr>
        <w:t>公司</w:t>
      </w:r>
      <w:ins w:id="363" w:author="心痕" w:date="2025-04-30T15:49:46Z">
        <w:r>
          <w:rPr>
            <w:rFonts w:hint="eastAsia" w:ascii="宋体" w:hAnsi="宋体" w:eastAsia="宋体" w:cs="宋体"/>
            <w:kern w:val="0"/>
            <w:sz w:val="21"/>
            <w:szCs w:val="21"/>
            <w:lang w:val="en-US" w:eastAsia="zh-CN"/>
            <w:rPrChange w:id="364" w:author="user" w:date="2025-05-13T14:42:35Z">
              <w:rPr>
                <w:rFonts w:hint="eastAsia" w:ascii="仿宋" w:hAnsi="仿宋" w:eastAsia="仿宋"/>
                <w:kern w:val="0"/>
                <w:sz w:val="24"/>
                <w:lang w:val="en-US" w:eastAsia="zh-CN"/>
              </w:rPr>
            </w:rPrChange>
          </w:rPr>
          <w:t>202</w:t>
        </w:r>
      </w:ins>
      <w:ins w:id="365" w:author="心痕" w:date="2025-04-30T15:49:51Z">
        <w:r>
          <w:rPr>
            <w:rFonts w:hint="eastAsia" w:ascii="宋体" w:hAnsi="宋体" w:eastAsia="宋体" w:cs="宋体"/>
            <w:kern w:val="0"/>
            <w:sz w:val="21"/>
            <w:szCs w:val="21"/>
            <w:lang w:val="en-US" w:eastAsia="zh-CN"/>
            <w:rPrChange w:id="366" w:author="user" w:date="2025-05-13T14:42:35Z">
              <w:rPr>
                <w:rFonts w:hint="eastAsia" w:ascii="仿宋" w:hAnsi="仿宋" w:eastAsia="仿宋"/>
                <w:kern w:val="0"/>
                <w:sz w:val="24"/>
                <w:lang w:val="en-US" w:eastAsia="zh-CN"/>
              </w:rPr>
            </w:rPrChange>
          </w:rPr>
          <w:t>5</w:t>
        </w:r>
      </w:ins>
      <w:ins w:id="367" w:author="心痕" w:date="2025-04-30T15:49:52Z">
        <w:r>
          <w:rPr>
            <w:rFonts w:hint="eastAsia" w:ascii="宋体" w:hAnsi="宋体" w:eastAsia="宋体" w:cs="宋体"/>
            <w:kern w:val="0"/>
            <w:sz w:val="21"/>
            <w:szCs w:val="21"/>
            <w:lang w:val="en-US" w:eastAsia="zh-CN"/>
            <w:rPrChange w:id="368" w:author="user" w:date="2025-05-13T14:42:35Z">
              <w:rPr>
                <w:rFonts w:hint="eastAsia" w:ascii="仿宋" w:hAnsi="仿宋" w:eastAsia="仿宋"/>
                <w:kern w:val="0"/>
                <w:sz w:val="24"/>
                <w:lang w:val="en-US" w:eastAsia="zh-CN"/>
              </w:rPr>
            </w:rPrChange>
          </w:rPr>
          <w:t>年</w:t>
        </w:r>
      </w:ins>
      <w:ins w:id="369" w:author="心痕" w:date="2025-04-30T15:49:53Z">
        <w:r>
          <w:rPr>
            <w:rFonts w:hint="eastAsia" w:ascii="宋体" w:hAnsi="宋体" w:eastAsia="宋体" w:cs="宋体"/>
            <w:kern w:val="0"/>
            <w:sz w:val="21"/>
            <w:szCs w:val="21"/>
            <w:lang w:val="en-US" w:eastAsia="zh-CN"/>
            <w:rPrChange w:id="370" w:author="user" w:date="2025-05-13T14:42:35Z">
              <w:rPr>
                <w:rFonts w:hint="eastAsia" w:ascii="仿宋" w:hAnsi="仿宋" w:eastAsia="仿宋"/>
                <w:kern w:val="0"/>
                <w:sz w:val="24"/>
                <w:lang w:val="en-US" w:eastAsia="zh-CN"/>
              </w:rPr>
            </w:rPrChange>
          </w:rPr>
          <w:t>营销</w:t>
        </w:r>
      </w:ins>
      <w:ins w:id="371" w:author="心痕" w:date="2025-04-30T15:49:57Z">
        <w:r>
          <w:rPr>
            <w:rFonts w:hint="eastAsia" w:ascii="宋体" w:hAnsi="宋体" w:eastAsia="宋体" w:cs="宋体"/>
            <w:kern w:val="0"/>
            <w:sz w:val="21"/>
            <w:szCs w:val="21"/>
            <w:lang w:val="en-US" w:eastAsia="zh-CN"/>
            <w:rPrChange w:id="372" w:author="user" w:date="2025-05-13T14:42:35Z">
              <w:rPr>
                <w:rFonts w:hint="eastAsia" w:ascii="仿宋" w:hAnsi="仿宋" w:eastAsia="仿宋"/>
                <w:kern w:val="0"/>
                <w:sz w:val="24"/>
                <w:lang w:val="en-US" w:eastAsia="zh-CN"/>
              </w:rPr>
            </w:rPrChange>
          </w:rPr>
          <w:t>辅助</w:t>
        </w:r>
      </w:ins>
      <w:ins w:id="373" w:author="心痕" w:date="2025-04-30T15:49:59Z">
        <w:r>
          <w:rPr>
            <w:rFonts w:hint="eastAsia" w:ascii="宋体" w:hAnsi="宋体" w:eastAsia="宋体" w:cs="宋体"/>
            <w:kern w:val="0"/>
            <w:sz w:val="21"/>
            <w:szCs w:val="21"/>
            <w:lang w:val="en-US" w:eastAsia="zh-CN"/>
            <w:rPrChange w:id="374" w:author="user" w:date="2025-05-13T14:42:35Z">
              <w:rPr>
                <w:rFonts w:hint="eastAsia" w:ascii="仿宋" w:hAnsi="仿宋" w:eastAsia="仿宋"/>
                <w:kern w:val="0"/>
                <w:sz w:val="24"/>
                <w:lang w:val="en-US" w:eastAsia="zh-CN"/>
              </w:rPr>
            </w:rPrChange>
          </w:rPr>
          <w:t>数字化</w:t>
        </w:r>
      </w:ins>
      <w:ins w:id="375" w:author="心痕" w:date="2025-04-30T15:50:00Z">
        <w:r>
          <w:rPr>
            <w:rFonts w:hint="eastAsia" w:ascii="宋体" w:hAnsi="宋体" w:eastAsia="宋体" w:cs="宋体"/>
            <w:kern w:val="0"/>
            <w:sz w:val="21"/>
            <w:szCs w:val="21"/>
            <w:lang w:val="en-US" w:eastAsia="zh-CN"/>
            <w:rPrChange w:id="376" w:author="user" w:date="2025-05-13T14:42:35Z">
              <w:rPr>
                <w:rFonts w:hint="eastAsia" w:ascii="仿宋" w:hAnsi="仿宋" w:eastAsia="仿宋"/>
                <w:kern w:val="0"/>
                <w:sz w:val="24"/>
                <w:lang w:val="en-US" w:eastAsia="zh-CN"/>
              </w:rPr>
            </w:rPrChange>
          </w:rPr>
          <w:t>建设</w:t>
        </w:r>
      </w:ins>
      <w:ins w:id="377" w:author="心痕" w:date="2025-04-30T15:50:01Z">
        <w:r>
          <w:rPr>
            <w:rFonts w:hint="eastAsia" w:ascii="宋体" w:hAnsi="宋体" w:eastAsia="宋体" w:cs="宋体"/>
            <w:kern w:val="0"/>
            <w:sz w:val="21"/>
            <w:szCs w:val="21"/>
            <w:lang w:val="en-US" w:eastAsia="zh-CN"/>
            <w:rPrChange w:id="378" w:author="user" w:date="2025-05-13T14:42:35Z">
              <w:rPr>
                <w:rFonts w:hint="eastAsia" w:ascii="仿宋" w:hAnsi="仿宋" w:eastAsia="仿宋"/>
                <w:kern w:val="0"/>
                <w:sz w:val="24"/>
                <w:lang w:val="en-US" w:eastAsia="zh-CN"/>
              </w:rPr>
            </w:rPrChange>
          </w:rPr>
          <w:t>项目</w:t>
        </w:r>
      </w:ins>
      <w:r>
        <w:rPr>
          <w:rFonts w:hint="eastAsia" w:ascii="宋体" w:hAnsi="宋体" w:eastAsia="宋体" w:cs="宋体"/>
          <w:color w:val="auto"/>
          <w:sz w:val="21"/>
          <w:szCs w:val="21"/>
          <w:highlight w:val="none"/>
          <w:rPrChange w:id="379" w:author="user" w:date="2025-05-13T14:42:35Z">
            <w:rPr>
              <w:rFonts w:hint="eastAsia" w:ascii="仿宋_GB2312" w:hAnsi="仿宋_GB2312" w:eastAsia="仿宋_GB2312" w:cs="仿宋_GB2312"/>
              <w:color w:val="auto"/>
              <w:sz w:val="24"/>
              <w:szCs w:val="24"/>
              <w:highlight w:val="none"/>
            </w:rPr>
          </w:rPrChange>
        </w:rPr>
        <w:t>，</w:t>
      </w:r>
      <w:ins w:id="380" w:author="张雪平" w:date="2024-11-13T21:54:47Z">
        <w:r>
          <w:rPr>
            <w:rFonts w:hint="eastAsia" w:ascii="宋体" w:hAnsi="宋体" w:eastAsia="宋体" w:cs="宋体"/>
            <w:color w:val="auto"/>
            <w:sz w:val="21"/>
            <w:szCs w:val="21"/>
            <w:highlight w:val="none"/>
            <w:lang w:eastAsia="zh-CN"/>
            <w:rPrChange w:id="381" w:author="user" w:date="2025-05-13T14:42:35Z">
              <w:rPr>
                <w:rFonts w:hint="eastAsia" w:ascii="仿宋_GB2312" w:hAnsi="仿宋_GB2312" w:eastAsia="仿宋_GB2312" w:cs="仿宋_GB2312"/>
                <w:color w:val="auto"/>
                <w:sz w:val="24"/>
                <w:szCs w:val="24"/>
                <w:highlight w:val="none"/>
                <w:lang w:eastAsia="zh-CN"/>
              </w:rPr>
            </w:rPrChange>
          </w:rPr>
          <w:t>供应商</w:t>
        </w:r>
      </w:ins>
      <w:ins w:id="382" w:author="吴睿斌" w:date="2024-11-04T15:06:00Z">
        <w:r>
          <w:rPr>
            <w:rFonts w:hint="eastAsia" w:ascii="宋体" w:hAnsi="宋体" w:eastAsia="宋体" w:cs="宋体"/>
            <w:color w:val="auto"/>
            <w:sz w:val="21"/>
            <w:szCs w:val="21"/>
            <w:highlight w:val="none"/>
            <w:rPrChange w:id="383" w:author="user" w:date="2025-05-13T14:42:35Z">
              <w:rPr>
                <w:rFonts w:hint="eastAsia" w:ascii="仿宋_GB2312" w:hAnsi="仿宋_GB2312" w:eastAsia="仿宋_GB2312" w:cs="仿宋_GB2312"/>
                <w:color w:val="auto"/>
                <w:sz w:val="24"/>
                <w:szCs w:val="24"/>
                <w:highlight w:val="none"/>
              </w:rPr>
            </w:rPrChange>
          </w:rPr>
          <w:t>负责</w:t>
        </w:r>
      </w:ins>
      <w:ins w:id="384" w:author="心痕" w:date="2025-04-30T15:50:24Z">
        <w:r>
          <w:rPr>
            <w:rFonts w:hint="eastAsia" w:ascii="宋体" w:hAnsi="宋体" w:eastAsia="宋体" w:cs="宋体"/>
            <w:sz w:val="21"/>
            <w:szCs w:val="21"/>
            <w:lang w:val="en-US" w:eastAsia="zh-CN"/>
            <w:rPrChange w:id="385" w:author="user" w:date="2025-05-13T14:42:35Z">
              <w:rPr>
                <w:rFonts w:hint="eastAsia" w:ascii="仿宋_GB2312" w:hAnsi="仿宋_GB2312" w:eastAsia="仿宋_GB2312" w:cs="仿宋_GB2312"/>
                <w:sz w:val="24"/>
                <w:szCs w:val="24"/>
                <w:lang w:val="en-US" w:eastAsia="zh-CN"/>
              </w:rPr>
            </w:rPrChange>
          </w:rPr>
          <w:t>营销辅助</w:t>
        </w:r>
      </w:ins>
      <w:ins w:id="386" w:author="心痕" w:date="2025-04-30T15:50:27Z">
        <w:r>
          <w:rPr>
            <w:rFonts w:hint="eastAsia" w:ascii="宋体" w:hAnsi="宋体" w:eastAsia="宋体" w:cs="宋体"/>
            <w:sz w:val="21"/>
            <w:szCs w:val="21"/>
            <w:lang w:val="en-US" w:eastAsia="zh-CN"/>
            <w:rPrChange w:id="387" w:author="user" w:date="2025-05-13T14:42:35Z">
              <w:rPr>
                <w:rFonts w:hint="eastAsia" w:ascii="仿宋_GB2312" w:hAnsi="仿宋_GB2312" w:eastAsia="仿宋_GB2312" w:cs="仿宋_GB2312"/>
                <w:sz w:val="24"/>
                <w:szCs w:val="24"/>
                <w:lang w:val="en-US" w:eastAsia="zh-CN"/>
              </w:rPr>
            </w:rPrChange>
          </w:rPr>
          <w:t>数字化</w:t>
        </w:r>
      </w:ins>
      <w:ins w:id="388" w:author="心痕" w:date="2025-04-30T15:50:30Z">
        <w:r>
          <w:rPr>
            <w:rFonts w:hint="eastAsia" w:ascii="宋体" w:hAnsi="宋体" w:eastAsia="宋体" w:cs="宋体"/>
            <w:sz w:val="21"/>
            <w:szCs w:val="21"/>
            <w:lang w:val="en-US" w:eastAsia="zh-CN"/>
            <w:rPrChange w:id="389" w:author="user" w:date="2025-05-13T14:42:35Z">
              <w:rPr>
                <w:rFonts w:hint="eastAsia" w:ascii="仿宋_GB2312" w:hAnsi="仿宋_GB2312" w:eastAsia="仿宋_GB2312" w:cs="仿宋_GB2312"/>
                <w:sz w:val="24"/>
                <w:szCs w:val="24"/>
                <w:lang w:val="en-US" w:eastAsia="zh-CN"/>
              </w:rPr>
            </w:rPrChange>
          </w:rPr>
          <w:t>能力</w:t>
        </w:r>
      </w:ins>
      <w:ins w:id="390" w:author="心痕" w:date="2025-04-30T15:50:31Z">
        <w:r>
          <w:rPr>
            <w:rFonts w:hint="eastAsia" w:ascii="宋体" w:hAnsi="宋体" w:eastAsia="宋体" w:cs="宋体"/>
            <w:sz w:val="21"/>
            <w:szCs w:val="21"/>
            <w:lang w:val="en-US" w:eastAsia="zh-CN"/>
            <w:rPrChange w:id="391" w:author="user" w:date="2025-05-13T14:42:35Z">
              <w:rPr>
                <w:rFonts w:hint="eastAsia" w:ascii="仿宋_GB2312" w:hAnsi="仿宋_GB2312" w:eastAsia="仿宋_GB2312" w:cs="仿宋_GB2312"/>
                <w:sz w:val="24"/>
                <w:szCs w:val="24"/>
                <w:lang w:val="en-US" w:eastAsia="zh-CN"/>
              </w:rPr>
            </w:rPrChange>
          </w:rPr>
          <w:t>开发</w:t>
        </w:r>
      </w:ins>
      <w:ins w:id="392" w:author="心痕" w:date="2025-04-30T15:50:33Z">
        <w:r>
          <w:rPr>
            <w:rFonts w:hint="eastAsia" w:ascii="宋体" w:hAnsi="宋体" w:eastAsia="宋体" w:cs="宋体"/>
            <w:sz w:val="21"/>
            <w:szCs w:val="21"/>
            <w:lang w:val="en-US" w:eastAsia="zh-CN"/>
            <w:rPrChange w:id="393" w:author="user" w:date="2025-05-13T14:42:35Z">
              <w:rPr>
                <w:rFonts w:hint="eastAsia" w:ascii="仿宋_GB2312" w:hAnsi="仿宋_GB2312" w:eastAsia="仿宋_GB2312" w:cs="仿宋_GB2312"/>
                <w:sz w:val="24"/>
                <w:szCs w:val="24"/>
                <w:lang w:val="en-US" w:eastAsia="zh-CN"/>
              </w:rPr>
            </w:rPrChange>
          </w:rPr>
          <w:t>和</w:t>
        </w:r>
      </w:ins>
      <w:ins w:id="394" w:author="心痕" w:date="2024-12-23T11:08:57Z">
        <w:r>
          <w:rPr>
            <w:rFonts w:hint="eastAsia" w:ascii="宋体" w:hAnsi="宋体" w:eastAsia="宋体" w:cs="宋体"/>
            <w:sz w:val="21"/>
            <w:szCs w:val="21"/>
            <w:rPrChange w:id="395" w:author="user" w:date="2025-05-13T14:42:35Z">
              <w:rPr>
                <w:rFonts w:hint="eastAsia" w:ascii="仿宋_GB2312" w:hAnsi="仿宋_GB2312" w:eastAsia="仿宋_GB2312" w:cs="仿宋_GB2312"/>
                <w:sz w:val="24"/>
                <w:szCs w:val="24"/>
              </w:rPr>
            </w:rPrChange>
          </w:rPr>
          <w:t>交付工作</w:t>
        </w:r>
      </w:ins>
      <w:r>
        <w:rPr>
          <w:rFonts w:hint="eastAsia" w:ascii="宋体" w:hAnsi="宋体" w:eastAsia="宋体" w:cs="宋体"/>
          <w:color w:val="auto"/>
          <w:sz w:val="21"/>
          <w:szCs w:val="21"/>
          <w:highlight w:val="none"/>
          <w:rPrChange w:id="396" w:author="user" w:date="2025-05-13T14:42:35Z">
            <w:rPr>
              <w:rFonts w:hint="eastAsia" w:ascii="仿宋_GB2312" w:hAnsi="仿宋_GB2312" w:eastAsia="仿宋_GB2312" w:cs="仿宋_GB2312"/>
              <w:color w:val="auto"/>
              <w:sz w:val="24"/>
              <w:szCs w:val="24"/>
              <w:highlight w:val="none"/>
            </w:rPr>
          </w:rPrChange>
        </w:rPr>
        <w:t>，以</w:t>
      </w:r>
      <w:ins w:id="397" w:author="心痕" w:date="2024-12-30T16:35:25Z">
        <w:r>
          <w:rPr>
            <w:rFonts w:hint="eastAsia" w:ascii="宋体" w:hAnsi="宋体" w:eastAsia="宋体" w:cs="宋体"/>
            <w:color w:val="auto"/>
            <w:sz w:val="21"/>
            <w:szCs w:val="21"/>
            <w:highlight w:val="none"/>
            <w:lang w:val="en-US" w:eastAsia="zh-CN"/>
            <w:rPrChange w:id="398" w:author="user" w:date="2025-05-13T14:42:35Z">
              <w:rPr>
                <w:rFonts w:hint="eastAsia" w:ascii="仿宋_GB2312" w:hAnsi="仿宋_GB2312" w:eastAsia="仿宋_GB2312" w:cs="仿宋_GB2312"/>
                <w:color w:val="auto"/>
                <w:sz w:val="24"/>
                <w:szCs w:val="24"/>
                <w:highlight w:val="none"/>
                <w:lang w:val="en-US" w:eastAsia="zh-CN"/>
              </w:rPr>
            </w:rPrChange>
          </w:rPr>
          <w:t>驻场</w:t>
        </w:r>
      </w:ins>
      <w:r>
        <w:rPr>
          <w:rFonts w:hint="eastAsia" w:ascii="宋体" w:hAnsi="宋体" w:eastAsia="宋体" w:cs="宋体"/>
          <w:sz w:val="21"/>
          <w:szCs w:val="21"/>
          <w:rPrChange w:id="399" w:author="user" w:date="2025-05-13T14:42:35Z">
            <w:rPr>
              <w:rFonts w:hint="eastAsia" w:ascii="仿宋_GB2312" w:hAnsi="仿宋_GB2312" w:eastAsia="仿宋_GB2312" w:cs="仿宋_GB2312"/>
              <w:sz w:val="24"/>
              <w:szCs w:val="24"/>
            </w:rPr>
          </w:rPrChange>
        </w:rPr>
        <w:t>方式进行</w:t>
      </w:r>
      <w:ins w:id="400" w:author="张雪平" w:date="2024-11-13T21:35:16Z">
        <w:r>
          <w:rPr>
            <w:rFonts w:hint="eastAsia" w:ascii="宋体" w:hAnsi="宋体" w:eastAsia="宋体" w:cs="宋体"/>
            <w:sz w:val="21"/>
            <w:szCs w:val="21"/>
            <w:lang w:val="en-US" w:eastAsia="zh-CN"/>
            <w:rPrChange w:id="401" w:author="user" w:date="2025-05-13T14:42:35Z">
              <w:rPr>
                <w:rFonts w:hint="eastAsia" w:ascii="仿宋_GB2312" w:hAnsi="仿宋_GB2312" w:eastAsia="仿宋_GB2312" w:cs="仿宋_GB2312"/>
                <w:sz w:val="24"/>
                <w:szCs w:val="24"/>
                <w:lang w:val="en-US" w:eastAsia="zh-CN"/>
              </w:rPr>
            </w:rPrChange>
          </w:rPr>
          <w:t>开发</w:t>
        </w:r>
      </w:ins>
      <w:r>
        <w:rPr>
          <w:rFonts w:hint="eastAsia" w:ascii="宋体" w:hAnsi="宋体" w:eastAsia="宋体" w:cs="宋体"/>
          <w:sz w:val="21"/>
          <w:szCs w:val="21"/>
          <w:rPrChange w:id="402" w:author="user" w:date="2025-05-13T14:42:35Z">
            <w:rPr>
              <w:rFonts w:hint="eastAsia" w:ascii="仿宋_GB2312" w:hAnsi="仿宋_GB2312" w:eastAsia="仿宋_GB2312" w:cs="仿宋_GB2312"/>
              <w:sz w:val="24"/>
              <w:szCs w:val="24"/>
            </w:rPr>
          </w:rPrChange>
        </w:rPr>
        <w:t>服务</w:t>
      </w:r>
      <w:ins w:id="403" w:author="张雪平" w:date="2024-11-13T21:35:46Z">
        <w:r>
          <w:rPr>
            <w:rFonts w:hint="eastAsia" w:ascii="宋体" w:hAnsi="宋体" w:eastAsia="宋体" w:cs="宋体"/>
            <w:sz w:val="21"/>
            <w:szCs w:val="21"/>
            <w:lang w:val="en-US" w:eastAsia="zh-CN"/>
            <w:rPrChange w:id="404" w:author="user" w:date="2025-05-13T14:42:35Z">
              <w:rPr>
                <w:rFonts w:hint="eastAsia" w:ascii="仿宋_GB2312" w:hAnsi="仿宋_GB2312" w:eastAsia="仿宋_GB2312" w:cs="仿宋_GB2312"/>
                <w:sz w:val="24"/>
                <w:szCs w:val="24"/>
                <w:lang w:val="en-US" w:eastAsia="zh-CN"/>
              </w:rPr>
            </w:rPrChange>
          </w:rPr>
          <w:t>。</w:t>
        </w:r>
      </w:ins>
      <w:ins w:id="405" w:author="心痕" w:date="2024-12-30T16:35:15Z">
        <w:del w:id="406" w:author="user" w:date="2025-05-13T14:12:37Z">
          <w:r>
            <w:rPr>
              <w:rFonts w:hint="eastAsia" w:ascii="宋体" w:hAnsi="宋体" w:eastAsia="宋体" w:cs="宋体"/>
              <w:sz w:val="21"/>
              <w:szCs w:val="21"/>
              <w:lang w:val="en-US" w:eastAsia="zh-CN"/>
              <w:rPrChange w:id="407" w:author="user" w:date="2025-05-13T14:42:35Z">
                <w:rPr>
                  <w:rFonts w:hint="eastAsia" w:ascii="仿宋_GB2312" w:hAnsi="仿宋_GB2312" w:eastAsia="仿宋_GB2312" w:cs="仿宋_GB2312"/>
                  <w:sz w:val="24"/>
                  <w:szCs w:val="24"/>
                  <w:lang w:val="en-US" w:eastAsia="zh-CN"/>
                </w:rPr>
              </w:rPrChange>
            </w:rPr>
            <w:delText>招标人</w:delText>
          </w:r>
        </w:del>
      </w:ins>
      <w:ins w:id="408" w:author="user" w:date="2025-05-13T14:12:37Z">
        <w:r>
          <w:rPr>
            <w:rFonts w:hint="eastAsia" w:ascii="宋体" w:hAnsi="宋体" w:eastAsia="宋体" w:cs="宋体"/>
            <w:sz w:val="21"/>
            <w:szCs w:val="21"/>
            <w:lang w:val="en-US" w:eastAsia="zh-CN"/>
            <w:rPrChange w:id="409" w:author="user" w:date="2025-05-13T14:42:35Z">
              <w:rPr>
                <w:rFonts w:hint="eastAsia" w:ascii="仿宋_GB2312" w:hAnsi="仿宋_GB2312" w:eastAsia="仿宋_GB2312" w:cs="仿宋_GB2312"/>
                <w:sz w:val="24"/>
                <w:szCs w:val="24"/>
                <w:lang w:val="en-US" w:eastAsia="zh-CN"/>
              </w:rPr>
            </w:rPrChange>
          </w:rPr>
          <w:t>采购人</w:t>
        </w:r>
      </w:ins>
      <w:ins w:id="410" w:author="心痕" w:date="2024-12-30T16:35:15Z">
        <w:r>
          <w:rPr>
            <w:rFonts w:hint="eastAsia" w:ascii="宋体" w:hAnsi="宋体" w:eastAsia="宋体" w:cs="宋体"/>
            <w:sz w:val="21"/>
            <w:szCs w:val="21"/>
            <w:lang w:val="en-US" w:eastAsia="zh-CN"/>
            <w:rPrChange w:id="411" w:author="user" w:date="2025-05-13T14:42:35Z">
              <w:rPr>
                <w:rFonts w:hint="eastAsia" w:ascii="仿宋_GB2312" w:hAnsi="仿宋_GB2312" w:eastAsia="仿宋_GB2312" w:cs="仿宋_GB2312"/>
                <w:sz w:val="24"/>
                <w:szCs w:val="24"/>
                <w:lang w:val="en-US" w:eastAsia="zh-CN"/>
              </w:rPr>
            </w:rPrChange>
          </w:rPr>
          <w:t>不负责提供项目驻场场地，费用</w:t>
        </w:r>
      </w:ins>
      <w:ins w:id="412" w:author="心痕" w:date="2024-12-30T16:35:15Z">
        <w:del w:id="413" w:author="user" w:date="2025-05-13T14:12:47Z">
          <w:r>
            <w:rPr>
              <w:rFonts w:hint="eastAsia" w:ascii="宋体" w:hAnsi="宋体" w:eastAsia="宋体" w:cs="宋体"/>
              <w:sz w:val="21"/>
              <w:szCs w:val="21"/>
              <w:lang w:val="en-US" w:eastAsia="zh-CN"/>
              <w:rPrChange w:id="414" w:author="user" w:date="2025-05-13T14:42:35Z">
                <w:rPr>
                  <w:rFonts w:hint="eastAsia" w:ascii="仿宋_GB2312" w:hAnsi="仿宋_GB2312" w:eastAsia="仿宋_GB2312" w:cs="仿宋_GB2312"/>
                  <w:sz w:val="24"/>
                  <w:szCs w:val="24"/>
                  <w:lang w:val="en-US" w:eastAsia="zh-CN"/>
                </w:rPr>
              </w:rPrChange>
            </w:rPr>
            <w:delText>投标人</w:delText>
          </w:r>
        </w:del>
      </w:ins>
      <w:ins w:id="415" w:author="user" w:date="2025-05-13T14:12:47Z">
        <w:r>
          <w:rPr>
            <w:rFonts w:hint="eastAsia" w:ascii="宋体" w:hAnsi="宋体" w:eastAsia="宋体" w:cs="宋体"/>
            <w:sz w:val="21"/>
            <w:szCs w:val="21"/>
            <w:lang w:val="en-US" w:eastAsia="zh-CN"/>
            <w:rPrChange w:id="416" w:author="user" w:date="2025-05-13T14:42:35Z">
              <w:rPr>
                <w:rFonts w:hint="eastAsia" w:ascii="仿宋_GB2312" w:hAnsi="仿宋_GB2312" w:eastAsia="仿宋_GB2312" w:cs="仿宋_GB2312"/>
                <w:sz w:val="24"/>
                <w:szCs w:val="24"/>
                <w:lang w:val="en-US" w:eastAsia="zh-CN"/>
              </w:rPr>
            </w:rPrChange>
          </w:rPr>
          <w:t>供应商</w:t>
        </w:r>
      </w:ins>
      <w:ins w:id="417" w:author="心痕" w:date="2024-12-30T16:35:15Z">
        <w:r>
          <w:rPr>
            <w:rFonts w:hint="eastAsia" w:ascii="宋体" w:hAnsi="宋体" w:eastAsia="宋体" w:cs="宋体"/>
            <w:sz w:val="21"/>
            <w:szCs w:val="21"/>
            <w:lang w:val="en-US" w:eastAsia="zh-CN"/>
            <w:rPrChange w:id="418" w:author="user" w:date="2025-05-13T14:42:35Z">
              <w:rPr>
                <w:rFonts w:hint="eastAsia" w:ascii="仿宋_GB2312" w:hAnsi="仿宋_GB2312" w:eastAsia="仿宋_GB2312" w:cs="仿宋_GB2312"/>
                <w:sz w:val="24"/>
                <w:szCs w:val="24"/>
                <w:lang w:val="en-US" w:eastAsia="zh-CN"/>
              </w:rPr>
            </w:rPrChange>
          </w:rPr>
          <w:t>自理</w:t>
        </w:r>
      </w:ins>
      <w:ins w:id="419" w:author="心痕" w:date="2024-12-30T16:35:32Z">
        <w:r>
          <w:rPr>
            <w:rFonts w:hint="eastAsia" w:ascii="宋体" w:hAnsi="宋体" w:eastAsia="宋体" w:cs="宋体"/>
            <w:sz w:val="21"/>
            <w:szCs w:val="21"/>
            <w:lang w:val="en-US" w:eastAsia="zh-CN"/>
            <w:rPrChange w:id="420" w:author="user" w:date="2025-05-13T14:42:35Z">
              <w:rPr>
                <w:rFonts w:hint="eastAsia" w:ascii="仿宋_GB2312" w:hAnsi="仿宋_GB2312" w:eastAsia="仿宋_GB2312" w:cs="仿宋_GB2312"/>
                <w:sz w:val="24"/>
                <w:szCs w:val="24"/>
                <w:lang w:val="en-US" w:eastAsia="zh-CN"/>
              </w:rPr>
            </w:rPrChange>
          </w:rPr>
          <w:t>。</w:t>
        </w:r>
      </w:ins>
    </w:p>
    <w:p w14:paraId="55766D03">
      <w:pPr>
        <w:pStyle w:val="2"/>
        <w:rPr>
          <w:ins w:id="421" w:author="吴睿斌" w:date="2024-11-17T20:27:47Z"/>
          <w:rFonts w:hint="eastAsia" w:ascii="宋体" w:hAnsi="宋体" w:eastAsia="宋体" w:cs="宋体"/>
          <w:sz w:val="21"/>
          <w:szCs w:val="21"/>
          <w:lang w:val="en-US" w:eastAsia="zh-CN"/>
          <w:rPrChange w:id="422" w:author="user" w:date="2025-05-13T14:42:35Z">
            <w:rPr>
              <w:ins w:id="423" w:author="吴睿斌" w:date="2024-11-17T20:27:47Z"/>
              <w:rFonts w:hint="eastAsia" w:ascii="仿宋_GB2312" w:hAnsi="仿宋_GB2312" w:eastAsia="仿宋_GB2312" w:cs="仿宋_GB2312"/>
              <w:sz w:val="24"/>
              <w:szCs w:val="24"/>
              <w:lang w:val="en-US" w:eastAsia="zh-CN"/>
            </w:rPr>
          </w:rPrChange>
        </w:rPr>
      </w:pPr>
      <w:ins w:id="424" w:author="心痕" w:date="2024-12-23T11:01:52Z">
        <w:r>
          <w:rPr>
            <w:rFonts w:hint="eastAsia" w:ascii="宋体" w:hAnsi="宋体" w:eastAsia="宋体" w:cs="宋体"/>
            <w:sz w:val="21"/>
            <w:szCs w:val="21"/>
            <w:lang w:val="en-US" w:eastAsia="zh-CN"/>
            <w:rPrChange w:id="425" w:author="user" w:date="2025-05-13T14:42:35Z">
              <w:rPr>
                <w:rFonts w:hint="eastAsia" w:ascii="仿宋_GB2312" w:hAnsi="仿宋_GB2312" w:eastAsia="仿宋_GB2312" w:cs="仿宋_GB2312"/>
                <w:sz w:val="24"/>
                <w:szCs w:val="24"/>
                <w:lang w:val="en-US" w:eastAsia="zh-CN"/>
              </w:rPr>
            </w:rPrChange>
          </w:rPr>
          <w:t>应答：</w:t>
        </w:r>
      </w:ins>
    </w:p>
    <w:p w14:paraId="3508DE54">
      <w:pPr>
        <w:pStyle w:val="2"/>
        <w:rPr>
          <w:ins w:id="426" w:author="张雪平" w:date="2024-11-13T21:35:47Z"/>
          <w:rFonts w:hint="eastAsia" w:ascii="宋体" w:hAnsi="宋体" w:cs="宋体"/>
          <w:szCs w:val="21"/>
          <w:lang w:val="en-US" w:eastAsia="zh-CN"/>
          <w:rPrChange w:id="427" w:author="user" w:date="2025-05-13T14:42:35Z">
            <w:rPr>
              <w:ins w:id="428" w:author="张雪平" w:date="2024-11-13T21:35:47Z"/>
              <w:rFonts w:hint="eastAsia"/>
              <w:lang w:val="en-US" w:eastAsia="zh-CN"/>
            </w:rPr>
          </w:rPrChange>
        </w:rPr>
      </w:pPr>
    </w:p>
    <w:p w14:paraId="2DC4A52E">
      <w:pPr>
        <w:pStyle w:val="5"/>
        <w:adjustRightInd w:val="0"/>
        <w:snapToGrid w:val="0"/>
        <w:spacing w:before="156" w:beforeLines="50" w:after="0" w:line="360" w:lineRule="auto"/>
        <w:ind w:firstLine="422" w:firstLineChars="200"/>
        <w:textAlignment w:val="baseline"/>
        <w:rPr>
          <w:ins w:id="429" w:author="心痕" w:date="2025-05-07T14:37:55Z"/>
          <w:rFonts w:hint="eastAsia" w:ascii="宋体" w:hAnsi="宋体" w:eastAsia="宋体" w:cs="宋体"/>
          <w:kern w:val="0"/>
          <w:sz w:val="21"/>
          <w:szCs w:val="21"/>
          <w:rPrChange w:id="430" w:author="user" w:date="2025-05-13T14:42:35Z">
            <w:rPr>
              <w:ins w:id="431" w:author="心痕" w:date="2025-05-07T14:37:55Z"/>
              <w:rFonts w:hint="eastAsia" w:ascii="仿宋_GB2312" w:hAnsi="仿宋_GB2312" w:eastAsia="仿宋_GB2312" w:cs="仿宋_GB2312"/>
              <w:kern w:val="0"/>
              <w:szCs w:val="24"/>
            </w:rPr>
          </w:rPrChange>
        </w:rPr>
      </w:pPr>
      <w:ins w:id="432" w:author="心痕" w:date="2025-05-07T14:37:55Z">
        <w:bookmarkStart w:id="72" w:name="_Toc4825"/>
        <w:bookmarkStart w:id="73" w:name="_Toc96349730"/>
        <w:r>
          <w:rPr>
            <w:rFonts w:hint="eastAsia" w:ascii="宋体" w:hAnsi="宋体" w:eastAsia="宋体" w:cs="宋体"/>
            <w:kern w:val="0"/>
            <w:sz w:val="21"/>
            <w:szCs w:val="21"/>
            <w:rPrChange w:id="433" w:author="user" w:date="2025-05-13T14:42:35Z">
              <w:rPr>
                <w:rFonts w:hint="eastAsia" w:ascii="仿宋_GB2312" w:hAnsi="仿宋_GB2312" w:eastAsia="仿宋_GB2312" w:cs="仿宋_GB2312"/>
                <w:kern w:val="0"/>
                <w:szCs w:val="24"/>
              </w:rPr>
            </w:rPrChange>
          </w:rPr>
          <w:t>3.2 服务期限</w:t>
        </w:r>
      </w:ins>
    </w:p>
    <w:p w14:paraId="12930942">
      <w:pPr>
        <w:spacing w:after="93" w:afterLines="30" w:line="360" w:lineRule="auto"/>
        <w:ind w:firstLine="420" w:firstLineChars="200"/>
        <w:rPr>
          <w:ins w:id="434" w:author="心痕" w:date="2025-05-07T14:37:55Z"/>
          <w:rFonts w:hint="eastAsia" w:ascii="宋体" w:hAnsi="宋体" w:eastAsia="宋体" w:cs="宋体"/>
          <w:bCs/>
          <w:sz w:val="21"/>
          <w:szCs w:val="21"/>
          <w:rPrChange w:id="435" w:author="user" w:date="2025-05-13T14:42:35Z">
            <w:rPr>
              <w:ins w:id="436" w:author="心痕" w:date="2025-05-07T14:37:55Z"/>
              <w:rFonts w:hint="eastAsia" w:ascii="仿宋_GB2312" w:hAnsi="仿宋_GB2312" w:eastAsia="仿宋_GB2312" w:cs="仿宋_GB2312"/>
              <w:bCs/>
              <w:sz w:val="24"/>
              <w:szCs w:val="24"/>
            </w:rPr>
          </w:rPrChange>
        </w:rPr>
      </w:pPr>
      <w:ins w:id="437" w:author="心痕" w:date="2025-05-07T14:37:55Z">
        <w:r>
          <w:rPr>
            <w:rFonts w:hint="eastAsia" w:ascii="宋体" w:hAnsi="宋体" w:eastAsia="宋体" w:cs="宋体"/>
            <w:bCs/>
            <w:sz w:val="21"/>
            <w:szCs w:val="21"/>
            <w:rPrChange w:id="438" w:author="user" w:date="2025-05-13T14:42:35Z">
              <w:rPr>
                <w:rFonts w:hint="eastAsia" w:ascii="仿宋_GB2312" w:hAnsi="仿宋_GB2312" w:eastAsia="仿宋_GB2312" w:cs="仿宋_GB2312"/>
                <w:bCs/>
                <w:sz w:val="24"/>
                <w:szCs w:val="24"/>
              </w:rPr>
            </w:rPrChange>
          </w:rPr>
          <w:t>本项目服务周期为自合同签订之日起12个月。</w:t>
        </w:r>
      </w:ins>
    </w:p>
    <w:p w14:paraId="46B0FA1D">
      <w:pPr>
        <w:pStyle w:val="2"/>
        <w:rPr>
          <w:ins w:id="439" w:author="心痕" w:date="2025-05-07T14:37:55Z"/>
          <w:rFonts w:hint="eastAsia" w:ascii="宋体" w:hAnsi="宋体" w:eastAsia="宋体" w:cs="宋体"/>
          <w:sz w:val="21"/>
          <w:szCs w:val="21"/>
          <w:lang w:val="en-US" w:eastAsia="zh-CN"/>
          <w:rPrChange w:id="440" w:author="user" w:date="2025-05-13T14:42:35Z">
            <w:rPr>
              <w:ins w:id="441" w:author="心痕" w:date="2025-05-07T14:37:55Z"/>
              <w:rFonts w:hint="eastAsia" w:ascii="仿宋_GB2312" w:hAnsi="仿宋_GB2312" w:eastAsia="仿宋_GB2312" w:cs="仿宋_GB2312"/>
              <w:sz w:val="24"/>
              <w:szCs w:val="24"/>
              <w:lang w:val="en-US" w:eastAsia="zh-CN"/>
            </w:rPr>
          </w:rPrChange>
        </w:rPr>
      </w:pPr>
      <w:ins w:id="442" w:author="心痕" w:date="2025-05-07T14:37:55Z">
        <w:r>
          <w:rPr>
            <w:rFonts w:hint="eastAsia" w:ascii="宋体" w:hAnsi="宋体" w:eastAsia="宋体" w:cs="宋体"/>
            <w:sz w:val="21"/>
            <w:szCs w:val="21"/>
            <w:lang w:val="en-US" w:eastAsia="zh-CN"/>
            <w:rPrChange w:id="443" w:author="user" w:date="2025-05-13T14:42:35Z">
              <w:rPr>
                <w:rFonts w:hint="eastAsia" w:ascii="仿宋_GB2312" w:hAnsi="仿宋_GB2312" w:eastAsia="仿宋_GB2312" w:cs="仿宋_GB2312"/>
                <w:sz w:val="24"/>
                <w:szCs w:val="24"/>
                <w:lang w:val="en-US" w:eastAsia="zh-CN"/>
              </w:rPr>
            </w:rPrChange>
          </w:rPr>
          <w:t>应答：</w:t>
        </w:r>
      </w:ins>
    </w:p>
    <w:p w14:paraId="68E90158">
      <w:pPr>
        <w:pStyle w:val="2"/>
        <w:rPr>
          <w:ins w:id="444" w:author="心痕" w:date="2025-05-07T14:37:55Z"/>
          <w:rFonts w:hint="eastAsia" w:ascii="宋体" w:hAnsi="宋体" w:cs="宋体"/>
          <w:szCs w:val="21"/>
          <w:rPrChange w:id="445" w:author="user" w:date="2025-05-13T14:42:35Z">
            <w:rPr>
              <w:ins w:id="446" w:author="心痕" w:date="2025-05-07T14:37:55Z"/>
              <w:rFonts w:hint="eastAsia"/>
            </w:rPr>
          </w:rPrChange>
        </w:rPr>
      </w:pPr>
    </w:p>
    <w:p w14:paraId="32CBDF4A">
      <w:pPr>
        <w:pStyle w:val="5"/>
        <w:adjustRightInd w:val="0"/>
        <w:snapToGrid w:val="0"/>
        <w:spacing w:before="156" w:beforeLines="50" w:after="0" w:line="360" w:lineRule="auto"/>
        <w:ind w:firstLine="422" w:firstLineChars="200"/>
        <w:textAlignment w:val="baseline"/>
        <w:rPr>
          <w:rFonts w:hint="eastAsia" w:ascii="宋体" w:hAnsi="宋体" w:eastAsia="宋体" w:cs="宋体"/>
          <w:kern w:val="0"/>
          <w:sz w:val="21"/>
          <w:szCs w:val="21"/>
          <w:rPrChange w:id="447" w:author="user" w:date="2025-05-13T14:42:35Z">
            <w:rPr>
              <w:rFonts w:hint="eastAsia" w:ascii="仿宋_GB2312" w:hAnsi="仿宋_GB2312" w:eastAsia="仿宋_GB2312" w:cs="仿宋_GB2312"/>
              <w:kern w:val="0"/>
              <w:szCs w:val="24"/>
            </w:rPr>
          </w:rPrChange>
        </w:rPr>
      </w:pPr>
      <w:r>
        <w:rPr>
          <w:rFonts w:hint="eastAsia" w:ascii="宋体" w:hAnsi="宋体" w:eastAsia="宋体" w:cs="宋体"/>
          <w:kern w:val="0"/>
          <w:sz w:val="21"/>
          <w:szCs w:val="21"/>
          <w:rPrChange w:id="448" w:author="user" w:date="2025-05-13T14:42:35Z">
            <w:rPr>
              <w:rFonts w:hint="eastAsia" w:ascii="仿宋_GB2312" w:hAnsi="仿宋_GB2312" w:eastAsia="仿宋_GB2312" w:cs="仿宋_GB2312"/>
              <w:kern w:val="0"/>
              <w:szCs w:val="24"/>
            </w:rPr>
          </w:rPrChange>
        </w:rPr>
        <w:t>3.3 服务人员要求</w:t>
      </w:r>
      <w:bookmarkEnd w:id="72"/>
      <w:bookmarkEnd w:id="73"/>
    </w:p>
    <w:p w14:paraId="335608F1">
      <w:pPr>
        <w:spacing w:line="360" w:lineRule="auto"/>
        <w:ind w:firstLine="420" w:firstLineChars="200"/>
        <w:rPr>
          <w:ins w:id="449" w:author="吴睿斌" w:date="2024-11-17T20:28:00Z"/>
          <w:rFonts w:hint="eastAsia" w:ascii="宋体" w:hAnsi="宋体" w:eastAsia="宋体" w:cs="宋体"/>
          <w:bCs/>
          <w:sz w:val="21"/>
          <w:szCs w:val="21"/>
          <w:rPrChange w:id="450" w:author="user" w:date="2025-05-13T14:42:35Z">
            <w:rPr>
              <w:ins w:id="451" w:author="吴睿斌" w:date="2024-11-17T20:28:00Z"/>
              <w:rFonts w:hint="eastAsia" w:ascii="仿宋_GB2312" w:hAnsi="仿宋_GB2312" w:eastAsia="仿宋_GB2312" w:cs="仿宋_GB2312"/>
              <w:bCs/>
              <w:sz w:val="24"/>
              <w:szCs w:val="24"/>
            </w:rPr>
          </w:rPrChange>
        </w:rPr>
      </w:pPr>
      <w:ins w:id="452" w:author="张雪平" w:date="2024-11-13T21:54:47Z">
        <w:r>
          <w:rPr>
            <w:rFonts w:hint="eastAsia" w:ascii="宋体" w:hAnsi="宋体" w:eastAsia="宋体" w:cs="宋体"/>
            <w:bCs/>
            <w:sz w:val="21"/>
            <w:szCs w:val="21"/>
            <w:highlight w:val="none"/>
            <w:lang w:eastAsia="zh-CN"/>
            <w:rPrChange w:id="453" w:author="user" w:date="2025-05-13T14:42:35Z">
              <w:rPr>
                <w:rFonts w:hint="eastAsia" w:ascii="仿宋_GB2312" w:hAnsi="仿宋_GB2312" w:eastAsia="仿宋_GB2312" w:cs="仿宋_GB2312"/>
                <w:bCs/>
                <w:sz w:val="24"/>
                <w:szCs w:val="24"/>
                <w:highlight w:val="none"/>
                <w:lang w:eastAsia="zh-CN"/>
              </w:rPr>
            </w:rPrChange>
          </w:rPr>
          <w:t>供应商</w:t>
        </w:r>
      </w:ins>
      <w:r>
        <w:rPr>
          <w:rFonts w:hint="eastAsia" w:ascii="宋体" w:hAnsi="宋体" w:eastAsia="宋体" w:cs="宋体"/>
          <w:bCs/>
          <w:sz w:val="21"/>
          <w:szCs w:val="21"/>
          <w:highlight w:val="none"/>
          <w:rPrChange w:id="454" w:author="user" w:date="2025-05-13T14:42:35Z">
            <w:rPr>
              <w:rFonts w:hint="eastAsia" w:ascii="仿宋_GB2312" w:hAnsi="仿宋_GB2312" w:eastAsia="仿宋_GB2312" w:cs="仿宋_GB2312"/>
              <w:bCs/>
              <w:sz w:val="24"/>
              <w:szCs w:val="24"/>
              <w:highlight w:val="none"/>
            </w:rPr>
          </w:rPrChange>
        </w:rPr>
        <w:t>投入本项目的服务团队成员需包括：项目经理1名及项目</w:t>
      </w:r>
      <w:ins w:id="455" w:author="张雪平" w:date="2024-11-13T21:20:28Z">
        <w:r>
          <w:rPr>
            <w:rFonts w:hint="eastAsia" w:ascii="宋体" w:hAnsi="宋体" w:eastAsia="宋体" w:cs="宋体"/>
            <w:bCs/>
            <w:sz w:val="21"/>
            <w:szCs w:val="21"/>
            <w:highlight w:val="none"/>
            <w:lang w:val="en-US" w:eastAsia="zh-CN"/>
            <w:rPrChange w:id="456" w:author="user" w:date="2025-05-13T14:42:35Z">
              <w:rPr>
                <w:rFonts w:hint="eastAsia" w:ascii="仿宋_GB2312" w:hAnsi="仿宋_GB2312" w:eastAsia="仿宋_GB2312" w:cs="仿宋_GB2312"/>
                <w:bCs/>
                <w:sz w:val="24"/>
                <w:szCs w:val="24"/>
                <w:highlight w:val="none"/>
                <w:lang w:val="en-US" w:eastAsia="zh-CN"/>
              </w:rPr>
            </w:rPrChange>
          </w:rPr>
          <w:t>驻场</w:t>
        </w:r>
      </w:ins>
      <w:r>
        <w:rPr>
          <w:rFonts w:hint="eastAsia" w:ascii="宋体" w:hAnsi="宋体" w:eastAsia="宋体" w:cs="宋体"/>
          <w:bCs/>
          <w:sz w:val="21"/>
          <w:szCs w:val="21"/>
          <w:highlight w:val="none"/>
          <w:rPrChange w:id="457" w:author="user" w:date="2025-05-13T14:42:35Z">
            <w:rPr>
              <w:rFonts w:hint="eastAsia" w:ascii="仿宋_GB2312" w:hAnsi="仿宋_GB2312" w:eastAsia="仿宋_GB2312" w:cs="仿宋_GB2312"/>
              <w:bCs/>
              <w:sz w:val="24"/>
              <w:szCs w:val="24"/>
              <w:highlight w:val="none"/>
            </w:rPr>
          </w:rPrChange>
        </w:rPr>
        <w:t>服务人员</w:t>
      </w:r>
      <w:ins w:id="458" w:author="心痕" w:date="2025-05-09T15:15:46Z">
        <w:r>
          <w:rPr>
            <w:rFonts w:hint="eastAsia" w:ascii="宋体" w:hAnsi="宋体" w:eastAsia="宋体" w:cs="宋体"/>
            <w:bCs/>
            <w:sz w:val="21"/>
            <w:szCs w:val="21"/>
            <w:highlight w:val="none"/>
            <w:lang w:val="en-US" w:eastAsia="zh-CN"/>
            <w:rPrChange w:id="459" w:author="user" w:date="2025-05-13T14:42:35Z">
              <w:rPr>
                <w:rFonts w:hint="eastAsia" w:ascii="仿宋_GB2312" w:hAnsi="仿宋_GB2312" w:eastAsia="仿宋_GB2312" w:cs="仿宋_GB2312"/>
                <w:bCs/>
                <w:sz w:val="24"/>
                <w:szCs w:val="24"/>
                <w:highlight w:val="none"/>
                <w:lang w:val="en-US" w:eastAsia="zh-CN"/>
              </w:rPr>
            </w:rPrChange>
          </w:rPr>
          <w:t>1</w:t>
        </w:r>
      </w:ins>
      <w:ins w:id="460" w:author="心痕" w:date="2025-05-09T15:25:17Z">
        <w:r>
          <w:rPr>
            <w:rFonts w:hint="eastAsia" w:ascii="宋体" w:hAnsi="宋体" w:eastAsia="宋体" w:cs="宋体"/>
            <w:bCs/>
            <w:sz w:val="21"/>
            <w:szCs w:val="21"/>
            <w:highlight w:val="none"/>
            <w:lang w:val="en-US" w:eastAsia="zh-CN"/>
            <w:rPrChange w:id="461" w:author="user" w:date="2025-05-13T14:42:35Z">
              <w:rPr>
                <w:rFonts w:hint="eastAsia" w:ascii="仿宋_GB2312" w:hAnsi="仿宋_GB2312" w:eastAsia="仿宋_GB2312" w:cs="仿宋_GB2312"/>
                <w:bCs/>
                <w:sz w:val="24"/>
                <w:szCs w:val="24"/>
                <w:highlight w:val="none"/>
                <w:lang w:val="en-US" w:eastAsia="zh-CN"/>
              </w:rPr>
            </w:rPrChange>
          </w:rPr>
          <w:t>0</w:t>
        </w:r>
      </w:ins>
      <w:r>
        <w:rPr>
          <w:rFonts w:hint="eastAsia" w:ascii="宋体" w:hAnsi="宋体" w:eastAsia="宋体" w:cs="宋体"/>
          <w:bCs/>
          <w:sz w:val="21"/>
          <w:szCs w:val="21"/>
          <w:highlight w:val="none"/>
          <w:rPrChange w:id="462" w:author="user" w:date="2025-05-13T14:42:35Z">
            <w:rPr>
              <w:rFonts w:hint="eastAsia" w:ascii="仿宋_GB2312" w:hAnsi="仿宋_GB2312" w:eastAsia="仿宋_GB2312" w:cs="仿宋_GB2312"/>
              <w:bCs/>
              <w:sz w:val="24"/>
              <w:szCs w:val="24"/>
              <w:highlight w:val="none"/>
            </w:rPr>
          </w:rPrChange>
        </w:rPr>
        <w:t>名</w:t>
      </w:r>
      <w:ins w:id="463" w:author="张雪平" w:date="2024-11-13T21:20:32Z">
        <w:r>
          <w:rPr>
            <w:rFonts w:hint="eastAsia" w:ascii="宋体" w:hAnsi="宋体" w:eastAsia="宋体" w:cs="宋体"/>
            <w:bCs/>
            <w:sz w:val="21"/>
            <w:szCs w:val="21"/>
            <w:highlight w:val="none"/>
            <w:lang w:eastAsia="zh-CN"/>
            <w:rPrChange w:id="464" w:author="user" w:date="2025-05-13T14:42:35Z">
              <w:rPr>
                <w:rFonts w:hint="eastAsia" w:ascii="仿宋_GB2312" w:hAnsi="仿宋_GB2312" w:eastAsia="仿宋_GB2312" w:cs="仿宋_GB2312"/>
                <w:bCs/>
                <w:sz w:val="24"/>
                <w:szCs w:val="24"/>
                <w:highlight w:val="none"/>
                <w:lang w:eastAsia="zh-CN"/>
              </w:rPr>
            </w:rPrChange>
          </w:rPr>
          <w:t>，</w:t>
        </w:r>
      </w:ins>
      <w:ins w:id="465" w:author="张雪平" w:date="2024-11-13T21:20:33Z">
        <w:r>
          <w:rPr>
            <w:rFonts w:hint="eastAsia" w:ascii="宋体" w:hAnsi="宋体" w:eastAsia="宋体" w:cs="宋体"/>
            <w:bCs/>
            <w:sz w:val="21"/>
            <w:szCs w:val="21"/>
            <w:highlight w:val="none"/>
            <w:lang w:val="en-US" w:eastAsia="zh-CN"/>
            <w:rPrChange w:id="466" w:author="user" w:date="2025-05-13T14:42:35Z">
              <w:rPr>
                <w:rFonts w:hint="eastAsia" w:ascii="仿宋_GB2312" w:hAnsi="仿宋_GB2312" w:eastAsia="仿宋_GB2312" w:cs="仿宋_GB2312"/>
                <w:bCs/>
                <w:sz w:val="24"/>
                <w:szCs w:val="24"/>
                <w:highlight w:val="none"/>
                <w:lang w:val="en-US" w:eastAsia="zh-CN"/>
              </w:rPr>
            </w:rPrChange>
          </w:rPr>
          <w:t>驻场</w:t>
        </w:r>
      </w:ins>
      <w:ins w:id="467" w:author="张雪平" w:date="2024-11-13T21:20:36Z">
        <w:r>
          <w:rPr>
            <w:rFonts w:hint="eastAsia" w:ascii="宋体" w:hAnsi="宋体" w:eastAsia="宋体" w:cs="宋体"/>
            <w:bCs/>
            <w:sz w:val="21"/>
            <w:szCs w:val="21"/>
            <w:highlight w:val="none"/>
            <w:lang w:val="en-US" w:eastAsia="zh-CN"/>
            <w:rPrChange w:id="468" w:author="user" w:date="2025-05-13T14:42:35Z">
              <w:rPr>
                <w:rFonts w:hint="eastAsia" w:ascii="仿宋_GB2312" w:hAnsi="仿宋_GB2312" w:eastAsia="仿宋_GB2312" w:cs="仿宋_GB2312"/>
                <w:bCs/>
                <w:sz w:val="24"/>
                <w:szCs w:val="24"/>
                <w:highlight w:val="none"/>
                <w:lang w:val="en-US" w:eastAsia="zh-CN"/>
              </w:rPr>
            </w:rPrChange>
          </w:rPr>
          <w:t>地</w:t>
        </w:r>
      </w:ins>
      <w:ins w:id="469" w:author="张雪平" w:date="2024-11-13T21:20:38Z">
        <w:r>
          <w:rPr>
            <w:rFonts w:hint="eastAsia" w:ascii="宋体" w:hAnsi="宋体" w:eastAsia="宋体" w:cs="宋体"/>
            <w:bCs/>
            <w:sz w:val="21"/>
            <w:szCs w:val="21"/>
            <w:highlight w:val="none"/>
            <w:lang w:val="en-US" w:eastAsia="zh-CN"/>
            <w:rPrChange w:id="470" w:author="user" w:date="2025-05-13T14:42:35Z">
              <w:rPr>
                <w:rFonts w:hint="eastAsia" w:ascii="仿宋_GB2312" w:hAnsi="仿宋_GB2312" w:eastAsia="仿宋_GB2312" w:cs="仿宋_GB2312"/>
                <w:bCs/>
                <w:sz w:val="24"/>
                <w:szCs w:val="24"/>
                <w:highlight w:val="none"/>
                <w:lang w:val="en-US" w:eastAsia="zh-CN"/>
              </w:rPr>
            </w:rPrChange>
          </w:rPr>
          <w:t>为</w:t>
        </w:r>
      </w:ins>
      <w:ins w:id="471" w:author="张雪平" w:date="2024-11-13T21:54:23Z">
        <w:r>
          <w:rPr>
            <w:rFonts w:hint="eastAsia" w:ascii="宋体" w:hAnsi="宋体" w:eastAsia="宋体" w:cs="宋体"/>
            <w:bCs/>
            <w:sz w:val="21"/>
            <w:szCs w:val="21"/>
            <w:highlight w:val="none"/>
            <w:lang w:val="en-US" w:eastAsia="zh-CN"/>
            <w:rPrChange w:id="472" w:author="user" w:date="2025-05-13T14:42:35Z">
              <w:rPr>
                <w:rFonts w:hint="eastAsia" w:ascii="仿宋_GB2312" w:hAnsi="仿宋_GB2312" w:eastAsia="仿宋_GB2312" w:cs="仿宋_GB2312"/>
                <w:bCs/>
                <w:sz w:val="24"/>
                <w:szCs w:val="24"/>
                <w:highlight w:val="none"/>
                <w:lang w:val="en-US" w:eastAsia="zh-CN"/>
              </w:rPr>
            </w:rPrChange>
          </w:rPr>
          <w:t>采购人</w:t>
        </w:r>
      </w:ins>
      <w:ins w:id="473" w:author="张雪平" w:date="2024-11-13T21:20:52Z">
        <w:r>
          <w:rPr>
            <w:rFonts w:hint="eastAsia" w:ascii="宋体" w:hAnsi="宋体" w:eastAsia="宋体" w:cs="宋体"/>
            <w:bCs/>
            <w:sz w:val="21"/>
            <w:szCs w:val="21"/>
            <w:highlight w:val="none"/>
            <w:lang w:val="en-US" w:eastAsia="zh-CN"/>
            <w:rPrChange w:id="474" w:author="user" w:date="2025-05-13T14:42:35Z">
              <w:rPr>
                <w:rFonts w:hint="eastAsia" w:ascii="仿宋_GB2312" w:hAnsi="仿宋_GB2312" w:eastAsia="仿宋_GB2312" w:cs="仿宋_GB2312"/>
                <w:bCs/>
                <w:sz w:val="24"/>
                <w:szCs w:val="24"/>
                <w:highlight w:val="none"/>
                <w:lang w:val="en-US" w:eastAsia="zh-CN"/>
              </w:rPr>
            </w:rPrChange>
          </w:rPr>
          <w:t>指定</w:t>
        </w:r>
      </w:ins>
      <w:ins w:id="475" w:author="张雪平" w:date="2024-11-13T21:21:11Z">
        <w:r>
          <w:rPr>
            <w:rFonts w:hint="eastAsia" w:ascii="宋体" w:hAnsi="宋体" w:eastAsia="宋体" w:cs="宋体"/>
            <w:bCs/>
            <w:sz w:val="21"/>
            <w:szCs w:val="21"/>
            <w:highlight w:val="none"/>
            <w:lang w:val="en-US" w:eastAsia="zh-CN"/>
            <w:rPrChange w:id="476" w:author="user" w:date="2025-05-13T14:42:35Z">
              <w:rPr>
                <w:rFonts w:hint="eastAsia" w:ascii="仿宋_GB2312" w:hAnsi="仿宋_GB2312" w:eastAsia="仿宋_GB2312" w:cs="仿宋_GB2312"/>
                <w:bCs/>
                <w:sz w:val="24"/>
                <w:szCs w:val="24"/>
                <w:highlight w:val="none"/>
                <w:lang w:val="en-US" w:eastAsia="zh-CN"/>
              </w:rPr>
            </w:rPrChange>
          </w:rPr>
          <w:t>的</w:t>
        </w:r>
      </w:ins>
      <w:ins w:id="477" w:author="张雪平" w:date="2024-11-13T21:20:40Z">
        <w:r>
          <w:rPr>
            <w:rFonts w:hint="eastAsia" w:ascii="宋体" w:hAnsi="宋体" w:eastAsia="宋体" w:cs="宋体"/>
            <w:bCs/>
            <w:sz w:val="21"/>
            <w:szCs w:val="21"/>
            <w:highlight w:val="none"/>
            <w:lang w:val="en-US" w:eastAsia="zh-CN"/>
            <w:rPrChange w:id="478" w:author="user" w:date="2025-05-13T14:42:35Z">
              <w:rPr>
                <w:rFonts w:hint="eastAsia" w:ascii="仿宋_GB2312" w:hAnsi="仿宋_GB2312" w:eastAsia="仿宋_GB2312" w:cs="仿宋_GB2312"/>
                <w:bCs/>
                <w:sz w:val="24"/>
                <w:szCs w:val="24"/>
                <w:highlight w:val="none"/>
                <w:lang w:val="en-US" w:eastAsia="zh-CN"/>
              </w:rPr>
            </w:rPrChange>
          </w:rPr>
          <w:t>北京市</w:t>
        </w:r>
      </w:ins>
      <w:ins w:id="479" w:author="张雪平" w:date="2024-11-13T21:20:42Z">
        <w:r>
          <w:rPr>
            <w:rFonts w:hint="eastAsia" w:ascii="宋体" w:hAnsi="宋体" w:eastAsia="宋体" w:cs="宋体"/>
            <w:bCs/>
            <w:sz w:val="21"/>
            <w:szCs w:val="21"/>
            <w:highlight w:val="none"/>
            <w:lang w:val="en-US" w:eastAsia="zh-CN"/>
            <w:rPrChange w:id="480" w:author="user" w:date="2025-05-13T14:42:35Z">
              <w:rPr>
                <w:rFonts w:hint="eastAsia" w:ascii="仿宋_GB2312" w:hAnsi="仿宋_GB2312" w:eastAsia="仿宋_GB2312" w:cs="仿宋_GB2312"/>
                <w:bCs/>
                <w:sz w:val="24"/>
                <w:szCs w:val="24"/>
                <w:highlight w:val="none"/>
                <w:lang w:val="en-US" w:eastAsia="zh-CN"/>
              </w:rPr>
            </w:rPrChange>
          </w:rPr>
          <w:t>区</w:t>
        </w:r>
      </w:ins>
      <w:ins w:id="481" w:author="张雪平" w:date="2024-11-13T21:21:07Z">
        <w:r>
          <w:rPr>
            <w:rFonts w:hint="eastAsia" w:ascii="宋体" w:hAnsi="宋体" w:eastAsia="宋体" w:cs="宋体"/>
            <w:bCs/>
            <w:sz w:val="21"/>
            <w:szCs w:val="21"/>
            <w:highlight w:val="none"/>
            <w:lang w:val="en-US" w:eastAsia="zh-CN"/>
            <w:rPrChange w:id="482" w:author="user" w:date="2025-05-13T14:42:35Z">
              <w:rPr>
                <w:rFonts w:hint="eastAsia" w:ascii="仿宋_GB2312" w:hAnsi="仿宋_GB2312" w:eastAsia="仿宋_GB2312" w:cs="仿宋_GB2312"/>
                <w:bCs/>
                <w:sz w:val="24"/>
                <w:szCs w:val="24"/>
                <w:highlight w:val="none"/>
                <w:lang w:val="en-US" w:eastAsia="zh-CN"/>
              </w:rPr>
            </w:rPrChange>
          </w:rPr>
          <w:t>内</w:t>
        </w:r>
      </w:ins>
      <w:ins w:id="483" w:author="吴睿斌" w:date="2024-11-14T07:26:46Z">
        <w:r>
          <w:rPr>
            <w:rFonts w:hint="eastAsia" w:ascii="宋体" w:hAnsi="宋体" w:eastAsia="宋体" w:cs="宋体"/>
            <w:bCs/>
            <w:sz w:val="21"/>
            <w:szCs w:val="21"/>
            <w:highlight w:val="none"/>
            <w:lang w:val="en-US" w:eastAsia="zh-CN"/>
            <w:rPrChange w:id="484" w:author="user" w:date="2025-05-13T14:42:35Z">
              <w:rPr>
                <w:rFonts w:hint="eastAsia" w:ascii="仿宋_GB2312" w:hAnsi="仿宋_GB2312" w:eastAsia="仿宋_GB2312" w:cs="仿宋_GB2312"/>
                <w:bCs/>
                <w:sz w:val="24"/>
                <w:szCs w:val="24"/>
                <w:highlight w:val="none"/>
                <w:lang w:val="en-US" w:eastAsia="zh-CN"/>
              </w:rPr>
            </w:rPrChange>
          </w:rPr>
          <w:t>，</w:t>
        </w:r>
      </w:ins>
      <w:ins w:id="485" w:author="吴睿斌" w:date="2024-11-14T07:27:24Z">
        <w:r>
          <w:rPr>
            <w:rFonts w:hint="eastAsia" w:ascii="宋体" w:hAnsi="宋体" w:eastAsia="宋体" w:cs="宋体"/>
            <w:bCs/>
            <w:sz w:val="21"/>
            <w:szCs w:val="21"/>
            <w:highlight w:val="none"/>
            <w:lang w:val="en-US" w:eastAsia="zh-CN"/>
            <w:rPrChange w:id="486" w:author="user" w:date="2025-05-13T14:42:35Z">
              <w:rPr>
                <w:rFonts w:hint="eastAsia" w:ascii="仿宋_GB2312" w:hAnsi="仿宋_GB2312" w:eastAsia="仿宋_GB2312" w:cs="仿宋_GB2312"/>
                <w:bCs/>
                <w:sz w:val="24"/>
                <w:szCs w:val="24"/>
                <w:highlight w:val="none"/>
                <w:lang w:val="en-US" w:eastAsia="zh-CN"/>
              </w:rPr>
            </w:rPrChange>
          </w:rPr>
          <w:t>项目经理</w:t>
        </w:r>
      </w:ins>
      <w:ins w:id="487" w:author="吴睿斌" w:date="2024-11-14T07:27:25Z">
        <w:r>
          <w:rPr>
            <w:rFonts w:hint="eastAsia" w:ascii="宋体" w:hAnsi="宋体" w:eastAsia="宋体" w:cs="宋体"/>
            <w:bCs/>
            <w:sz w:val="21"/>
            <w:szCs w:val="21"/>
            <w:highlight w:val="none"/>
            <w:lang w:val="en-US" w:eastAsia="zh-CN"/>
            <w:rPrChange w:id="488" w:author="user" w:date="2025-05-13T14:42:35Z">
              <w:rPr>
                <w:rFonts w:hint="eastAsia" w:ascii="仿宋_GB2312" w:hAnsi="仿宋_GB2312" w:eastAsia="仿宋_GB2312" w:cs="仿宋_GB2312"/>
                <w:bCs/>
                <w:sz w:val="24"/>
                <w:szCs w:val="24"/>
                <w:highlight w:val="none"/>
                <w:lang w:val="en-US" w:eastAsia="zh-CN"/>
              </w:rPr>
            </w:rPrChange>
          </w:rPr>
          <w:t>及</w:t>
        </w:r>
      </w:ins>
      <w:ins w:id="489" w:author="吴睿斌" w:date="2024-11-14T07:27:30Z">
        <w:r>
          <w:rPr>
            <w:rFonts w:hint="eastAsia" w:ascii="宋体" w:hAnsi="宋体" w:eastAsia="宋体" w:cs="宋体"/>
            <w:bCs/>
            <w:sz w:val="21"/>
            <w:szCs w:val="21"/>
            <w:highlight w:val="none"/>
            <w:lang w:val="en-US" w:eastAsia="zh-CN"/>
            <w:rPrChange w:id="490" w:author="user" w:date="2025-05-13T14:42:35Z">
              <w:rPr>
                <w:rFonts w:hint="eastAsia" w:ascii="仿宋_GB2312" w:hAnsi="仿宋_GB2312" w:eastAsia="仿宋_GB2312" w:cs="仿宋_GB2312"/>
                <w:bCs/>
                <w:sz w:val="24"/>
                <w:szCs w:val="24"/>
                <w:highlight w:val="none"/>
                <w:lang w:val="en-US" w:eastAsia="zh-CN"/>
              </w:rPr>
            </w:rPrChange>
          </w:rPr>
          <w:t>项目服务</w:t>
        </w:r>
      </w:ins>
      <w:ins w:id="491" w:author="吴睿斌" w:date="2024-11-14T07:27:32Z">
        <w:r>
          <w:rPr>
            <w:rFonts w:hint="eastAsia" w:ascii="宋体" w:hAnsi="宋体" w:eastAsia="宋体" w:cs="宋体"/>
            <w:bCs/>
            <w:sz w:val="21"/>
            <w:szCs w:val="21"/>
            <w:highlight w:val="none"/>
            <w:lang w:val="en-US" w:eastAsia="zh-CN"/>
            <w:rPrChange w:id="492" w:author="user" w:date="2025-05-13T14:42:35Z">
              <w:rPr>
                <w:rFonts w:hint="eastAsia" w:ascii="仿宋_GB2312" w:hAnsi="仿宋_GB2312" w:eastAsia="仿宋_GB2312" w:cs="仿宋_GB2312"/>
                <w:bCs/>
                <w:sz w:val="24"/>
                <w:szCs w:val="24"/>
                <w:highlight w:val="none"/>
                <w:lang w:val="en-US" w:eastAsia="zh-CN"/>
              </w:rPr>
            </w:rPrChange>
          </w:rPr>
          <w:t>团队</w:t>
        </w:r>
      </w:ins>
      <w:ins w:id="493" w:author="吴睿斌" w:date="2024-11-14T07:27:34Z">
        <w:r>
          <w:rPr>
            <w:rFonts w:hint="eastAsia" w:ascii="宋体" w:hAnsi="宋体" w:eastAsia="宋体" w:cs="宋体"/>
            <w:bCs/>
            <w:sz w:val="21"/>
            <w:szCs w:val="21"/>
            <w:highlight w:val="none"/>
            <w:lang w:val="en-US" w:eastAsia="zh-CN"/>
            <w:rPrChange w:id="494" w:author="user" w:date="2025-05-13T14:42:35Z">
              <w:rPr>
                <w:rFonts w:hint="eastAsia" w:ascii="仿宋_GB2312" w:hAnsi="仿宋_GB2312" w:eastAsia="仿宋_GB2312" w:cs="仿宋_GB2312"/>
                <w:bCs/>
                <w:sz w:val="24"/>
                <w:szCs w:val="24"/>
                <w:highlight w:val="none"/>
                <w:lang w:val="en-US" w:eastAsia="zh-CN"/>
              </w:rPr>
            </w:rPrChange>
          </w:rPr>
          <w:t>须</w:t>
        </w:r>
      </w:ins>
      <w:ins w:id="495" w:author="吴睿斌" w:date="2024-11-14T07:28:29Z">
        <w:r>
          <w:rPr>
            <w:rFonts w:hint="eastAsia" w:ascii="宋体" w:hAnsi="宋体" w:eastAsia="宋体" w:cs="宋体"/>
            <w:bCs/>
            <w:sz w:val="21"/>
            <w:szCs w:val="21"/>
            <w:highlight w:val="none"/>
            <w:lang w:val="en-US" w:eastAsia="zh-CN"/>
            <w:rPrChange w:id="496" w:author="user" w:date="2025-05-13T14:42:35Z">
              <w:rPr>
                <w:rFonts w:hint="eastAsia" w:ascii="仿宋_GB2312" w:hAnsi="仿宋_GB2312" w:eastAsia="仿宋_GB2312" w:cs="仿宋_GB2312"/>
                <w:bCs/>
                <w:sz w:val="24"/>
                <w:szCs w:val="24"/>
                <w:highlight w:val="none"/>
                <w:lang w:val="en-US" w:eastAsia="zh-CN"/>
              </w:rPr>
            </w:rPrChange>
          </w:rPr>
          <w:t>严格</w:t>
        </w:r>
      </w:ins>
      <w:ins w:id="497" w:author="吴睿斌" w:date="2024-11-14T07:27:37Z">
        <w:r>
          <w:rPr>
            <w:rFonts w:hint="eastAsia" w:ascii="宋体" w:hAnsi="宋体" w:eastAsia="宋体" w:cs="宋体"/>
            <w:bCs/>
            <w:sz w:val="21"/>
            <w:szCs w:val="21"/>
            <w:highlight w:val="none"/>
            <w:lang w:val="en-US" w:eastAsia="zh-CN"/>
            <w:rPrChange w:id="498" w:author="user" w:date="2025-05-13T14:42:35Z">
              <w:rPr>
                <w:rFonts w:hint="eastAsia" w:ascii="仿宋_GB2312" w:hAnsi="仿宋_GB2312" w:eastAsia="仿宋_GB2312" w:cs="仿宋_GB2312"/>
                <w:bCs/>
                <w:sz w:val="24"/>
                <w:szCs w:val="24"/>
                <w:highlight w:val="none"/>
                <w:lang w:val="en-US" w:eastAsia="zh-CN"/>
              </w:rPr>
            </w:rPrChange>
          </w:rPr>
          <w:t>遵守</w:t>
        </w:r>
      </w:ins>
      <w:ins w:id="499" w:author="吴睿斌" w:date="2024-11-14T07:27:39Z">
        <w:r>
          <w:rPr>
            <w:rFonts w:hint="eastAsia" w:ascii="宋体" w:hAnsi="宋体" w:eastAsia="宋体" w:cs="宋体"/>
            <w:bCs/>
            <w:sz w:val="21"/>
            <w:szCs w:val="21"/>
            <w:highlight w:val="none"/>
            <w:lang w:val="en-US" w:eastAsia="zh-CN"/>
            <w:rPrChange w:id="500" w:author="user" w:date="2025-05-13T14:42:35Z">
              <w:rPr>
                <w:rFonts w:hint="eastAsia" w:ascii="仿宋_GB2312" w:hAnsi="仿宋_GB2312" w:eastAsia="仿宋_GB2312" w:cs="仿宋_GB2312"/>
                <w:bCs/>
                <w:sz w:val="24"/>
                <w:szCs w:val="24"/>
                <w:highlight w:val="none"/>
                <w:lang w:val="en-US" w:eastAsia="zh-CN"/>
              </w:rPr>
            </w:rPrChange>
          </w:rPr>
          <w:t>采购人</w:t>
        </w:r>
      </w:ins>
      <w:ins w:id="501" w:author="吴睿斌" w:date="2024-11-14T12:38:08Z">
        <w:r>
          <w:rPr>
            <w:rFonts w:hint="eastAsia" w:ascii="宋体" w:hAnsi="宋体" w:eastAsia="宋体" w:cs="宋体"/>
            <w:bCs/>
            <w:sz w:val="21"/>
            <w:szCs w:val="21"/>
            <w:highlight w:val="none"/>
            <w:lang w:val="en-US" w:eastAsia="zh-CN"/>
            <w:rPrChange w:id="502" w:author="user" w:date="2025-05-13T14:42:35Z">
              <w:rPr>
                <w:rFonts w:hint="eastAsia" w:ascii="仿宋_GB2312" w:hAnsi="仿宋_GB2312" w:eastAsia="仿宋_GB2312" w:cs="仿宋_GB2312"/>
                <w:bCs/>
                <w:sz w:val="24"/>
                <w:szCs w:val="24"/>
                <w:highlight w:val="none"/>
                <w:lang w:val="en-US" w:eastAsia="zh-CN"/>
              </w:rPr>
            </w:rPrChange>
          </w:rPr>
          <w:t>团队</w:t>
        </w:r>
      </w:ins>
      <w:ins w:id="503" w:author="吴睿斌" w:date="2024-11-14T07:27:51Z">
        <w:r>
          <w:rPr>
            <w:rFonts w:hint="eastAsia" w:ascii="宋体" w:hAnsi="宋体" w:eastAsia="宋体" w:cs="宋体"/>
            <w:bCs/>
            <w:sz w:val="21"/>
            <w:szCs w:val="21"/>
            <w:highlight w:val="none"/>
            <w:lang w:val="en-US" w:eastAsia="zh-CN"/>
            <w:rPrChange w:id="504" w:author="user" w:date="2025-05-13T14:42:35Z">
              <w:rPr>
                <w:rFonts w:hint="eastAsia" w:ascii="仿宋_GB2312" w:hAnsi="仿宋_GB2312" w:eastAsia="仿宋_GB2312" w:cs="仿宋_GB2312"/>
                <w:bCs/>
                <w:sz w:val="24"/>
                <w:szCs w:val="24"/>
                <w:highlight w:val="none"/>
                <w:lang w:val="en-US" w:eastAsia="zh-CN"/>
              </w:rPr>
            </w:rPrChange>
          </w:rPr>
          <w:t>考勤</w:t>
        </w:r>
      </w:ins>
      <w:ins w:id="505" w:author="吴睿斌" w:date="2024-11-14T07:28:24Z">
        <w:r>
          <w:rPr>
            <w:rFonts w:hint="eastAsia" w:ascii="宋体" w:hAnsi="宋体" w:eastAsia="宋体" w:cs="宋体"/>
            <w:bCs/>
            <w:sz w:val="21"/>
            <w:szCs w:val="21"/>
            <w:highlight w:val="none"/>
            <w:lang w:val="en-US" w:eastAsia="zh-CN"/>
            <w:rPrChange w:id="506" w:author="user" w:date="2025-05-13T14:42:35Z">
              <w:rPr>
                <w:rFonts w:hint="eastAsia" w:ascii="仿宋_GB2312" w:hAnsi="仿宋_GB2312" w:eastAsia="仿宋_GB2312" w:cs="仿宋_GB2312"/>
                <w:bCs/>
                <w:sz w:val="24"/>
                <w:szCs w:val="24"/>
                <w:highlight w:val="none"/>
                <w:lang w:val="en-US" w:eastAsia="zh-CN"/>
              </w:rPr>
            </w:rPrChange>
          </w:rPr>
          <w:t>管理办法</w:t>
        </w:r>
      </w:ins>
      <w:r>
        <w:rPr>
          <w:rFonts w:hint="eastAsia" w:ascii="宋体" w:hAnsi="宋体" w:eastAsia="宋体" w:cs="宋体"/>
          <w:bCs/>
          <w:sz w:val="21"/>
          <w:szCs w:val="21"/>
          <w:highlight w:val="none"/>
          <w:rPrChange w:id="507" w:author="user" w:date="2025-05-13T14:42:35Z">
            <w:rPr>
              <w:rFonts w:hint="eastAsia" w:ascii="仿宋_GB2312" w:hAnsi="仿宋_GB2312" w:eastAsia="仿宋_GB2312" w:cs="仿宋_GB2312"/>
              <w:bCs/>
              <w:sz w:val="24"/>
              <w:szCs w:val="24"/>
              <w:highlight w:val="none"/>
            </w:rPr>
          </w:rPrChange>
        </w:rPr>
        <w:t>。</w:t>
      </w:r>
      <w:ins w:id="508" w:author="张雪平" w:date="2024-11-13T21:54:47Z">
        <w:r>
          <w:rPr>
            <w:rFonts w:hint="eastAsia" w:ascii="宋体" w:hAnsi="宋体" w:eastAsia="宋体" w:cs="宋体"/>
            <w:bCs/>
            <w:sz w:val="21"/>
            <w:szCs w:val="21"/>
            <w:highlight w:val="none"/>
            <w:lang w:eastAsia="zh-CN"/>
            <w:rPrChange w:id="509" w:author="user" w:date="2025-05-13T14:42:35Z">
              <w:rPr>
                <w:rFonts w:hint="eastAsia" w:ascii="仿宋_GB2312" w:hAnsi="仿宋_GB2312" w:eastAsia="仿宋_GB2312" w:cs="仿宋_GB2312"/>
                <w:bCs/>
                <w:sz w:val="24"/>
                <w:szCs w:val="24"/>
                <w:highlight w:val="none"/>
                <w:lang w:eastAsia="zh-CN"/>
              </w:rPr>
            </w:rPrChange>
          </w:rPr>
          <w:t>供应</w:t>
        </w:r>
      </w:ins>
      <w:ins w:id="510" w:author="张雪平" w:date="2024-11-13T21:54:47Z">
        <w:r>
          <w:rPr>
            <w:rFonts w:hint="eastAsia" w:ascii="宋体" w:hAnsi="宋体" w:eastAsia="宋体" w:cs="宋体"/>
            <w:bCs/>
            <w:sz w:val="21"/>
            <w:szCs w:val="21"/>
            <w:lang w:eastAsia="zh-CN"/>
            <w:rPrChange w:id="511" w:author="user" w:date="2025-05-13T14:42:35Z">
              <w:rPr>
                <w:rFonts w:hint="eastAsia" w:ascii="仿宋_GB2312" w:hAnsi="仿宋_GB2312" w:eastAsia="仿宋_GB2312" w:cs="仿宋_GB2312"/>
                <w:bCs/>
                <w:sz w:val="24"/>
                <w:szCs w:val="24"/>
                <w:lang w:eastAsia="zh-CN"/>
              </w:rPr>
            </w:rPrChange>
          </w:rPr>
          <w:t>商</w:t>
        </w:r>
      </w:ins>
      <w:r>
        <w:rPr>
          <w:rFonts w:hint="eastAsia" w:ascii="宋体" w:hAnsi="宋体" w:eastAsia="宋体" w:cs="宋体"/>
          <w:bCs/>
          <w:sz w:val="21"/>
          <w:szCs w:val="21"/>
          <w:rPrChange w:id="512" w:author="user" w:date="2025-05-13T14:42:35Z">
            <w:rPr>
              <w:rFonts w:hint="eastAsia" w:ascii="仿宋_GB2312" w:hAnsi="仿宋_GB2312" w:eastAsia="仿宋_GB2312" w:cs="仿宋_GB2312"/>
              <w:bCs/>
              <w:sz w:val="24"/>
              <w:szCs w:val="24"/>
            </w:rPr>
          </w:rPrChange>
        </w:rPr>
        <w:t>须提供项目服务团队全部人员名单、身份证、</w:t>
      </w:r>
      <w:ins w:id="513" w:author="吴睿斌" w:date="2024-11-19T10:08:28Z">
        <w:r>
          <w:rPr>
            <w:rFonts w:hint="eastAsia" w:ascii="宋体" w:hAnsi="宋体" w:eastAsia="宋体" w:cs="宋体"/>
            <w:bCs/>
            <w:color w:val="auto"/>
            <w:sz w:val="21"/>
            <w:szCs w:val="21"/>
            <w:highlight w:val="none"/>
            <w:lang w:eastAsia="zh-CN"/>
            <w:rPrChange w:id="514" w:author="user" w:date="2025-05-13T14:42:35Z">
              <w:rPr>
                <w:rFonts w:hint="eastAsia" w:ascii="仿宋_GB2312" w:hAnsi="仿宋_GB2312" w:eastAsia="仿宋_GB2312" w:cs="仿宋_GB2312"/>
                <w:bCs/>
                <w:color w:val="auto"/>
                <w:sz w:val="24"/>
                <w:szCs w:val="24"/>
                <w:highlight w:val="none"/>
                <w:lang w:eastAsia="zh-CN"/>
              </w:rPr>
            </w:rPrChange>
          </w:rPr>
          <w:t>社保机构出具的</w:t>
        </w:r>
      </w:ins>
      <w:ins w:id="515" w:author="小黄" w:date="2024-11-19T19:37:52Z">
        <w:r>
          <w:rPr>
            <w:rFonts w:hint="eastAsia" w:ascii="宋体" w:hAnsi="宋体" w:eastAsia="宋体" w:cs="宋体"/>
            <w:bCs/>
            <w:color w:val="auto"/>
            <w:sz w:val="21"/>
            <w:szCs w:val="21"/>
            <w:highlight w:val="none"/>
            <w:lang w:val="en-US" w:eastAsia="zh-CN"/>
            <w:rPrChange w:id="516" w:author="user" w:date="2025-05-13T14:42:35Z">
              <w:rPr>
                <w:rFonts w:hint="eastAsia" w:ascii="仿宋_GB2312" w:hAnsi="仿宋_GB2312" w:eastAsia="仿宋_GB2312" w:cs="仿宋_GB2312"/>
                <w:bCs/>
                <w:color w:val="auto"/>
                <w:sz w:val="24"/>
                <w:szCs w:val="24"/>
                <w:highlight w:val="none"/>
                <w:lang w:val="en-US" w:eastAsia="zh-CN"/>
              </w:rPr>
            </w:rPrChange>
          </w:rPr>
          <w:t>自</w:t>
        </w:r>
      </w:ins>
      <w:ins w:id="517" w:author="小黄" w:date="2024-11-19T19:37:54Z">
        <w:r>
          <w:rPr>
            <w:rFonts w:hint="eastAsia" w:ascii="宋体" w:hAnsi="宋体" w:eastAsia="宋体" w:cs="宋体"/>
            <w:bCs/>
            <w:color w:val="auto"/>
            <w:sz w:val="21"/>
            <w:szCs w:val="21"/>
            <w:highlight w:val="none"/>
            <w:lang w:val="en-US" w:eastAsia="zh-CN"/>
            <w:rPrChange w:id="518" w:author="user" w:date="2025-05-13T14:42:35Z">
              <w:rPr>
                <w:rFonts w:hint="eastAsia" w:ascii="仿宋_GB2312" w:hAnsi="仿宋_GB2312" w:eastAsia="仿宋_GB2312" w:cs="仿宋_GB2312"/>
                <w:bCs/>
                <w:color w:val="auto"/>
                <w:sz w:val="24"/>
                <w:szCs w:val="24"/>
                <w:highlight w:val="none"/>
                <w:lang w:val="en-US" w:eastAsia="zh-CN"/>
              </w:rPr>
            </w:rPrChange>
          </w:rPr>
          <w:t>2</w:t>
        </w:r>
      </w:ins>
      <w:ins w:id="519" w:author="小黄" w:date="2024-11-19T19:37:55Z">
        <w:r>
          <w:rPr>
            <w:rFonts w:hint="eastAsia" w:ascii="宋体" w:hAnsi="宋体" w:eastAsia="宋体" w:cs="宋体"/>
            <w:bCs/>
            <w:color w:val="auto"/>
            <w:sz w:val="21"/>
            <w:szCs w:val="21"/>
            <w:highlight w:val="none"/>
            <w:lang w:val="en-US" w:eastAsia="zh-CN"/>
            <w:rPrChange w:id="520" w:author="user" w:date="2025-05-13T14:42:35Z">
              <w:rPr>
                <w:rFonts w:hint="eastAsia" w:ascii="仿宋_GB2312" w:hAnsi="仿宋_GB2312" w:eastAsia="仿宋_GB2312" w:cs="仿宋_GB2312"/>
                <w:bCs/>
                <w:color w:val="auto"/>
                <w:sz w:val="24"/>
                <w:szCs w:val="24"/>
                <w:highlight w:val="none"/>
                <w:lang w:val="en-US" w:eastAsia="zh-CN"/>
              </w:rPr>
            </w:rPrChange>
          </w:rPr>
          <w:t>02</w:t>
        </w:r>
      </w:ins>
      <w:ins w:id="521" w:author="小黄" w:date="2024-11-19T19:37:56Z">
        <w:r>
          <w:rPr>
            <w:rFonts w:hint="eastAsia" w:ascii="宋体" w:hAnsi="宋体" w:eastAsia="宋体" w:cs="宋体"/>
            <w:bCs/>
            <w:color w:val="auto"/>
            <w:sz w:val="21"/>
            <w:szCs w:val="21"/>
            <w:highlight w:val="none"/>
            <w:lang w:val="en-US" w:eastAsia="zh-CN"/>
            <w:rPrChange w:id="522" w:author="user" w:date="2025-05-13T14:42:35Z">
              <w:rPr>
                <w:rFonts w:hint="eastAsia" w:ascii="仿宋_GB2312" w:hAnsi="仿宋_GB2312" w:eastAsia="仿宋_GB2312" w:cs="仿宋_GB2312"/>
                <w:bCs/>
                <w:color w:val="auto"/>
                <w:sz w:val="24"/>
                <w:szCs w:val="24"/>
                <w:highlight w:val="none"/>
                <w:lang w:val="en-US" w:eastAsia="zh-CN"/>
              </w:rPr>
            </w:rPrChange>
          </w:rPr>
          <w:t>4年</w:t>
        </w:r>
      </w:ins>
      <w:ins w:id="523" w:author="心痕" w:date="2025-04-30T15:51:09Z">
        <w:del w:id="524" w:author="user" w:date="2025-05-14T10:22:17Z">
          <w:r>
            <w:rPr>
              <w:rFonts w:hint="default" w:ascii="宋体" w:hAnsi="宋体" w:eastAsia="宋体" w:cs="宋体"/>
              <w:bCs/>
              <w:color w:val="auto"/>
              <w:sz w:val="21"/>
              <w:szCs w:val="21"/>
              <w:highlight w:val="none"/>
              <w:lang w:val="en-US" w:eastAsia="zh-CN"/>
              <w:rPrChange w:id="525" w:author="user" w:date="2025-05-13T14:42:35Z">
                <w:rPr>
                  <w:rFonts w:hint="eastAsia" w:ascii="仿宋_GB2312" w:hAnsi="仿宋_GB2312" w:eastAsia="仿宋_GB2312" w:cs="仿宋_GB2312"/>
                  <w:bCs/>
                  <w:color w:val="auto"/>
                  <w:sz w:val="24"/>
                  <w:szCs w:val="24"/>
                  <w:highlight w:val="none"/>
                  <w:lang w:val="en-US" w:eastAsia="zh-CN"/>
                </w:rPr>
              </w:rPrChange>
            </w:rPr>
            <w:delText>11</w:delText>
          </w:r>
        </w:del>
      </w:ins>
      <w:ins w:id="526" w:author="心痕" w:date="2025-04-30T15:51:10Z">
        <w:del w:id="527" w:author="user" w:date="2025-05-14T10:22:17Z">
          <w:r>
            <w:rPr>
              <w:rFonts w:hint="default" w:ascii="宋体" w:hAnsi="宋体" w:eastAsia="宋体" w:cs="宋体"/>
              <w:bCs/>
              <w:color w:val="auto"/>
              <w:sz w:val="21"/>
              <w:szCs w:val="21"/>
              <w:highlight w:val="none"/>
              <w:lang w:val="en-US" w:eastAsia="zh-CN"/>
              <w:rPrChange w:id="528" w:author="user" w:date="2025-05-13T14:42:35Z">
                <w:rPr>
                  <w:rFonts w:hint="eastAsia" w:ascii="仿宋_GB2312" w:hAnsi="仿宋_GB2312" w:eastAsia="仿宋_GB2312" w:cs="仿宋_GB2312"/>
                  <w:bCs/>
                  <w:color w:val="auto"/>
                  <w:sz w:val="24"/>
                  <w:szCs w:val="24"/>
                  <w:highlight w:val="none"/>
                  <w:lang w:val="en-US" w:eastAsia="zh-CN"/>
                </w:rPr>
              </w:rPrChange>
            </w:rPr>
            <w:delText>月1</w:delText>
          </w:r>
        </w:del>
      </w:ins>
      <w:ins w:id="529" w:author="心痕" w:date="2025-04-30T15:51:13Z">
        <w:del w:id="530" w:author="user" w:date="2025-05-14T10:22:17Z">
          <w:r>
            <w:rPr>
              <w:rFonts w:hint="default" w:ascii="宋体" w:hAnsi="宋体" w:eastAsia="宋体" w:cs="宋体"/>
              <w:bCs/>
              <w:color w:val="auto"/>
              <w:sz w:val="21"/>
              <w:szCs w:val="21"/>
              <w:highlight w:val="none"/>
              <w:lang w:val="en-US" w:eastAsia="zh-CN"/>
              <w:rPrChange w:id="531" w:author="user" w:date="2025-05-13T14:42:35Z">
                <w:rPr>
                  <w:rFonts w:hint="eastAsia" w:ascii="仿宋_GB2312" w:hAnsi="仿宋_GB2312" w:eastAsia="仿宋_GB2312" w:cs="仿宋_GB2312"/>
                  <w:bCs/>
                  <w:color w:val="auto"/>
                  <w:sz w:val="24"/>
                  <w:szCs w:val="24"/>
                  <w:highlight w:val="none"/>
                  <w:lang w:val="en-US" w:eastAsia="zh-CN"/>
                </w:rPr>
              </w:rPrChange>
            </w:rPr>
            <w:delText>日</w:delText>
          </w:r>
        </w:del>
      </w:ins>
      <w:ins w:id="532" w:author="小黄" w:date="2024-11-19T19:38:08Z">
        <w:del w:id="533" w:author="user" w:date="2025-05-14T10:22:17Z">
          <w:r>
            <w:rPr>
              <w:rFonts w:hint="default" w:ascii="宋体" w:hAnsi="宋体" w:eastAsia="宋体" w:cs="宋体"/>
              <w:bCs/>
              <w:color w:val="auto"/>
              <w:sz w:val="21"/>
              <w:szCs w:val="21"/>
              <w:highlight w:val="none"/>
              <w:lang w:val="en-US" w:eastAsia="zh-CN"/>
              <w:rPrChange w:id="534" w:author="user" w:date="2025-05-13T14:42:35Z">
                <w:rPr>
                  <w:rFonts w:hint="eastAsia" w:ascii="仿宋_GB2312" w:hAnsi="仿宋_GB2312" w:eastAsia="仿宋_GB2312" w:cs="仿宋_GB2312"/>
                  <w:bCs/>
                  <w:color w:val="auto"/>
                  <w:sz w:val="24"/>
                  <w:szCs w:val="24"/>
                  <w:highlight w:val="none"/>
                  <w:lang w:val="en-US" w:eastAsia="zh-CN"/>
                </w:rPr>
              </w:rPrChange>
            </w:rPr>
            <w:delText>，</w:delText>
          </w:r>
        </w:del>
      </w:ins>
      <w:ins w:id="535" w:author="user" w:date="2025-05-14T10:22:17Z">
        <w:r>
          <w:rPr>
            <w:rFonts w:hint="eastAsia" w:ascii="宋体" w:hAnsi="宋体" w:cs="宋体"/>
            <w:bCs/>
            <w:color w:val="auto"/>
            <w:sz w:val="21"/>
            <w:szCs w:val="21"/>
            <w:highlight w:val="none"/>
            <w:lang w:val="en-US" w:eastAsia="zh-CN"/>
          </w:rPr>
          <w:t>12</w:t>
        </w:r>
      </w:ins>
      <w:ins w:id="536" w:author="user" w:date="2025-05-14T10:22:18Z">
        <w:r>
          <w:rPr>
            <w:rFonts w:hint="eastAsia" w:ascii="宋体" w:hAnsi="宋体" w:cs="宋体"/>
            <w:bCs/>
            <w:color w:val="auto"/>
            <w:sz w:val="21"/>
            <w:szCs w:val="21"/>
            <w:highlight w:val="none"/>
            <w:lang w:val="en-US" w:eastAsia="zh-CN"/>
          </w:rPr>
          <w:t>月</w:t>
        </w:r>
      </w:ins>
      <w:ins w:id="537" w:author="user" w:date="2025-05-14T10:22:20Z">
        <w:r>
          <w:rPr>
            <w:rFonts w:hint="eastAsia" w:ascii="宋体" w:hAnsi="宋体" w:cs="宋体"/>
            <w:bCs/>
            <w:color w:val="auto"/>
            <w:sz w:val="21"/>
            <w:szCs w:val="21"/>
            <w:highlight w:val="none"/>
            <w:lang w:val="en-US" w:eastAsia="zh-CN"/>
          </w:rPr>
          <w:t>至今</w:t>
        </w:r>
      </w:ins>
      <w:ins w:id="538" w:author="小黄" w:date="2024-11-19T19:37:48Z">
        <w:r>
          <w:rPr>
            <w:rFonts w:hint="eastAsia" w:ascii="宋体" w:hAnsi="宋体" w:eastAsia="宋体" w:cs="宋体"/>
            <w:bCs/>
            <w:color w:val="auto"/>
            <w:sz w:val="21"/>
            <w:szCs w:val="21"/>
            <w:highlight w:val="none"/>
            <w:lang w:val="en-US" w:eastAsia="zh-CN"/>
            <w:rPrChange w:id="539" w:author="user" w:date="2025-05-13T14:42:35Z">
              <w:rPr>
                <w:rFonts w:hint="eastAsia" w:ascii="仿宋_GB2312" w:hAnsi="仿宋_GB2312" w:eastAsia="仿宋_GB2312" w:cs="仿宋_GB2312"/>
                <w:bCs/>
                <w:color w:val="auto"/>
                <w:sz w:val="24"/>
                <w:szCs w:val="24"/>
                <w:highlight w:val="none"/>
                <w:lang w:val="en-US" w:eastAsia="zh-CN"/>
              </w:rPr>
            </w:rPrChange>
          </w:rPr>
          <w:t>连续</w:t>
        </w:r>
      </w:ins>
      <w:ins w:id="540" w:author="心痕" w:date="2025-05-09T15:16:09Z">
        <w:r>
          <w:rPr>
            <w:rFonts w:hint="eastAsia" w:ascii="宋体" w:hAnsi="宋体" w:eastAsia="宋体" w:cs="宋体"/>
            <w:bCs/>
            <w:color w:val="auto"/>
            <w:sz w:val="21"/>
            <w:szCs w:val="21"/>
            <w:highlight w:val="none"/>
            <w:lang w:val="en-US" w:eastAsia="zh-CN"/>
            <w:rPrChange w:id="541" w:author="user" w:date="2025-05-13T14:42:35Z">
              <w:rPr>
                <w:rFonts w:hint="eastAsia" w:ascii="仿宋_GB2312" w:hAnsi="仿宋_GB2312" w:eastAsia="仿宋_GB2312" w:cs="仿宋_GB2312"/>
                <w:bCs/>
                <w:color w:val="auto"/>
                <w:sz w:val="24"/>
                <w:szCs w:val="24"/>
                <w:highlight w:val="none"/>
                <w:lang w:val="en-US" w:eastAsia="zh-CN"/>
              </w:rPr>
            </w:rPrChange>
          </w:rPr>
          <w:t>3</w:t>
        </w:r>
      </w:ins>
      <w:ins w:id="542" w:author="吴睿斌" w:date="2024-11-19T10:08:28Z">
        <w:r>
          <w:rPr>
            <w:rFonts w:hint="eastAsia" w:ascii="宋体" w:hAnsi="宋体" w:eastAsia="宋体" w:cs="宋体"/>
            <w:bCs/>
            <w:color w:val="auto"/>
            <w:sz w:val="21"/>
            <w:szCs w:val="21"/>
            <w:highlight w:val="none"/>
            <w:lang w:eastAsia="zh-CN"/>
            <w:rPrChange w:id="543" w:author="user" w:date="2025-05-13T14:42:35Z">
              <w:rPr>
                <w:rFonts w:hint="eastAsia" w:ascii="仿宋_GB2312" w:hAnsi="仿宋_GB2312" w:eastAsia="仿宋_GB2312" w:cs="仿宋_GB2312"/>
                <w:bCs/>
                <w:color w:val="auto"/>
                <w:sz w:val="24"/>
                <w:szCs w:val="24"/>
                <w:highlight w:val="none"/>
                <w:lang w:eastAsia="zh-CN"/>
              </w:rPr>
            </w:rPrChange>
          </w:rPr>
          <w:t>个月的社保缴纳证明（社保缴纳单位应与</w:t>
        </w:r>
      </w:ins>
      <w:ins w:id="544" w:author="小黄" w:date="2024-11-19T16:21:16Z">
        <w:r>
          <w:rPr>
            <w:rFonts w:hint="eastAsia" w:ascii="宋体" w:hAnsi="宋体" w:eastAsia="宋体" w:cs="宋体"/>
            <w:bCs/>
            <w:color w:val="auto"/>
            <w:sz w:val="21"/>
            <w:szCs w:val="21"/>
            <w:highlight w:val="none"/>
            <w:lang w:val="en-US" w:eastAsia="zh-CN"/>
            <w:rPrChange w:id="545" w:author="user" w:date="2025-05-13T14:42:35Z">
              <w:rPr>
                <w:rFonts w:hint="eastAsia" w:ascii="仿宋_GB2312" w:hAnsi="仿宋_GB2312" w:eastAsia="仿宋_GB2312" w:cs="仿宋_GB2312"/>
                <w:bCs/>
                <w:color w:val="auto"/>
                <w:sz w:val="24"/>
                <w:szCs w:val="24"/>
                <w:highlight w:val="none"/>
                <w:lang w:val="en-US" w:eastAsia="zh-CN"/>
              </w:rPr>
            </w:rPrChange>
          </w:rPr>
          <w:t>供应商</w:t>
        </w:r>
      </w:ins>
      <w:ins w:id="546" w:author="吴睿斌" w:date="2024-11-19T10:08:28Z">
        <w:r>
          <w:rPr>
            <w:rFonts w:hint="eastAsia" w:ascii="宋体" w:hAnsi="宋体" w:eastAsia="宋体" w:cs="宋体"/>
            <w:bCs/>
            <w:color w:val="auto"/>
            <w:sz w:val="21"/>
            <w:szCs w:val="21"/>
            <w:highlight w:val="none"/>
            <w:lang w:eastAsia="zh-CN"/>
            <w:rPrChange w:id="547" w:author="user" w:date="2025-05-13T14:42:35Z">
              <w:rPr>
                <w:rFonts w:hint="eastAsia" w:ascii="仿宋_GB2312" w:hAnsi="仿宋_GB2312" w:eastAsia="仿宋_GB2312" w:cs="仿宋_GB2312"/>
                <w:bCs/>
                <w:color w:val="auto"/>
                <w:sz w:val="24"/>
                <w:szCs w:val="24"/>
                <w:highlight w:val="none"/>
                <w:lang w:eastAsia="zh-CN"/>
              </w:rPr>
            </w:rPrChange>
          </w:rPr>
          <w:t>名称一致）</w:t>
        </w:r>
      </w:ins>
      <w:ins w:id="548" w:author="吴睿斌" w:date="2024-11-19T10:08:28Z">
        <w:r>
          <w:rPr>
            <w:rFonts w:hint="eastAsia" w:ascii="宋体" w:hAnsi="宋体" w:eastAsia="宋体" w:cs="宋体"/>
            <w:bCs/>
            <w:sz w:val="21"/>
            <w:szCs w:val="21"/>
            <w:highlight w:val="none"/>
            <w:lang w:eastAsia="zh-CN"/>
            <w:rPrChange w:id="549" w:author="user" w:date="2025-05-13T14:42:35Z">
              <w:rPr>
                <w:rFonts w:hint="eastAsia" w:ascii="仿宋_GB2312" w:hAnsi="仿宋_GB2312" w:eastAsia="仿宋_GB2312" w:cs="仿宋_GB2312"/>
                <w:bCs/>
                <w:sz w:val="24"/>
                <w:szCs w:val="24"/>
                <w:highlight w:val="none"/>
                <w:lang w:eastAsia="zh-CN"/>
              </w:rPr>
            </w:rPrChange>
          </w:rPr>
          <w:t>。</w:t>
        </w:r>
      </w:ins>
    </w:p>
    <w:p w14:paraId="22EF5D3D">
      <w:pPr>
        <w:pStyle w:val="2"/>
        <w:rPr>
          <w:rFonts w:hint="eastAsia" w:ascii="宋体" w:hAnsi="宋体" w:cs="宋体"/>
          <w:szCs w:val="21"/>
          <w:rPrChange w:id="550" w:author="user" w:date="2025-05-13T14:42:35Z">
            <w:rPr>
              <w:rFonts w:hint="eastAsia"/>
            </w:rPr>
          </w:rPrChange>
        </w:rPr>
      </w:pPr>
    </w:p>
    <w:p w14:paraId="62764C8A">
      <w:pPr>
        <w:spacing w:after="93" w:afterLines="30" w:line="360" w:lineRule="auto"/>
        <w:ind w:firstLine="420" w:firstLineChars="200"/>
        <w:rPr>
          <w:ins w:id="551" w:author="吴睿斌" w:date="2024-11-15T09:25:49Z"/>
          <w:rFonts w:hint="eastAsia" w:ascii="宋体" w:hAnsi="宋体" w:eastAsia="宋体" w:cs="宋体"/>
          <w:kern w:val="0"/>
          <w:sz w:val="21"/>
          <w:szCs w:val="21"/>
          <w:shd w:val="clear" w:color="auto" w:fill="FFFFFF"/>
          <w:lang w:val="en-US" w:eastAsia="zh-CN"/>
          <w:rPrChange w:id="552" w:author="user" w:date="2025-05-13T14:42:35Z">
            <w:rPr>
              <w:ins w:id="553" w:author="吴睿斌" w:date="2024-11-15T09:25:49Z"/>
              <w:rFonts w:hint="default" w:ascii="仿宋_GB2312" w:hAnsi="仿宋_GB2312" w:eastAsia="仿宋_GB2312" w:cs="仿宋_GB2312"/>
              <w:kern w:val="0"/>
              <w:sz w:val="24"/>
              <w:szCs w:val="24"/>
              <w:shd w:val="clear" w:color="auto" w:fill="FFFFFF"/>
              <w:lang w:val="en-US" w:eastAsia="zh-CN"/>
            </w:rPr>
          </w:rPrChange>
        </w:rPr>
      </w:pPr>
      <w:r>
        <w:rPr>
          <w:rFonts w:hint="eastAsia" w:ascii="宋体" w:hAnsi="宋体" w:eastAsia="宋体" w:cs="宋体"/>
          <w:bCs/>
          <w:sz w:val="21"/>
          <w:szCs w:val="21"/>
          <w:rPrChange w:id="554" w:author="user" w:date="2025-05-13T14:42:35Z">
            <w:rPr>
              <w:rFonts w:hint="eastAsia" w:ascii="仿宋_GB2312" w:hAnsi="仿宋_GB2312" w:eastAsia="仿宋_GB2312" w:cs="仿宋_GB2312"/>
              <w:bCs/>
              <w:sz w:val="24"/>
              <w:szCs w:val="24"/>
            </w:rPr>
          </w:rPrChange>
        </w:rPr>
        <w:t>当</w:t>
      </w:r>
      <w:ins w:id="555" w:author="张雪平" w:date="2024-11-13T21:54:47Z">
        <w:r>
          <w:rPr>
            <w:rFonts w:hint="eastAsia" w:ascii="宋体" w:hAnsi="宋体" w:eastAsia="宋体" w:cs="宋体"/>
            <w:bCs/>
            <w:sz w:val="21"/>
            <w:szCs w:val="21"/>
            <w:lang w:eastAsia="zh-CN"/>
            <w:rPrChange w:id="556" w:author="user" w:date="2025-05-13T14:42:35Z">
              <w:rPr>
                <w:rFonts w:hint="eastAsia" w:ascii="仿宋_GB2312" w:hAnsi="仿宋_GB2312" w:eastAsia="仿宋_GB2312" w:cs="仿宋_GB2312"/>
                <w:bCs/>
                <w:sz w:val="24"/>
                <w:szCs w:val="24"/>
                <w:lang w:eastAsia="zh-CN"/>
              </w:rPr>
            </w:rPrChange>
          </w:rPr>
          <w:t>供应商</w:t>
        </w:r>
      </w:ins>
      <w:r>
        <w:rPr>
          <w:rFonts w:hint="eastAsia" w:ascii="宋体" w:hAnsi="宋体" w:eastAsia="宋体" w:cs="宋体"/>
          <w:bCs/>
          <w:sz w:val="21"/>
          <w:szCs w:val="21"/>
          <w:rPrChange w:id="557" w:author="user" w:date="2025-05-13T14:42:35Z">
            <w:rPr>
              <w:rFonts w:hint="eastAsia" w:ascii="仿宋_GB2312" w:hAnsi="仿宋_GB2312" w:eastAsia="仿宋_GB2312" w:cs="仿宋_GB2312"/>
              <w:bCs/>
              <w:sz w:val="24"/>
              <w:szCs w:val="24"/>
            </w:rPr>
          </w:rPrChange>
        </w:rPr>
        <w:t>的支持人员无法达到</w:t>
      </w:r>
      <w:ins w:id="558" w:author="张雪平" w:date="2024-11-13T21:54:16Z">
        <w:r>
          <w:rPr>
            <w:rFonts w:hint="eastAsia" w:ascii="宋体" w:hAnsi="宋体" w:eastAsia="宋体" w:cs="宋体"/>
            <w:bCs/>
            <w:sz w:val="21"/>
            <w:szCs w:val="21"/>
            <w:lang w:eastAsia="zh-CN"/>
            <w:rPrChange w:id="559" w:author="user" w:date="2025-05-13T14:42:35Z">
              <w:rPr>
                <w:rFonts w:hint="eastAsia" w:ascii="仿宋_GB2312" w:hAnsi="仿宋_GB2312" w:eastAsia="仿宋_GB2312" w:cs="仿宋_GB2312"/>
                <w:bCs/>
                <w:sz w:val="24"/>
                <w:szCs w:val="24"/>
                <w:lang w:eastAsia="zh-CN"/>
              </w:rPr>
            </w:rPrChange>
          </w:rPr>
          <w:t>采购人</w:t>
        </w:r>
      </w:ins>
      <w:r>
        <w:rPr>
          <w:rFonts w:hint="eastAsia" w:ascii="宋体" w:hAnsi="宋体" w:eastAsia="宋体" w:cs="宋体"/>
          <w:bCs/>
          <w:sz w:val="21"/>
          <w:szCs w:val="21"/>
          <w:rPrChange w:id="560" w:author="user" w:date="2025-05-13T14:42:35Z">
            <w:rPr>
              <w:rFonts w:hint="eastAsia" w:ascii="仿宋_GB2312" w:hAnsi="仿宋_GB2312" w:eastAsia="仿宋_GB2312" w:cs="仿宋_GB2312"/>
              <w:bCs/>
              <w:sz w:val="24"/>
              <w:szCs w:val="24"/>
            </w:rPr>
          </w:rPrChange>
        </w:rPr>
        <w:t>要求解决问题时，应主动且及时调用高级别资源，以期尽快解决</w:t>
      </w:r>
      <w:ins w:id="561" w:author="张雪平" w:date="2024-11-13T21:54:16Z">
        <w:r>
          <w:rPr>
            <w:rFonts w:hint="eastAsia" w:ascii="宋体" w:hAnsi="宋体" w:eastAsia="宋体" w:cs="宋体"/>
            <w:bCs/>
            <w:sz w:val="21"/>
            <w:szCs w:val="21"/>
            <w:lang w:eastAsia="zh-CN"/>
            <w:rPrChange w:id="562" w:author="user" w:date="2025-05-13T14:42:35Z">
              <w:rPr>
                <w:rFonts w:hint="eastAsia" w:ascii="仿宋_GB2312" w:hAnsi="仿宋_GB2312" w:eastAsia="仿宋_GB2312" w:cs="仿宋_GB2312"/>
                <w:bCs/>
                <w:sz w:val="24"/>
                <w:szCs w:val="24"/>
                <w:lang w:eastAsia="zh-CN"/>
              </w:rPr>
            </w:rPrChange>
          </w:rPr>
          <w:t>采购人</w:t>
        </w:r>
      </w:ins>
      <w:r>
        <w:rPr>
          <w:rFonts w:hint="eastAsia" w:ascii="宋体" w:hAnsi="宋体" w:eastAsia="宋体" w:cs="宋体"/>
          <w:bCs/>
          <w:sz w:val="21"/>
          <w:szCs w:val="21"/>
          <w:rPrChange w:id="563" w:author="user" w:date="2025-05-13T14:42:35Z">
            <w:rPr>
              <w:rFonts w:hint="eastAsia" w:ascii="仿宋_GB2312" w:hAnsi="仿宋_GB2312" w:eastAsia="仿宋_GB2312" w:cs="仿宋_GB2312"/>
              <w:bCs/>
              <w:sz w:val="24"/>
              <w:szCs w:val="24"/>
            </w:rPr>
          </w:rPrChange>
        </w:rPr>
        <w:t>问题。</w:t>
      </w:r>
      <w:ins w:id="564" w:author="张雪平" w:date="2024-11-13T21:45:29Z">
        <w:r>
          <w:rPr>
            <w:rFonts w:hint="eastAsia" w:ascii="宋体" w:hAnsi="宋体" w:eastAsia="宋体" w:cs="宋体"/>
            <w:bCs/>
            <w:sz w:val="21"/>
            <w:szCs w:val="21"/>
            <w:lang w:val="en-US" w:eastAsia="zh-CN"/>
            <w:rPrChange w:id="565" w:author="user" w:date="2025-05-13T14:42:35Z">
              <w:rPr>
                <w:rFonts w:hint="eastAsia" w:ascii="仿宋_GB2312" w:hAnsi="仿宋_GB2312" w:eastAsia="仿宋_GB2312" w:cs="仿宋_GB2312"/>
                <w:bCs/>
                <w:sz w:val="24"/>
                <w:szCs w:val="24"/>
                <w:lang w:val="en-US" w:eastAsia="zh-CN"/>
              </w:rPr>
            </w:rPrChange>
          </w:rPr>
          <w:t>若</w:t>
        </w:r>
      </w:ins>
      <w:ins w:id="566" w:author="张雪平" w:date="2024-11-13T21:45:32Z">
        <w:r>
          <w:rPr>
            <w:rFonts w:hint="eastAsia" w:ascii="宋体" w:hAnsi="宋体" w:eastAsia="宋体" w:cs="宋体"/>
            <w:bCs/>
            <w:sz w:val="21"/>
            <w:szCs w:val="21"/>
            <w:lang w:val="en-US" w:eastAsia="zh-CN"/>
            <w:rPrChange w:id="567" w:author="user" w:date="2025-05-13T14:42:35Z">
              <w:rPr>
                <w:rFonts w:hint="eastAsia" w:ascii="仿宋_GB2312" w:hAnsi="仿宋_GB2312" w:eastAsia="仿宋_GB2312" w:cs="仿宋_GB2312"/>
                <w:bCs/>
                <w:sz w:val="24"/>
                <w:szCs w:val="24"/>
                <w:lang w:val="en-US" w:eastAsia="zh-CN"/>
              </w:rPr>
            </w:rPrChange>
          </w:rPr>
          <w:t>在</w:t>
        </w:r>
      </w:ins>
      <w:ins w:id="568" w:author="张雪平" w:date="2024-11-13T21:47:16Z">
        <w:r>
          <w:rPr>
            <w:rFonts w:hint="eastAsia" w:ascii="宋体" w:hAnsi="宋体" w:eastAsia="宋体" w:cs="宋体"/>
            <w:bCs/>
            <w:sz w:val="21"/>
            <w:szCs w:val="21"/>
            <w:lang w:val="en-US" w:eastAsia="zh-CN"/>
            <w:rPrChange w:id="569" w:author="user" w:date="2025-05-13T14:42:35Z">
              <w:rPr>
                <w:rFonts w:hint="eastAsia" w:ascii="仿宋_GB2312" w:hAnsi="仿宋_GB2312" w:eastAsia="仿宋_GB2312" w:cs="仿宋_GB2312"/>
                <w:bCs/>
                <w:sz w:val="24"/>
                <w:szCs w:val="24"/>
                <w:lang w:val="en-US" w:eastAsia="zh-CN"/>
              </w:rPr>
            </w:rPrChange>
          </w:rPr>
          <w:t>5</w:t>
        </w:r>
      </w:ins>
      <w:ins w:id="570" w:author="张雪平" w:date="2024-11-13T21:47:18Z">
        <w:r>
          <w:rPr>
            <w:rFonts w:hint="eastAsia" w:ascii="宋体" w:hAnsi="宋体" w:eastAsia="宋体" w:cs="宋体"/>
            <w:bCs/>
            <w:sz w:val="21"/>
            <w:szCs w:val="21"/>
            <w:lang w:val="en-US" w:eastAsia="zh-CN"/>
            <w:rPrChange w:id="571" w:author="user" w:date="2025-05-13T14:42:35Z">
              <w:rPr>
                <w:rFonts w:hint="eastAsia" w:ascii="仿宋_GB2312" w:hAnsi="仿宋_GB2312" w:eastAsia="仿宋_GB2312" w:cs="仿宋_GB2312"/>
                <w:bCs/>
                <w:sz w:val="24"/>
                <w:szCs w:val="24"/>
                <w:lang w:val="en-US" w:eastAsia="zh-CN"/>
              </w:rPr>
            </w:rPrChange>
          </w:rPr>
          <w:t>日</w:t>
        </w:r>
      </w:ins>
      <w:ins w:id="572" w:author="张雪平" w:date="2024-11-13T21:45:36Z">
        <w:r>
          <w:rPr>
            <w:rFonts w:hint="eastAsia" w:ascii="宋体" w:hAnsi="宋体" w:eastAsia="宋体" w:cs="宋体"/>
            <w:bCs/>
            <w:sz w:val="21"/>
            <w:szCs w:val="21"/>
            <w:lang w:val="en-US" w:eastAsia="zh-CN"/>
            <w:rPrChange w:id="573" w:author="user" w:date="2025-05-13T14:42:35Z">
              <w:rPr>
                <w:rFonts w:hint="eastAsia" w:ascii="仿宋_GB2312" w:hAnsi="仿宋_GB2312" w:eastAsia="仿宋_GB2312" w:cs="仿宋_GB2312"/>
                <w:bCs/>
                <w:sz w:val="24"/>
                <w:szCs w:val="24"/>
                <w:lang w:val="en-US" w:eastAsia="zh-CN"/>
              </w:rPr>
            </w:rPrChange>
          </w:rPr>
          <w:t>内</w:t>
        </w:r>
      </w:ins>
      <w:ins w:id="574" w:author="张雪平" w:date="2024-11-13T21:45:55Z">
        <w:r>
          <w:rPr>
            <w:rFonts w:hint="eastAsia" w:ascii="宋体" w:hAnsi="宋体" w:eastAsia="宋体" w:cs="宋体"/>
            <w:bCs/>
            <w:sz w:val="21"/>
            <w:szCs w:val="21"/>
            <w:lang w:val="en-US" w:eastAsia="zh-CN"/>
            <w:rPrChange w:id="575" w:author="user" w:date="2025-05-13T14:42:35Z">
              <w:rPr>
                <w:rFonts w:hint="eastAsia" w:ascii="仿宋_GB2312" w:hAnsi="仿宋_GB2312" w:eastAsia="仿宋_GB2312" w:cs="仿宋_GB2312"/>
                <w:bCs/>
                <w:sz w:val="24"/>
                <w:szCs w:val="24"/>
                <w:lang w:val="en-US" w:eastAsia="zh-CN"/>
              </w:rPr>
            </w:rPrChange>
          </w:rPr>
          <w:t>仍</w:t>
        </w:r>
      </w:ins>
      <w:ins w:id="576" w:author="张雪平" w:date="2024-11-13T21:45:56Z">
        <w:r>
          <w:rPr>
            <w:rFonts w:hint="eastAsia" w:ascii="宋体" w:hAnsi="宋体" w:eastAsia="宋体" w:cs="宋体"/>
            <w:bCs/>
            <w:sz w:val="21"/>
            <w:szCs w:val="21"/>
            <w:lang w:val="en-US" w:eastAsia="zh-CN"/>
            <w:rPrChange w:id="577" w:author="user" w:date="2025-05-13T14:42:35Z">
              <w:rPr>
                <w:rFonts w:hint="eastAsia" w:ascii="仿宋_GB2312" w:hAnsi="仿宋_GB2312" w:eastAsia="仿宋_GB2312" w:cs="仿宋_GB2312"/>
                <w:bCs/>
                <w:sz w:val="24"/>
                <w:szCs w:val="24"/>
                <w:lang w:val="en-US" w:eastAsia="zh-CN"/>
              </w:rPr>
            </w:rPrChange>
          </w:rPr>
          <w:t>无法</w:t>
        </w:r>
      </w:ins>
      <w:ins w:id="578" w:author="张雪平" w:date="2024-11-13T21:45:58Z">
        <w:r>
          <w:rPr>
            <w:rFonts w:hint="eastAsia" w:ascii="宋体" w:hAnsi="宋体" w:eastAsia="宋体" w:cs="宋体"/>
            <w:bCs/>
            <w:sz w:val="21"/>
            <w:szCs w:val="21"/>
            <w:lang w:val="en-US" w:eastAsia="zh-CN"/>
            <w:rPrChange w:id="579" w:author="user" w:date="2025-05-13T14:42:35Z">
              <w:rPr>
                <w:rFonts w:hint="eastAsia" w:ascii="仿宋_GB2312" w:hAnsi="仿宋_GB2312" w:eastAsia="仿宋_GB2312" w:cs="仿宋_GB2312"/>
                <w:bCs/>
                <w:sz w:val="24"/>
                <w:szCs w:val="24"/>
                <w:lang w:val="en-US" w:eastAsia="zh-CN"/>
              </w:rPr>
            </w:rPrChange>
          </w:rPr>
          <w:t>解决</w:t>
        </w:r>
      </w:ins>
      <w:ins w:id="580" w:author="张雪平" w:date="2024-11-13T21:54:16Z">
        <w:r>
          <w:rPr>
            <w:rFonts w:hint="eastAsia" w:ascii="宋体" w:hAnsi="宋体" w:eastAsia="宋体" w:cs="宋体"/>
            <w:bCs/>
            <w:sz w:val="21"/>
            <w:szCs w:val="21"/>
            <w:lang w:val="en-US" w:eastAsia="zh-CN"/>
            <w:rPrChange w:id="581" w:author="user" w:date="2025-05-13T14:42:35Z">
              <w:rPr>
                <w:rFonts w:hint="eastAsia" w:ascii="仿宋_GB2312" w:hAnsi="仿宋_GB2312" w:eastAsia="仿宋_GB2312" w:cs="仿宋_GB2312"/>
                <w:bCs/>
                <w:sz w:val="24"/>
                <w:szCs w:val="24"/>
                <w:lang w:val="en-US" w:eastAsia="zh-CN"/>
              </w:rPr>
            </w:rPrChange>
          </w:rPr>
          <w:t>采购人</w:t>
        </w:r>
      </w:ins>
      <w:ins w:id="582" w:author="张雪平" w:date="2024-11-13T21:46:12Z">
        <w:r>
          <w:rPr>
            <w:rFonts w:hint="eastAsia" w:ascii="宋体" w:hAnsi="宋体" w:eastAsia="宋体" w:cs="宋体"/>
            <w:bCs/>
            <w:sz w:val="21"/>
            <w:szCs w:val="21"/>
            <w:lang w:val="en-US" w:eastAsia="zh-CN"/>
            <w:rPrChange w:id="583" w:author="user" w:date="2025-05-13T14:42:35Z">
              <w:rPr>
                <w:rFonts w:hint="eastAsia" w:ascii="仿宋_GB2312" w:hAnsi="仿宋_GB2312" w:eastAsia="仿宋_GB2312" w:cs="仿宋_GB2312"/>
                <w:bCs/>
                <w:sz w:val="24"/>
                <w:szCs w:val="24"/>
                <w:lang w:val="en-US" w:eastAsia="zh-CN"/>
              </w:rPr>
            </w:rPrChange>
          </w:rPr>
          <w:t>问题</w:t>
        </w:r>
      </w:ins>
      <w:ins w:id="584" w:author="张雪平" w:date="2024-11-13T21:47:23Z">
        <w:r>
          <w:rPr>
            <w:rFonts w:hint="eastAsia" w:ascii="宋体" w:hAnsi="宋体" w:eastAsia="宋体" w:cs="宋体"/>
            <w:bCs/>
            <w:sz w:val="21"/>
            <w:szCs w:val="21"/>
            <w:lang w:val="en-US" w:eastAsia="zh-CN"/>
            <w:rPrChange w:id="585" w:author="user" w:date="2025-05-13T14:42:35Z">
              <w:rPr>
                <w:rFonts w:hint="eastAsia" w:ascii="仿宋_GB2312" w:hAnsi="仿宋_GB2312" w:eastAsia="仿宋_GB2312" w:cs="仿宋_GB2312"/>
                <w:bCs/>
                <w:sz w:val="24"/>
                <w:szCs w:val="24"/>
                <w:lang w:val="en-US" w:eastAsia="zh-CN"/>
              </w:rPr>
            </w:rPrChange>
          </w:rPr>
          <w:t>的</w:t>
        </w:r>
      </w:ins>
      <w:ins w:id="586" w:author="张雪平" w:date="2024-11-13T21:46:13Z">
        <w:r>
          <w:rPr>
            <w:rFonts w:hint="eastAsia" w:ascii="宋体" w:hAnsi="宋体" w:eastAsia="宋体" w:cs="宋体"/>
            <w:bCs/>
            <w:sz w:val="21"/>
            <w:szCs w:val="21"/>
            <w:lang w:val="en-US" w:eastAsia="zh-CN"/>
            <w:rPrChange w:id="587" w:author="user" w:date="2025-05-13T14:42:35Z">
              <w:rPr>
                <w:rFonts w:hint="eastAsia" w:ascii="仿宋_GB2312" w:hAnsi="仿宋_GB2312" w:eastAsia="仿宋_GB2312" w:cs="仿宋_GB2312"/>
                <w:bCs/>
                <w:sz w:val="24"/>
                <w:szCs w:val="24"/>
                <w:lang w:val="en-US" w:eastAsia="zh-CN"/>
              </w:rPr>
            </w:rPrChange>
          </w:rPr>
          <w:t>，</w:t>
        </w:r>
      </w:ins>
      <w:ins w:id="588" w:author="张雪平" w:date="2024-11-13T21:54:16Z">
        <w:r>
          <w:rPr>
            <w:rFonts w:hint="eastAsia" w:ascii="宋体" w:hAnsi="宋体" w:eastAsia="宋体" w:cs="宋体"/>
            <w:bCs/>
            <w:sz w:val="21"/>
            <w:szCs w:val="21"/>
            <w:lang w:val="en-US" w:eastAsia="zh-CN"/>
            <w:rPrChange w:id="589" w:author="user" w:date="2025-05-13T14:42:35Z">
              <w:rPr>
                <w:rFonts w:hint="eastAsia" w:ascii="仿宋_GB2312" w:hAnsi="仿宋_GB2312" w:eastAsia="仿宋_GB2312" w:cs="仿宋_GB2312"/>
                <w:bCs/>
                <w:sz w:val="24"/>
                <w:szCs w:val="24"/>
                <w:lang w:val="en-US" w:eastAsia="zh-CN"/>
              </w:rPr>
            </w:rPrChange>
          </w:rPr>
          <w:t>采购人</w:t>
        </w:r>
      </w:ins>
      <w:ins w:id="590" w:author="张雪平" w:date="2024-11-13T21:46:46Z">
        <w:r>
          <w:rPr>
            <w:rFonts w:hint="eastAsia" w:ascii="宋体" w:hAnsi="宋体" w:eastAsia="宋体" w:cs="宋体"/>
            <w:kern w:val="0"/>
            <w:sz w:val="21"/>
            <w:szCs w:val="21"/>
            <w:shd w:val="clear" w:color="auto" w:fill="FFFFFF"/>
            <w:rPrChange w:id="591" w:author="user" w:date="2025-05-13T14:42:35Z">
              <w:rPr>
                <w:rFonts w:hint="eastAsia" w:ascii="仿宋_GB2312" w:hAnsi="仿宋_GB2312" w:eastAsia="仿宋_GB2312" w:cs="仿宋_GB2312"/>
                <w:kern w:val="0"/>
                <w:sz w:val="24"/>
                <w:szCs w:val="24"/>
                <w:shd w:val="clear" w:color="auto" w:fill="FFFFFF"/>
              </w:rPr>
            </w:rPrChange>
          </w:rPr>
          <w:t>有权终止合同；对造成</w:t>
        </w:r>
      </w:ins>
      <w:ins w:id="592" w:author="张雪平" w:date="2024-11-13T21:54:16Z">
        <w:r>
          <w:rPr>
            <w:rFonts w:hint="eastAsia" w:ascii="宋体" w:hAnsi="宋体" w:eastAsia="宋体" w:cs="宋体"/>
            <w:kern w:val="0"/>
            <w:sz w:val="21"/>
            <w:szCs w:val="21"/>
            <w:shd w:val="clear" w:color="auto" w:fill="FFFFFF"/>
            <w:lang w:eastAsia="zh-CN"/>
            <w:rPrChange w:id="593" w:author="user" w:date="2025-05-13T14:42:35Z">
              <w:rPr>
                <w:rFonts w:hint="eastAsia" w:ascii="仿宋_GB2312" w:hAnsi="仿宋_GB2312" w:eastAsia="仿宋_GB2312" w:cs="仿宋_GB2312"/>
                <w:kern w:val="0"/>
                <w:sz w:val="24"/>
                <w:szCs w:val="24"/>
                <w:shd w:val="clear" w:color="auto" w:fill="FFFFFF"/>
                <w:lang w:eastAsia="zh-CN"/>
              </w:rPr>
            </w:rPrChange>
          </w:rPr>
          <w:t>采购人</w:t>
        </w:r>
      </w:ins>
      <w:ins w:id="594" w:author="张雪平" w:date="2024-11-13T21:46:46Z">
        <w:r>
          <w:rPr>
            <w:rFonts w:hint="eastAsia" w:ascii="宋体" w:hAnsi="宋体" w:eastAsia="宋体" w:cs="宋体"/>
            <w:kern w:val="0"/>
            <w:sz w:val="21"/>
            <w:szCs w:val="21"/>
            <w:shd w:val="clear" w:color="auto" w:fill="FFFFFF"/>
            <w:rPrChange w:id="595" w:author="user" w:date="2025-05-13T14:42:35Z">
              <w:rPr>
                <w:rFonts w:hint="eastAsia" w:ascii="仿宋_GB2312" w:hAnsi="仿宋_GB2312" w:eastAsia="仿宋_GB2312" w:cs="仿宋_GB2312"/>
                <w:kern w:val="0"/>
                <w:sz w:val="24"/>
                <w:szCs w:val="24"/>
                <w:shd w:val="clear" w:color="auto" w:fill="FFFFFF"/>
              </w:rPr>
            </w:rPrChange>
          </w:rPr>
          <w:t>损失的，</w:t>
        </w:r>
      </w:ins>
      <w:ins w:id="596" w:author="张雪平" w:date="2024-11-13T21:54:47Z">
        <w:r>
          <w:rPr>
            <w:rFonts w:hint="eastAsia" w:ascii="宋体" w:hAnsi="宋体" w:eastAsia="宋体" w:cs="宋体"/>
            <w:kern w:val="0"/>
            <w:sz w:val="21"/>
            <w:szCs w:val="21"/>
            <w:shd w:val="clear" w:color="auto" w:fill="FFFFFF"/>
            <w:lang w:eastAsia="zh-CN"/>
            <w:rPrChange w:id="597" w:author="user" w:date="2025-05-13T14:42:35Z">
              <w:rPr>
                <w:rFonts w:hint="eastAsia" w:ascii="仿宋_GB2312" w:hAnsi="仿宋_GB2312" w:eastAsia="仿宋_GB2312" w:cs="仿宋_GB2312"/>
                <w:kern w:val="0"/>
                <w:sz w:val="24"/>
                <w:szCs w:val="24"/>
                <w:shd w:val="clear" w:color="auto" w:fill="FFFFFF"/>
                <w:lang w:eastAsia="zh-CN"/>
              </w:rPr>
            </w:rPrChange>
          </w:rPr>
          <w:t>供应商</w:t>
        </w:r>
      </w:ins>
      <w:ins w:id="598" w:author="张雪平" w:date="2024-11-13T21:46:46Z">
        <w:r>
          <w:rPr>
            <w:rFonts w:hint="eastAsia" w:ascii="宋体" w:hAnsi="宋体" w:eastAsia="宋体" w:cs="宋体"/>
            <w:kern w:val="0"/>
            <w:sz w:val="21"/>
            <w:szCs w:val="21"/>
            <w:shd w:val="clear" w:color="auto" w:fill="FFFFFF"/>
            <w:rPrChange w:id="599" w:author="user" w:date="2025-05-13T14:42:35Z">
              <w:rPr>
                <w:rFonts w:hint="eastAsia" w:ascii="仿宋_GB2312" w:hAnsi="仿宋_GB2312" w:eastAsia="仿宋_GB2312" w:cs="仿宋_GB2312"/>
                <w:kern w:val="0"/>
                <w:sz w:val="24"/>
                <w:szCs w:val="24"/>
                <w:shd w:val="clear" w:color="auto" w:fill="FFFFFF"/>
              </w:rPr>
            </w:rPrChange>
          </w:rPr>
          <w:t>还应承担相应赔偿责任。</w:t>
        </w:r>
      </w:ins>
    </w:p>
    <w:p w14:paraId="5279C6FB">
      <w:pPr>
        <w:pStyle w:val="2"/>
        <w:rPr>
          <w:ins w:id="600" w:author="吴睿斌" w:date="2024-11-15T11:24:29Z"/>
          <w:rFonts w:hint="eastAsia" w:ascii="宋体" w:hAnsi="宋体" w:eastAsia="宋体" w:cs="宋体"/>
          <w:sz w:val="21"/>
          <w:szCs w:val="21"/>
          <w:lang w:val="en-US" w:eastAsia="zh-CN"/>
          <w:rPrChange w:id="601" w:author="user" w:date="2025-05-13T14:42:35Z">
            <w:rPr>
              <w:ins w:id="602" w:author="吴睿斌" w:date="2024-11-15T11:24:29Z"/>
              <w:rFonts w:hint="eastAsia" w:ascii="仿宋_GB2312" w:hAnsi="仿宋_GB2312" w:eastAsia="仿宋_GB2312" w:cs="仿宋_GB2312"/>
              <w:sz w:val="24"/>
              <w:szCs w:val="24"/>
              <w:lang w:val="en-US" w:eastAsia="zh-CN"/>
            </w:rPr>
          </w:rPrChange>
        </w:rPr>
      </w:pPr>
      <w:ins w:id="603" w:author="心痕" w:date="2024-12-23T11:01:52Z">
        <w:r>
          <w:rPr>
            <w:rFonts w:hint="eastAsia" w:ascii="宋体" w:hAnsi="宋体" w:eastAsia="宋体" w:cs="宋体"/>
            <w:sz w:val="21"/>
            <w:szCs w:val="21"/>
            <w:lang w:val="en-US" w:eastAsia="zh-CN"/>
            <w:rPrChange w:id="604" w:author="user" w:date="2025-05-13T14:42:35Z">
              <w:rPr>
                <w:rFonts w:hint="eastAsia" w:ascii="仿宋_GB2312" w:hAnsi="仿宋_GB2312" w:eastAsia="仿宋_GB2312" w:cs="仿宋_GB2312"/>
                <w:sz w:val="24"/>
                <w:szCs w:val="24"/>
                <w:lang w:val="en-US" w:eastAsia="zh-CN"/>
              </w:rPr>
            </w:rPrChange>
          </w:rPr>
          <w:t>应答：</w:t>
        </w:r>
      </w:ins>
    </w:p>
    <w:p w14:paraId="0B1ECAD8">
      <w:pPr>
        <w:pStyle w:val="2"/>
        <w:rPr>
          <w:ins w:id="605" w:author="张雪平" w:date="2024-11-13T21:09:48Z"/>
          <w:rFonts w:hint="eastAsia" w:ascii="宋体" w:hAnsi="宋体" w:cs="宋体"/>
          <w:szCs w:val="21"/>
          <w:lang w:val="en-US" w:eastAsia="zh-CN"/>
          <w:rPrChange w:id="606" w:author="user" w:date="2025-05-13T14:42:35Z">
            <w:rPr>
              <w:ins w:id="607" w:author="张雪平" w:date="2024-11-13T21:09:48Z"/>
              <w:rFonts w:hint="default"/>
              <w:lang w:val="en-US" w:eastAsia="zh-CN"/>
            </w:rPr>
          </w:rPrChange>
        </w:rPr>
      </w:pPr>
    </w:p>
    <w:p w14:paraId="7F9164F9">
      <w:pPr>
        <w:pStyle w:val="5"/>
        <w:adjustRightInd w:val="0"/>
        <w:snapToGrid w:val="0"/>
        <w:spacing w:before="156" w:beforeLines="50" w:after="0" w:line="360" w:lineRule="auto"/>
        <w:ind w:firstLine="422" w:firstLineChars="200"/>
        <w:textAlignment w:val="baseline"/>
        <w:rPr>
          <w:ins w:id="608" w:author="张雪平" w:date="2024-11-13T21:10:44Z"/>
          <w:rFonts w:hint="eastAsia" w:ascii="宋体" w:hAnsi="宋体" w:eastAsia="宋体" w:cs="宋体"/>
          <w:bCs/>
          <w:kern w:val="0"/>
          <w:sz w:val="21"/>
          <w:szCs w:val="21"/>
          <w:lang w:val="en-US" w:eastAsia="zh-CN"/>
          <w:rPrChange w:id="609" w:author="user" w:date="2025-05-13T14:42:35Z">
            <w:rPr>
              <w:ins w:id="610" w:author="张雪平" w:date="2024-11-13T21:10:44Z"/>
              <w:rFonts w:hint="default" w:ascii="仿宋_GB2312" w:hAnsi="仿宋_GB2312" w:eastAsia="仿宋_GB2312" w:cs="仿宋_GB2312"/>
              <w:bCs/>
              <w:kern w:val="0"/>
              <w:sz w:val="24"/>
              <w:szCs w:val="24"/>
              <w:lang w:val="en-US" w:eastAsia="zh-CN"/>
            </w:rPr>
          </w:rPrChange>
        </w:rPr>
      </w:pPr>
      <w:ins w:id="611" w:author="张雪平" w:date="2024-11-13T21:09:49Z">
        <w:r>
          <w:rPr>
            <w:rFonts w:hint="eastAsia" w:ascii="宋体" w:hAnsi="宋体" w:eastAsia="宋体" w:cs="宋体"/>
            <w:bCs/>
            <w:kern w:val="0"/>
            <w:sz w:val="21"/>
            <w:szCs w:val="21"/>
            <w:lang w:val="en-US" w:eastAsia="zh-CN"/>
            <w:rPrChange w:id="612" w:author="user" w:date="2025-05-13T14:42:35Z">
              <w:rPr>
                <w:rFonts w:hint="eastAsia" w:ascii="仿宋_GB2312" w:hAnsi="仿宋_GB2312" w:eastAsia="仿宋_GB2312" w:cs="仿宋_GB2312"/>
                <w:bCs/>
                <w:kern w:val="0"/>
                <w:sz w:val="24"/>
                <w:szCs w:val="24"/>
                <w:lang w:val="en-US" w:eastAsia="zh-CN"/>
              </w:rPr>
            </w:rPrChange>
          </w:rPr>
          <w:t>3</w:t>
        </w:r>
      </w:ins>
      <w:ins w:id="613" w:author="张雪平" w:date="2024-11-13T21:09:50Z">
        <w:r>
          <w:rPr>
            <w:rFonts w:hint="eastAsia" w:ascii="宋体" w:hAnsi="宋体" w:eastAsia="宋体" w:cs="宋体"/>
            <w:bCs/>
            <w:kern w:val="0"/>
            <w:sz w:val="21"/>
            <w:szCs w:val="21"/>
            <w:lang w:val="en-US" w:eastAsia="zh-CN"/>
            <w:rPrChange w:id="614" w:author="user" w:date="2025-05-13T14:42:35Z">
              <w:rPr>
                <w:rFonts w:hint="eastAsia" w:ascii="仿宋_GB2312" w:hAnsi="仿宋_GB2312" w:eastAsia="仿宋_GB2312" w:cs="仿宋_GB2312"/>
                <w:bCs/>
                <w:kern w:val="0"/>
                <w:sz w:val="24"/>
                <w:szCs w:val="24"/>
                <w:lang w:val="en-US" w:eastAsia="zh-CN"/>
              </w:rPr>
            </w:rPrChange>
          </w:rPr>
          <w:t>.4</w:t>
        </w:r>
      </w:ins>
      <w:ins w:id="615" w:author="吴睿斌" w:date="2024-11-19T09:27:30Z">
        <w:r>
          <w:rPr>
            <w:rFonts w:hint="eastAsia" w:ascii="宋体" w:hAnsi="宋体" w:eastAsia="宋体" w:cs="宋体"/>
            <w:bCs/>
            <w:sz w:val="21"/>
            <w:szCs w:val="21"/>
            <w:highlight w:val="none"/>
            <w:rPrChange w:id="616" w:author="user" w:date="2025-05-13T14:42:35Z">
              <w:rPr>
                <w:rFonts w:hint="eastAsia" w:ascii="仿宋_GB2312" w:hAnsi="仿宋_GB2312" w:eastAsia="仿宋_GB2312" w:cs="仿宋_GB2312"/>
                <w:bCs/>
                <w:sz w:val="24"/>
                <w:szCs w:val="24"/>
                <w:highlight w:val="none"/>
              </w:rPr>
            </w:rPrChange>
          </w:rPr>
          <w:t>★</w:t>
        </w:r>
      </w:ins>
      <w:ins w:id="617" w:author="吴睿斌" w:date="2024-11-19T09:27:32Z">
        <w:r>
          <w:rPr>
            <w:rFonts w:hint="eastAsia" w:ascii="宋体" w:hAnsi="宋体" w:eastAsia="宋体" w:cs="宋体"/>
            <w:bCs/>
            <w:sz w:val="21"/>
            <w:szCs w:val="21"/>
            <w:highlight w:val="none"/>
            <w:lang w:val="en-US" w:eastAsia="zh-CN"/>
            <w:rPrChange w:id="618" w:author="user" w:date="2025-05-13T14:42:35Z">
              <w:rPr>
                <w:rFonts w:hint="eastAsia" w:ascii="仿宋_GB2312" w:hAnsi="仿宋_GB2312" w:eastAsia="仿宋_GB2312" w:cs="仿宋_GB2312"/>
                <w:bCs/>
                <w:sz w:val="24"/>
                <w:szCs w:val="24"/>
                <w:highlight w:val="none"/>
                <w:lang w:val="en-US" w:eastAsia="zh-CN"/>
              </w:rPr>
            </w:rPrChange>
          </w:rPr>
          <w:t>项目</w:t>
        </w:r>
      </w:ins>
      <w:ins w:id="619" w:author="张雪平" w:date="2024-11-13T21:09:53Z">
        <w:r>
          <w:rPr>
            <w:rFonts w:hint="eastAsia" w:ascii="宋体" w:hAnsi="宋体" w:eastAsia="宋体" w:cs="宋体"/>
            <w:bCs/>
            <w:kern w:val="0"/>
            <w:sz w:val="21"/>
            <w:szCs w:val="21"/>
            <w:lang w:val="en-US" w:eastAsia="zh-CN"/>
            <w:rPrChange w:id="620" w:author="user" w:date="2025-05-13T14:42:35Z">
              <w:rPr>
                <w:rFonts w:hint="eastAsia" w:ascii="仿宋_GB2312" w:hAnsi="仿宋_GB2312" w:eastAsia="仿宋_GB2312" w:cs="仿宋_GB2312"/>
                <w:bCs/>
                <w:kern w:val="0"/>
                <w:sz w:val="24"/>
                <w:szCs w:val="24"/>
                <w:lang w:val="en-US" w:eastAsia="zh-CN"/>
              </w:rPr>
            </w:rPrChange>
          </w:rPr>
          <w:t>源代码</w:t>
        </w:r>
      </w:ins>
      <w:ins w:id="621" w:author="吴睿斌" w:date="2024-11-19T09:27:36Z">
        <w:r>
          <w:rPr>
            <w:rFonts w:hint="eastAsia" w:ascii="宋体" w:hAnsi="宋体" w:eastAsia="宋体" w:cs="宋体"/>
            <w:bCs/>
            <w:kern w:val="0"/>
            <w:sz w:val="21"/>
            <w:szCs w:val="21"/>
            <w:lang w:val="en-US" w:eastAsia="zh-CN"/>
            <w:rPrChange w:id="622" w:author="user" w:date="2025-05-13T14:42:35Z">
              <w:rPr>
                <w:rFonts w:hint="eastAsia" w:ascii="仿宋_GB2312" w:hAnsi="仿宋_GB2312" w:eastAsia="仿宋_GB2312" w:cs="仿宋_GB2312"/>
                <w:bCs/>
                <w:kern w:val="0"/>
                <w:sz w:val="24"/>
                <w:szCs w:val="24"/>
                <w:lang w:val="en-US" w:eastAsia="zh-CN"/>
              </w:rPr>
            </w:rPrChange>
          </w:rPr>
          <w:t>要求</w:t>
        </w:r>
      </w:ins>
    </w:p>
    <w:p w14:paraId="2440A4EE">
      <w:pPr>
        <w:ind w:firstLine="420" w:firstLineChars="200"/>
        <w:rPr>
          <w:ins w:id="623" w:author="吴睿斌" w:date="2024-11-15T11:24:33Z"/>
          <w:rFonts w:hint="eastAsia" w:ascii="宋体" w:hAnsi="宋体" w:eastAsia="宋体" w:cs="宋体"/>
          <w:b w:val="0"/>
          <w:bCs/>
          <w:sz w:val="21"/>
          <w:szCs w:val="21"/>
          <w:highlight w:val="none"/>
          <w:lang w:val="en-US" w:eastAsia="zh-CN"/>
          <w:rPrChange w:id="624" w:author="user" w:date="2025-05-13T14:42:35Z">
            <w:rPr>
              <w:ins w:id="625" w:author="吴睿斌" w:date="2024-11-15T11:24:33Z"/>
              <w:rFonts w:hint="eastAsia" w:ascii="仿宋_GB2312" w:hAnsi="仿宋_GB2312" w:eastAsia="仿宋_GB2312" w:cs="仿宋_GB2312"/>
              <w:b w:val="0"/>
              <w:bCs/>
              <w:sz w:val="24"/>
              <w:szCs w:val="24"/>
              <w:highlight w:val="none"/>
              <w:lang w:val="en-US" w:eastAsia="zh-CN"/>
            </w:rPr>
          </w:rPrChange>
        </w:rPr>
      </w:pPr>
      <w:ins w:id="626" w:author="张雪平" w:date="2024-11-13T21:54:47Z">
        <w:r>
          <w:rPr>
            <w:rFonts w:hint="eastAsia" w:ascii="宋体" w:hAnsi="宋体" w:eastAsia="宋体" w:cs="宋体"/>
            <w:b w:val="0"/>
            <w:bCs/>
            <w:sz w:val="21"/>
            <w:szCs w:val="21"/>
            <w:highlight w:val="none"/>
            <w:lang w:val="en-US" w:eastAsia="zh-CN"/>
            <w:rPrChange w:id="627" w:author="user" w:date="2025-05-13T14:42:35Z">
              <w:rPr>
                <w:rFonts w:hint="eastAsia" w:ascii="仿宋_GB2312" w:hAnsi="仿宋_GB2312" w:eastAsia="仿宋_GB2312" w:cs="仿宋_GB2312"/>
                <w:b w:val="0"/>
                <w:bCs/>
                <w:sz w:val="24"/>
                <w:szCs w:val="24"/>
                <w:highlight w:val="none"/>
                <w:lang w:val="en-US" w:eastAsia="zh-CN"/>
              </w:rPr>
            </w:rPrChange>
          </w:rPr>
          <w:t>供应商</w:t>
        </w:r>
      </w:ins>
      <w:ins w:id="628" w:author="张雪平" w:date="2024-11-13T21:10:32Z">
        <w:r>
          <w:rPr>
            <w:rFonts w:hint="eastAsia" w:ascii="宋体" w:hAnsi="宋体" w:eastAsia="宋体" w:cs="宋体"/>
            <w:b w:val="0"/>
            <w:bCs/>
            <w:sz w:val="21"/>
            <w:szCs w:val="21"/>
            <w:highlight w:val="none"/>
            <w:lang w:val="en-US" w:eastAsia="zh-CN"/>
            <w:rPrChange w:id="629" w:author="user" w:date="2025-05-13T14:42:35Z">
              <w:rPr>
                <w:rFonts w:hint="eastAsia" w:ascii="仿宋_GB2312" w:hAnsi="仿宋_GB2312" w:eastAsia="仿宋_GB2312" w:cs="仿宋_GB2312"/>
                <w:b w:val="0"/>
                <w:bCs/>
                <w:sz w:val="24"/>
                <w:szCs w:val="24"/>
                <w:highlight w:val="none"/>
                <w:lang w:val="en-US" w:eastAsia="zh-CN"/>
              </w:rPr>
            </w:rPrChange>
          </w:rPr>
          <w:t>须</w:t>
        </w:r>
      </w:ins>
      <w:ins w:id="630" w:author="张雪平" w:date="2024-11-13T21:10:33Z">
        <w:r>
          <w:rPr>
            <w:rFonts w:hint="eastAsia" w:ascii="宋体" w:hAnsi="宋体" w:eastAsia="宋体" w:cs="宋体"/>
            <w:b w:val="0"/>
            <w:bCs/>
            <w:sz w:val="21"/>
            <w:szCs w:val="21"/>
            <w:highlight w:val="none"/>
            <w:lang w:val="en-US" w:eastAsia="zh-CN"/>
            <w:rPrChange w:id="631" w:author="user" w:date="2025-05-13T14:42:35Z">
              <w:rPr>
                <w:rFonts w:hint="eastAsia" w:ascii="仿宋_GB2312" w:hAnsi="仿宋_GB2312" w:eastAsia="仿宋_GB2312" w:cs="仿宋_GB2312"/>
                <w:b w:val="0"/>
                <w:bCs/>
                <w:sz w:val="24"/>
                <w:szCs w:val="24"/>
                <w:highlight w:val="none"/>
                <w:lang w:val="en-US" w:eastAsia="zh-CN"/>
              </w:rPr>
            </w:rPrChange>
          </w:rPr>
          <w:t>提供</w:t>
        </w:r>
      </w:ins>
      <w:ins w:id="632" w:author="张雪平" w:date="2024-11-13T21:10:40Z">
        <w:r>
          <w:rPr>
            <w:rFonts w:hint="eastAsia" w:ascii="宋体" w:hAnsi="宋体" w:eastAsia="宋体" w:cs="宋体"/>
            <w:b w:val="0"/>
            <w:bCs/>
            <w:sz w:val="21"/>
            <w:szCs w:val="21"/>
            <w:highlight w:val="none"/>
            <w:lang w:val="en-US" w:eastAsia="zh-CN"/>
            <w:rPrChange w:id="633" w:author="user" w:date="2025-05-13T14:42:35Z">
              <w:rPr>
                <w:rFonts w:hint="eastAsia" w:ascii="仿宋_GB2312" w:hAnsi="仿宋_GB2312" w:eastAsia="仿宋_GB2312" w:cs="仿宋_GB2312"/>
                <w:b w:val="0"/>
                <w:bCs/>
                <w:sz w:val="24"/>
                <w:szCs w:val="24"/>
                <w:highlight w:val="none"/>
                <w:lang w:val="en-US" w:eastAsia="zh-CN"/>
              </w:rPr>
            </w:rPrChange>
          </w:rPr>
          <w:t>项目</w:t>
        </w:r>
      </w:ins>
      <w:ins w:id="634" w:author="张雪平" w:date="2024-11-13T21:10:36Z">
        <w:r>
          <w:rPr>
            <w:rFonts w:hint="eastAsia" w:ascii="宋体" w:hAnsi="宋体" w:eastAsia="宋体" w:cs="宋体"/>
            <w:b w:val="0"/>
            <w:bCs/>
            <w:sz w:val="21"/>
            <w:szCs w:val="21"/>
            <w:highlight w:val="none"/>
            <w:lang w:val="en-US" w:eastAsia="zh-CN"/>
            <w:rPrChange w:id="635" w:author="user" w:date="2025-05-13T14:42:35Z">
              <w:rPr>
                <w:rFonts w:hint="eastAsia" w:ascii="仿宋_GB2312" w:hAnsi="仿宋_GB2312" w:eastAsia="仿宋_GB2312" w:cs="仿宋_GB2312"/>
                <w:b w:val="0"/>
                <w:bCs/>
                <w:sz w:val="24"/>
                <w:szCs w:val="24"/>
                <w:highlight w:val="none"/>
                <w:lang w:val="en-US" w:eastAsia="zh-CN"/>
              </w:rPr>
            </w:rPrChange>
          </w:rPr>
          <w:t>源代码</w:t>
        </w:r>
      </w:ins>
      <w:ins w:id="636" w:author="张雪平" w:date="2024-11-13T21:10:37Z">
        <w:r>
          <w:rPr>
            <w:rFonts w:hint="eastAsia" w:ascii="宋体" w:hAnsi="宋体" w:eastAsia="宋体" w:cs="宋体"/>
            <w:b w:val="0"/>
            <w:bCs/>
            <w:sz w:val="21"/>
            <w:szCs w:val="21"/>
            <w:highlight w:val="none"/>
            <w:lang w:val="en-US" w:eastAsia="zh-CN"/>
            <w:rPrChange w:id="637" w:author="user" w:date="2025-05-13T14:42:35Z">
              <w:rPr>
                <w:rFonts w:hint="eastAsia" w:ascii="仿宋_GB2312" w:hAnsi="仿宋_GB2312" w:eastAsia="仿宋_GB2312" w:cs="仿宋_GB2312"/>
                <w:b w:val="0"/>
                <w:bCs/>
                <w:sz w:val="24"/>
                <w:szCs w:val="24"/>
                <w:highlight w:val="none"/>
                <w:lang w:val="en-US" w:eastAsia="zh-CN"/>
              </w:rPr>
            </w:rPrChange>
          </w:rPr>
          <w:t>。</w:t>
        </w:r>
      </w:ins>
    </w:p>
    <w:p w14:paraId="48C6DF5A">
      <w:pPr>
        <w:pStyle w:val="2"/>
        <w:rPr>
          <w:ins w:id="638" w:author="吴睿斌" w:date="2024-11-17T20:28:36Z"/>
          <w:rFonts w:hint="eastAsia" w:ascii="宋体" w:hAnsi="宋体" w:eastAsia="宋体" w:cs="宋体"/>
          <w:sz w:val="21"/>
          <w:szCs w:val="21"/>
          <w:lang w:val="en-US" w:eastAsia="zh-CN"/>
          <w:rPrChange w:id="639" w:author="user" w:date="2025-05-13T14:42:35Z">
            <w:rPr>
              <w:ins w:id="640" w:author="吴睿斌" w:date="2024-11-17T20:28:36Z"/>
              <w:rFonts w:hint="eastAsia" w:ascii="仿宋_GB2312" w:hAnsi="仿宋_GB2312" w:eastAsia="仿宋_GB2312" w:cs="仿宋_GB2312"/>
              <w:sz w:val="24"/>
              <w:szCs w:val="24"/>
              <w:lang w:val="en-US" w:eastAsia="zh-CN"/>
            </w:rPr>
          </w:rPrChange>
        </w:rPr>
      </w:pPr>
      <w:ins w:id="641" w:author="心痕" w:date="2024-12-23T11:01:52Z">
        <w:r>
          <w:rPr>
            <w:rFonts w:hint="eastAsia" w:ascii="宋体" w:hAnsi="宋体" w:eastAsia="宋体" w:cs="宋体"/>
            <w:sz w:val="21"/>
            <w:szCs w:val="21"/>
            <w:lang w:val="en-US" w:eastAsia="zh-CN"/>
            <w:rPrChange w:id="642" w:author="user" w:date="2025-05-13T14:42:35Z">
              <w:rPr>
                <w:rFonts w:hint="eastAsia" w:ascii="仿宋_GB2312" w:hAnsi="仿宋_GB2312" w:eastAsia="仿宋_GB2312" w:cs="仿宋_GB2312"/>
                <w:sz w:val="24"/>
                <w:szCs w:val="24"/>
                <w:lang w:val="en-US" w:eastAsia="zh-CN"/>
              </w:rPr>
            </w:rPrChange>
          </w:rPr>
          <w:t>应答：</w:t>
        </w:r>
      </w:ins>
    </w:p>
    <w:p w14:paraId="5E0BA635">
      <w:pPr>
        <w:pStyle w:val="2"/>
        <w:rPr>
          <w:ins w:id="643" w:author="吴睿斌" w:date="2024-11-14T10:52:51Z"/>
          <w:del w:id="644" w:author="user" w:date="2025-05-14T10:32:54Z"/>
          <w:rFonts w:hint="eastAsia" w:ascii="宋体" w:hAnsi="宋体" w:cs="宋体"/>
          <w:szCs w:val="21"/>
          <w:lang w:val="en-US" w:eastAsia="zh-CN"/>
          <w:rPrChange w:id="645" w:author="user" w:date="2025-05-13T14:42:35Z">
            <w:rPr>
              <w:ins w:id="646" w:author="吴睿斌" w:date="2024-11-14T10:52:51Z"/>
              <w:del w:id="647" w:author="user" w:date="2025-05-14T10:32:54Z"/>
              <w:rFonts w:hint="eastAsia"/>
              <w:lang w:val="en-US" w:eastAsia="zh-CN"/>
            </w:rPr>
          </w:rPrChange>
        </w:rPr>
      </w:pPr>
    </w:p>
    <w:p w14:paraId="1CF415C1">
      <w:pPr>
        <w:pStyle w:val="2"/>
        <w:rPr>
          <w:del w:id="648" w:author="user" w:date="2025-05-14T10:32:57Z"/>
          <w:rFonts w:hint="eastAsia" w:ascii="宋体" w:hAnsi="宋体" w:cs="宋体"/>
          <w:szCs w:val="21"/>
          <w:lang w:val="en-US" w:eastAsia="zh-CN"/>
          <w:rPrChange w:id="649" w:author="user" w:date="2025-05-13T14:42:35Z">
            <w:rPr>
              <w:del w:id="650" w:author="user" w:date="2025-05-14T10:32:57Z"/>
              <w:rFonts w:hint="default"/>
              <w:lang w:val="en-US" w:eastAsia="zh-CN"/>
            </w:rPr>
          </w:rPrChange>
        </w:rPr>
      </w:pPr>
    </w:p>
    <w:p w14:paraId="7AEA58CE">
      <w:pPr>
        <w:pStyle w:val="3"/>
        <w:numPr>
          <w:ilvl w:val="0"/>
          <w:numId w:val="2"/>
        </w:numPr>
        <w:tabs>
          <w:tab w:val="left" w:pos="432"/>
        </w:tabs>
        <w:spacing w:before="0" w:after="0" w:line="360" w:lineRule="auto"/>
        <w:ind w:left="-2" w:firstLine="422"/>
        <w:rPr>
          <w:ins w:id="651" w:author="吴睿斌" w:date="2024-11-15T09:45:06Z"/>
          <w:rFonts w:hint="eastAsia" w:ascii="宋体" w:hAnsi="宋体" w:eastAsia="宋体" w:cs="宋体"/>
          <w:snapToGrid w:val="0"/>
          <w:sz w:val="21"/>
          <w:szCs w:val="21"/>
          <w:rPrChange w:id="652" w:author="user" w:date="2025-05-13T14:42:35Z">
            <w:rPr>
              <w:ins w:id="653" w:author="吴睿斌" w:date="2024-11-15T09:45:06Z"/>
              <w:rFonts w:hint="eastAsia" w:ascii="仿宋_GB2312" w:hAnsi="仿宋_GB2312" w:eastAsia="仿宋_GB2312" w:cs="仿宋_GB2312"/>
              <w:snapToGrid w:val="0"/>
              <w:sz w:val="24"/>
              <w:szCs w:val="24"/>
            </w:rPr>
          </w:rPrChange>
        </w:rPr>
      </w:pPr>
      <w:bookmarkStart w:id="74" w:name="_Toc3516"/>
      <w:r>
        <w:rPr>
          <w:rFonts w:hint="eastAsia" w:ascii="宋体" w:hAnsi="宋体" w:eastAsia="宋体" w:cs="宋体"/>
          <w:snapToGrid w:val="0"/>
          <w:sz w:val="21"/>
          <w:szCs w:val="21"/>
          <w:rPrChange w:id="654" w:author="user" w:date="2025-05-13T14:42:35Z">
            <w:rPr>
              <w:rFonts w:hint="eastAsia" w:ascii="仿宋_GB2312" w:hAnsi="仿宋_GB2312" w:eastAsia="仿宋_GB2312" w:cs="仿宋_GB2312"/>
              <w:snapToGrid w:val="0"/>
              <w:sz w:val="24"/>
              <w:szCs w:val="24"/>
            </w:rPr>
          </w:rPrChange>
        </w:rPr>
        <w:t>服务内容</w:t>
      </w:r>
      <w:bookmarkEnd w:id="74"/>
    </w:p>
    <w:p w14:paraId="1A450BCE">
      <w:pPr>
        <w:pStyle w:val="5"/>
        <w:spacing w:line="360" w:lineRule="auto"/>
        <w:ind w:firstLine="422" w:firstLineChars="200"/>
        <w:rPr>
          <w:ins w:id="655" w:author="吴睿斌" w:date="2024-11-04T15:08:00Z"/>
          <w:rFonts w:hint="eastAsia" w:ascii="宋体" w:hAnsi="宋体" w:eastAsia="宋体" w:cs="宋体"/>
          <w:color w:val="auto"/>
          <w:sz w:val="21"/>
          <w:szCs w:val="21"/>
          <w:lang w:val="en-US" w:eastAsia="zh-CN"/>
          <w:rPrChange w:id="656" w:author="user" w:date="2025-05-13T14:42:35Z">
            <w:rPr>
              <w:ins w:id="657" w:author="吴睿斌" w:date="2024-11-04T15:08:00Z"/>
              <w:rFonts w:hint="eastAsia" w:ascii="仿宋_GB2312" w:hAnsi="仿宋_GB2312" w:eastAsia="仿宋_GB2312" w:cs="仿宋_GB2312"/>
              <w:color w:val="auto"/>
              <w:szCs w:val="24"/>
              <w:lang w:val="en-US" w:eastAsia="zh-CN"/>
            </w:rPr>
          </w:rPrChange>
        </w:rPr>
      </w:pPr>
      <w:ins w:id="658" w:author="吴睿斌" w:date="2024-11-15T09:45:23Z">
        <w:r>
          <w:rPr>
            <w:rFonts w:hint="eastAsia" w:ascii="宋体" w:hAnsi="宋体" w:eastAsia="宋体" w:cs="宋体"/>
            <w:color w:val="auto"/>
            <w:sz w:val="21"/>
            <w:szCs w:val="21"/>
            <w:rPrChange w:id="659" w:author="user" w:date="2025-05-13T14:42:35Z">
              <w:rPr>
                <w:rFonts w:hint="eastAsia" w:ascii="仿宋_GB2312" w:hAnsi="仿宋_GB2312" w:eastAsia="仿宋_GB2312" w:cs="仿宋_GB2312"/>
                <w:color w:val="auto"/>
                <w:sz w:val="24"/>
                <w:szCs w:val="24"/>
              </w:rPr>
            </w:rPrChange>
          </w:rPr>
          <w:t>★</w:t>
        </w:r>
      </w:ins>
      <w:ins w:id="660" w:author="吴睿斌" w:date="2024-11-15T09:45:07Z">
        <w:r>
          <w:rPr>
            <w:rFonts w:hint="eastAsia" w:ascii="宋体" w:hAnsi="宋体" w:eastAsia="宋体" w:cs="宋体"/>
            <w:snapToGrid/>
            <w:color w:val="auto"/>
            <w:sz w:val="21"/>
            <w:szCs w:val="21"/>
            <w:lang w:val="en-US" w:eastAsia="zh-CN"/>
            <w:rPrChange w:id="661" w:author="user" w:date="2025-05-13T14:42:35Z">
              <w:rPr>
                <w:rFonts w:hint="eastAsia" w:ascii="仿宋_GB2312" w:hAnsi="仿宋_GB2312" w:eastAsia="仿宋_GB2312" w:cs="仿宋_GB2312"/>
                <w:snapToGrid/>
                <w:color w:val="auto"/>
                <w:sz w:val="24"/>
                <w:szCs w:val="24"/>
                <w:lang w:val="en-US" w:eastAsia="zh-CN"/>
              </w:rPr>
            </w:rPrChange>
          </w:rPr>
          <w:t>4</w:t>
        </w:r>
      </w:ins>
      <w:ins w:id="662" w:author="吴睿斌" w:date="2024-11-15T09:45:08Z">
        <w:r>
          <w:rPr>
            <w:rFonts w:hint="eastAsia" w:ascii="宋体" w:hAnsi="宋体" w:eastAsia="宋体" w:cs="宋体"/>
            <w:snapToGrid/>
            <w:color w:val="auto"/>
            <w:sz w:val="21"/>
            <w:szCs w:val="21"/>
            <w:lang w:val="en-US" w:eastAsia="zh-CN"/>
            <w:rPrChange w:id="663" w:author="user" w:date="2025-05-13T14:42:35Z">
              <w:rPr>
                <w:rFonts w:hint="eastAsia" w:ascii="仿宋_GB2312" w:hAnsi="仿宋_GB2312" w:eastAsia="仿宋_GB2312" w:cs="仿宋_GB2312"/>
                <w:snapToGrid/>
                <w:color w:val="auto"/>
                <w:sz w:val="24"/>
                <w:szCs w:val="24"/>
                <w:lang w:val="en-US" w:eastAsia="zh-CN"/>
              </w:rPr>
            </w:rPrChange>
          </w:rPr>
          <w:t>.1</w:t>
        </w:r>
      </w:ins>
      <w:ins w:id="664" w:author="吴睿斌" w:date="2024-11-15T09:45:10Z">
        <w:r>
          <w:rPr>
            <w:rFonts w:hint="eastAsia" w:ascii="宋体" w:hAnsi="宋体" w:eastAsia="宋体" w:cs="宋体"/>
            <w:snapToGrid/>
            <w:color w:val="auto"/>
            <w:sz w:val="21"/>
            <w:szCs w:val="21"/>
            <w:lang w:val="en-US" w:eastAsia="zh-CN"/>
            <w:rPrChange w:id="665" w:author="user" w:date="2025-05-13T14:42:35Z">
              <w:rPr>
                <w:rFonts w:hint="eastAsia" w:ascii="仿宋_GB2312" w:hAnsi="仿宋_GB2312" w:eastAsia="仿宋_GB2312" w:cs="仿宋_GB2312"/>
                <w:snapToGrid/>
                <w:color w:val="auto"/>
                <w:sz w:val="24"/>
                <w:szCs w:val="24"/>
                <w:lang w:val="en-US" w:eastAsia="zh-CN"/>
              </w:rPr>
            </w:rPrChange>
          </w:rPr>
          <w:t>服务</w:t>
        </w:r>
      </w:ins>
      <w:ins w:id="666" w:author="吴睿斌" w:date="2024-11-17T23:24:52Z">
        <w:r>
          <w:rPr>
            <w:rFonts w:hint="eastAsia" w:ascii="宋体" w:hAnsi="宋体" w:eastAsia="宋体" w:cs="宋体"/>
            <w:snapToGrid/>
            <w:color w:val="auto"/>
            <w:sz w:val="21"/>
            <w:szCs w:val="21"/>
            <w:lang w:val="en-US" w:eastAsia="zh-CN"/>
            <w:rPrChange w:id="667" w:author="user" w:date="2025-05-13T14:42:35Z">
              <w:rPr>
                <w:rFonts w:hint="eastAsia" w:ascii="仿宋_GB2312" w:hAnsi="仿宋_GB2312" w:eastAsia="仿宋_GB2312" w:cs="仿宋_GB2312"/>
                <w:snapToGrid/>
                <w:color w:val="auto"/>
                <w:sz w:val="24"/>
                <w:szCs w:val="24"/>
                <w:lang w:val="en-US" w:eastAsia="zh-CN"/>
              </w:rPr>
            </w:rPrChange>
          </w:rPr>
          <w:t>进度</w:t>
        </w:r>
      </w:ins>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5"/>
        <w:gridCol w:w="4051"/>
        <w:gridCol w:w="1689"/>
        <w:gridCol w:w="944"/>
      </w:tblGrid>
      <w:tr w14:paraId="28EC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ins w:id="668" w:author="吴睿斌" w:date="2024-11-04T15:08:00Z"/>
        </w:trPr>
        <w:tc>
          <w:tcPr>
            <w:tcW w:w="1077" w:type="pct"/>
            <w:vAlign w:val="center"/>
          </w:tcPr>
          <w:p w14:paraId="5FF2351D">
            <w:pPr>
              <w:spacing w:line="360" w:lineRule="auto"/>
              <w:jc w:val="center"/>
              <w:rPr>
                <w:ins w:id="669" w:author="吴睿斌" w:date="2024-11-04T15:08:00Z"/>
                <w:rFonts w:hint="eastAsia" w:ascii="宋体" w:hAnsi="宋体" w:eastAsia="宋体" w:cs="宋体"/>
                <w:sz w:val="21"/>
                <w:szCs w:val="21"/>
                <w:rPrChange w:id="670" w:author="user" w:date="2025-05-13T14:42:35Z">
                  <w:rPr>
                    <w:ins w:id="671" w:author="吴睿斌" w:date="2024-11-04T15:08:00Z"/>
                    <w:rFonts w:hint="eastAsia" w:ascii="仿宋_GB2312" w:hAnsi="仿宋_GB2312" w:eastAsia="仿宋_GB2312" w:cs="仿宋_GB2312"/>
                    <w:sz w:val="24"/>
                    <w:szCs w:val="24"/>
                  </w:rPr>
                </w:rPrChange>
              </w:rPr>
            </w:pPr>
            <w:ins w:id="672" w:author="吴睿斌" w:date="2024-11-04T15:08:00Z">
              <w:r>
                <w:rPr>
                  <w:rFonts w:hint="eastAsia" w:ascii="宋体" w:hAnsi="宋体" w:eastAsia="宋体" w:cs="宋体"/>
                  <w:sz w:val="21"/>
                  <w:szCs w:val="21"/>
                  <w:rPrChange w:id="673" w:author="user" w:date="2025-05-13T14:42:35Z">
                    <w:rPr>
                      <w:rFonts w:hint="eastAsia" w:ascii="仿宋_GB2312" w:hAnsi="仿宋_GB2312" w:eastAsia="仿宋_GB2312" w:cs="仿宋_GB2312"/>
                      <w:sz w:val="24"/>
                      <w:szCs w:val="24"/>
                    </w:rPr>
                  </w:rPrChange>
                </w:rPr>
                <w:t>服务项</w:t>
              </w:r>
            </w:ins>
          </w:p>
        </w:tc>
        <w:tc>
          <w:tcPr>
            <w:tcW w:w="2377" w:type="pct"/>
            <w:vAlign w:val="center"/>
          </w:tcPr>
          <w:p w14:paraId="7111B57F">
            <w:pPr>
              <w:spacing w:line="360" w:lineRule="auto"/>
              <w:jc w:val="center"/>
              <w:rPr>
                <w:ins w:id="674" w:author="吴睿斌" w:date="2024-11-04T15:08:00Z"/>
                <w:rFonts w:hint="eastAsia" w:ascii="宋体" w:hAnsi="宋体" w:eastAsia="宋体" w:cs="宋体"/>
                <w:sz w:val="21"/>
                <w:szCs w:val="21"/>
                <w:rPrChange w:id="675" w:author="user" w:date="2025-05-13T14:42:35Z">
                  <w:rPr>
                    <w:ins w:id="676" w:author="吴睿斌" w:date="2024-11-04T15:08:00Z"/>
                    <w:rFonts w:hint="eastAsia" w:ascii="仿宋_GB2312" w:hAnsi="仿宋_GB2312" w:eastAsia="仿宋_GB2312" w:cs="仿宋_GB2312"/>
                    <w:sz w:val="24"/>
                    <w:szCs w:val="24"/>
                  </w:rPr>
                </w:rPrChange>
              </w:rPr>
            </w:pPr>
            <w:ins w:id="677" w:author="吴睿斌" w:date="2024-11-04T15:08:00Z">
              <w:r>
                <w:rPr>
                  <w:rFonts w:hint="eastAsia" w:ascii="宋体" w:hAnsi="宋体" w:eastAsia="宋体" w:cs="宋体"/>
                  <w:sz w:val="21"/>
                  <w:szCs w:val="21"/>
                  <w:rPrChange w:id="678" w:author="user" w:date="2025-05-13T14:42:35Z">
                    <w:rPr>
                      <w:rFonts w:hint="eastAsia" w:ascii="仿宋_GB2312" w:hAnsi="仿宋_GB2312" w:eastAsia="仿宋_GB2312" w:cs="仿宋_GB2312"/>
                      <w:sz w:val="24"/>
                      <w:szCs w:val="24"/>
                    </w:rPr>
                  </w:rPrChange>
                </w:rPr>
                <w:t>服务内容</w:t>
              </w:r>
            </w:ins>
          </w:p>
        </w:tc>
        <w:tc>
          <w:tcPr>
            <w:tcW w:w="991" w:type="pct"/>
            <w:vAlign w:val="center"/>
          </w:tcPr>
          <w:p w14:paraId="6AF1E2DB">
            <w:pPr>
              <w:spacing w:line="360" w:lineRule="auto"/>
              <w:jc w:val="center"/>
              <w:rPr>
                <w:ins w:id="679" w:author="吴睿斌" w:date="2024-11-04T15:08:00Z"/>
                <w:rFonts w:hint="eastAsia" w:ascii="宋体" w:hAnsi="宋体" w:eastAsia="宋体" w:cs="宋体"/>
                <w:sz w:val="21"/>
                <w:szCs w:val="21"/>
                <w:rPrChange w:id="680" w:author="user" w:date="2025-05-13T14:42:35Z">
                  <w:rPr>
                    <w:ins w:id="681" w:author="吴睿斌" w:date="2024-11-04T15:08:00Z"/>
                    <w:rFonts w:hint="eastAsia" w:ascii="仿宋_GB2312" w:hAnsi="仿宋_GB2312" w:eastAsia="仿宋_GB2312" w:cs="仿宋_GB2312"/>
                    <w:sz w:val="24"/>
                    <w:szCs w:val="24"/>
                  </w:rPr>
                </w:rPrChange>
              </w:rPr>
            </w:pPr>
            <w:ins w:id="682" w:author="吴睿斌" w:date="2024-11-04T15:08:00Z">
              <w:r>
                <w:rPr>
                  <w:rFonts w:hint="eastAsia" w:ascii="宋体" w:hAnsi="宋体" w:eastAsia="宋体" w:cs="宋体"/>
                  <w:sz w:val="21"/>
                  <w:szCs w:val="21"/>
                  <w:rPrChange w:id="683" w:author="user" w:date="2025-05-13T14:42:35Z">
                    <w:rPr>
                      <w:rFonts w:hint="eastAsia" w:ascii="仿宋_GB2312" w:hAnsi="仿宋_GB2312" w:eastAsia="仿宋_GB2312" w:cs="仿宋_GB2312"/>
                      <w:sz w:val="24"/>
                      <w:szCs w:val="24"/>
                    </w:rPr>
                  </w:rPrChange>
                </w:rPr>
                <w:t>计划完成时间</w:t>
              </w:r>
            </w:ins>
          </w:p>
        </w:tc>
        <w:tc>
          <w:tcPr>
            <w:tcW w:w="554" w:type="pct"/>
            <w:vAlign w:val="center"/>
          </w:tcPr>
          <w:p w14:paraId="35FB8C73">
            <w:pPr>
              <w:spacing w:line="360" w:lineRule="auto"/>
              <w:jc w:val="center"/>
              <w:rPr>
                <w:ins w:id="684" w:author="吴睿斌" w:date="2024-11-04T15:08:00Z"/>
                <w:rFonts w:hint="eastAsia" w:ascii="宋体" w:hAnsi="宋体" w:eastAsia="宋体" w:cs="宋体"/>
                <w:sz w:val="21"/>
                <w:szCs w:val="21"/>
                <w:lang w:val="en-US" w:eastAsia="zh-CN"/>
                <w:rPrChange w:id="685" w:author="user" w:date="2025-05-13T14:42:35Z">
                  <w:rPr>
                    <w:ins w:id="686" w:author="吴睿斌" w:date="2024-11-04T15:08:00Z"/>
                    <w:rFonts w:hint="eastAsia" w:ascii="仿宋_GB2312" w:hAnsi="仿宋_GB2312" w:eastAsia="仿宋_GB2312" w:cs="仿宋_GB2312"/>
                    <w:sz w:val="24"/>
                    <w:szCs w:val="24"/>
                    <w:lang w:val="en-US" w:eastAsia="zh-CN"/>
                  </w:rPr>
                </w:rPrChange>
              </w:rPr>
            </w:pPr>
            <w:ins w:id="687" w:author="心痕" w:date="2024-12-30T16:13:12Z">
              <w:r>
                <w:rPr>
                  <w:rFonts w:hint="eastAsia" w:ascii="宋体" w:hAnsi="宋体" w:eastAsia="宋体" w:cs="宋体"/>
                  <w:sz w:val="21"/>
                  <w:szCs w:val="21"/>
                  <w:lang w:val="en-US" w:eastAsia="zh-CN"/>
                  <w:rPrChange w:id="688" w:author="user" w:date="2025-05-13T14:42:35Z">
                    <w:rPr>
                      <w:rFonts w:hint="eastAsia" w:ascii="仿宋_GB2312" w:hAnsi="仿宋_GB2312" w:eastAsia="仿宋_GB2312" w:cs="仿宋_GB2312"/>
                      <w:sz w:val="24"/>
                      <w:szCs w:val="24"/>
                      <w:lang w:val="en-US" w:eastAsia="zh-CN"/>
                    </w:rPr>
                  </w:rPrChange>
                </w:rPr>
                <w:t>应答</w:t>
              </w:r>
            </w:ins>
          </w:p>
        </w:tc>
      </w:tr>
      <w:tr w14:paraId="08EE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jc w:val="center"/>
          <w:ins w:id="689" w:author="吴睿斌" w:date="2024-11-04T15:08:00Z"/>
        </w:trPr>
        <w:tc>
          <w:tcPr>
            <w:tcW w:w="1077" w:type="pct"/>
            <w:vAlign w:val="center"/>
          </w:tcPr>
          <w:p w14:paraId="3D4708CE">
            <w:pPr>
              <w:widowControl/>
              <w:spacing w:line="240" w:lineRule="auto"/>
              <w:jc w:val="left"/>
              <w:rPr>
                <w:ins w:id="690" w:author="吴睿斌" w:date="2024-11-04T15:08:00Z"/>
                <w:rFonts w:hint="eastAsia" w:ascii="宋体" w:hAnsi="宋体" w:eastAsia="宋体" w:cs="宋体"/>
                <w:color w:val="auto"/>
                <w:sz w:val="21"/>
                <w:szCs w:val="21"/>
                <w:rPrChange w:id="691" w:author="user" w:date="2025-05-13T14:42:35Z">
                  <w:rPr>
                    <w:ins w:id="692" w:author="吴睿斌" w:date="2024-11-04T15:08:00Z"/>
                    <w:rFonts w:hint="eastAsia" w:ascii="仿宋_GB2312" w:hAnsi="仿宋_GB2312" w:eastAsia="仿宋_GB2312" w:cs="仿宋_GB2312"/>
                    <w:color w:val="auto"/>
                    <w:sz w:val="24"/>
                    <w:szCs w:val="24"/>
                  </w:rPr>
                </w:rPrChange>
              </w:rPr>
            </w:pPr>
            <w:ins w:id="693" w:author="心痕" w:date="2025-04-30T15:51:51Z">
              <w:r>
                <w:rPr>
                  <w:rFonts w:hint="eastAsia" w:ascii="宋体" w:hAnsi="宋体" w:eastAsia="宋体" w:cs="宋体"/>
                  <w:sz w:val="21"/>
                  <w:szCs w:val="21"/>
                  <w:rPrChange w:id="694" w:author="user" w:date="2025-05-13T14:42:35Z">
                    <w:rPr>
                      <w:rFonts w:hint="eastAsia" w:ascii="仿宋_GB2312" w:hAnsi="仿宋_GB2312" w:eastAsia="仿宋_GB2312" w:cs="仿宋_GB2312"/>
                      <w:sz w:val="24"/>
                      <w:szCs w:val="24"/>
                    </w:rPr>
                  </w:rPrChange>
                </w:rPr>
                <w:t>销售品数据管理</w:t>
              </w:r>
            </w:ins>
          </w:p>
        </w:tc>
        <w:tc>
          <w:tcPr>
            <w:tcW w:w="2377" w:type="pct"/>
            <w:vAlign w:val="center"/>
          </w:tcPr>
          <w:p w14:paraId="77CF2C63">
            <w:pPr>
              <w:widowControl/>
              <w:jc w:val="left"/>
              <w:rPr>
                <w:ins w:id="695" w:author="吴睿斌" w:date="2024-11-04T15:08:00Z"/>
                <w:rFonts w:hint="eastAsia" w:ascii="宋体" w:hAnsi="宋体" w:eastAsia="宋体" w:cs="宋体"/>
                <w:color w:val="auto"/>
                <w:sz w:val="21"/>
                <w:szCs w:val="21"/>
                <w:lang w:eastAsia="zh-CN"/>
                <w:rPrChange w:id="696" w:author="user" w:date="2025-05-13T14:42:35Z">
                  <w:rPr>
                    <w:ins w:id="697" w:author="吴睿斌" w:date="2024-11-04T15:08:00Z"/>
                    <w:rFonts w:hint="eastAsia" w:ascii="仿宋_GB2312" w:hAnsi="仿宋_GB2312" w:eastAsia="仿宋_GB2312" w:cs="仿宋_GB2312"/>
                    <w:color w:val="auto"/>
                    <w:sz w:val="24"/>
                    <w:szCs w:val="24"/>
                    <w:lang w:eastAsia="zh-CN"/>
                  </w:rPr>
                </w:rPrChange>
              </w:rPr>
            </w:pPr>
            <w:ins w:id="698" w:author="心痕" w:date="2025-04-30T16:04:08Z">
              <w:r>
                <w:rPr>
                  <w:rFonts w:hint="eastAsia" w:ascii="宋体" w:hAnsi="宋体" w:eastAsia="宋体" w:cs="宋体"/>
                  <w:sz w:val="21"/>
                  <w:szCs w:val="21"/>
                  <w:lang w:val="en-US" w:eastAsia="zh-CN"/>
                  <w:rPrChange w:id="699" w:author="user" w:date="2025-05-13T14:42:35Z">
                    <w:rPr>
                      <w:rFonts w:hint="eastAsia" w:ascii="仿宋_GB2312" w:hAnsi="仿宋_GB2312" w:eastAsia="仿宋_GB2312" w:cs="仿宋_GB2312"/>
                      <w:sz w:val="24"/>
                      <w:szCs w:val="24"/>
                      <w:lang w:val="en-US" w:eastAsia="zh-CN"/>
                    </w:rPr>
                  </w:rPrChange>
                </w:rPr>
                <w:t>包括</w:t>
              </w:r>
            </w:ins>
            <w:ins w:id="700" w:author="心痕" w:date="2025-04-30T15:52:10Z">
              <w:r>
                <w:rPr>
                  <w:rFonts w:hint="eastAsia" w:ascii="宋体" w:hAnsi="宋体" w:eastAsia="宋体" w:cs="宋体"/>
                  <w:sz w:val="21"/>
                  <w:szCs w:val="21"/>
                  <w:rPrChange w:id="701" w:author="user" w:date="2025-05-13T14:42:35Z">
                    <w:rPr>
                      <w:rFonts w:hint="eastAsia" w:ascii="仿宋_GB2312" w:hAnsi="仿宋_GB2312" w:eastAsia="仿宋_GB2312" w:cs="仿宋_GB2312"/>
                      <w:sz w:val="24"/>
                      <w:szCs w:val="24"/>
                    </w:rPr>
                  </w:rPrChange>
                </w:rPr>
                <w:t>销售品分类管理</w:t>
              </w:r>
            </w:ins>
            <w:ins w:id="702" w:author="心痕" w:date="2025-04-30T15:52:11Z">
              <w:r>
                <w:rPr>
                  <w:rFonts w:hint="eastAsia" w:ascii="宋体" w:hAnsi="宋体" w:eastAsia="宋体" w:cs="宋体"/>
                  <w:sz w:val="21"/>
                  <w:szCs w:val="21"/>
                  <w:lang w:eastAsia="zh-CN"/>
                  <w:rPrChange w:id="703" w:author="user" w:date="2025-05-13T14:42:35Z">
                    <w:rPr>
                      <w:rFonts w:hint="eastAsia" w:ascii="仿宋_GB2312" w:hAnsi="仿宋_GB2312" w:eastAsia="仿宋_GB2312" w:cs="仿宋_GB2312"/>
                      <w:sz w:val="24"/>
                      <w:szCs w:val="24"/>
                      <w:lang w:eastAsia="zh-CN"/>
                    </w:rPr>
                  </w:rPrChange>
                </w:rPr>
                <w:t>、</w:t>
              </w:r>
            </w:ins>
            <w:ins w:id="704" w:author="心痕" w:date="2025-04-30T15:52:21Z">
              <w:r>
                <w:rPr>
                  <w:rFonts w:hint="eastAsia" w:ascii="宋体" w:hAnsi="宋体" w:eastAsia="宋体" w:cs="宋体"/>
                  <w:sz w:val="21"/>
                  <w:szCs w:val="21"/>
                  <w:lang w:eastAsia="zh-CN"/>
                  <w:rPrChange w:id="705" w:author="user" w:date="2025-05-13T14:42:35Z">
                    <w:rPr>
                      <w:rFonts w:hint="eastAsia" w:ascii="仿宋_GB2312" w:hAnsi="仿宋_GB2312" w:eastAsia="仿宋_GB2312" w:cs="仿宋_GB2312"/>
                      <w:sz w:val="24"/>
                      <w:szCs w:val="24"/>
                      <w:lang w:eastAsia="zh-CN"/>
                    </w:rPr>
                  </w:rPrChange>
                </w:rPr>
                <w:t>销售品信息录入与管理</w:t>
              </w:r>
            </w:ins>
            <w:ins w:id="706" w:author="心痕" w:date="2025-04-30T15:52:23Z">
              <w:r>
                <w:rPr>
                  <w:rFonts w:hint="eastAsia" w:ascii="宋体" w:hAnsi="宋体" w:eastAsia="宋体" w:cs="宋体"/>
                  <w:sz w:val="21"/>
                  <w:szCs w:val="21"/>
                  <w:lang w:eastAsia="zh-CN"/>
                  <w:rPrChange w:id="707" w:author="user" w:date="2025-05-13T14:42:35Z">
                    <w:rPr>
                      <w:rFonts w:hint="eastAsia" w:ascii="仿宋_GB2312" w:hAnsi="仿宋_GB2312" w:eastAsia="仿宋_GB2312" w:cs="仿宋_GB2312"/>
                      <w:sz w:val="24"/>
                      <w:szCs w:val="24"/>
                      <w:lang w:eastAsia="zh-CN"/>
                    </w:rPr>
                  </w:rPrChange>
                </w:rPr>
                <w:t>、</w:t>
              </w:r>
            </w:ins>
            <w:ins w:id="708" w:author="心痕" w:date="2025-04-30T15:52:30Z">
              <w:r>
                <w:rPr>
                  <w:rFonts w:hint="eastAsia" w:ascii="宋体" w:hAnsi="宋体" w:eastAsia="宋体" w:cs="宋体"/>
                  <w:sz w:val="21"/>
                  <w:szCs w:val="21"/>
                  <w:lang w:eastAsia="zh-CN"/>
                  <w:rPrChange w:id="709" w:author="user" w:date="2025-05-13T14:42:35Z">
                    <w:rPr>
                      <w:rFonts w:hint="eastAsia" w:ascii="仿宋_GB2312" w:hAnsi="仿宋_GB2312" w:eastAsia="仿宋_GB2312" w:cs="仿宋_GB2312"/>
                      <w:sz w:val="24"/>
                      <w:szCs w:val="24"/>
                      <w:lang w:eastAsia="zh-CN"/>
                    </w:rPr>
                  </w:rPrChange>
                </w:rPr>
                <w:t>实时更新与版本管理</w:t>
              </w:r>
            </w:ins>
            <w:ins w:id="710" w:author="心痕" w:date="2025-04-30T15:52:31Z">
              <w:r>
                <w:rPr>
                  <w:rFonts w:hint="eastAsia" w:ascii="宋体" w:hAnsi="宋体" w:eastAsia="宋体" w:cs="宋体"/>
                  <w:sz w:val="21"/>
                  <w:szCs w:val="21"/>
                  <w:lang w:eastAsia="zh-CN"/>
                  <w:rPrChange w:id="711" w:author="user" w:date="2025-05-13T14:42:35Z">
                    <w:rPr>
                      <w:rFonts w:hint="eastAsia" w:ascii="仿宋_GB2312" w:hAnsi="仿宋_GB2312" w:eastAsia="仿宋_GB2312" w:cs="仿宋_GB2312"/>
                      <w:sz w:val="24"/>
                      <w:szCs w:val="24"/>
                      <w:lang w:eastAsia="zh-CN"/>
                    </w:rPr>
                  </w:rPrChange>
                </w:rPr>
                <w:t>、</w:t>
              </w:r>
            </w:ins>
            <w:ins w:id="712" w:author="心痕" w:date="2025-04-30T15:52:37Z">
              <w:r>
                <w:rPr>
                  <w:rFonts w:hint="eastAsia" w:ascii="宋体" w:hAnsi="宋体" w:eastAsia="宋体" w:cs="宋体"/>
                  <w:sz w:val="21"/>
                  <w:szCs w:val="21"/>
                  <w:lang w:eastAsia="zh-CN"/>
                  <w:rPrChange w:id="713" w:author="user" w:date="2025-05-13T14:42:35Z">
                    <w:rPr>
                      <w:rFonts w:hint="eastAsia" w:ascii="仿宋_GB2312" w:hAnsi="仿宋_GB2312" w:eastAsia="仿宋_GB2312" w:cs="仿宋_GB2312"/>
                      <w:sz w:val="24"/>
                      <w:szCs w:val="24"/>
                      <w:lang w:eastAsia="zh-CN"/>
                    </w:rPr>
                  </w:rPrChange>
                </w:rPr>
                <w:t>智能搜索与个性化推荐</w:t>
              </w:r>
            </w:ins>
            <w:ins w:id="714" w:author="心痕" w:date="2025-04-30T15:52:39Z">
              <w:r>
                <w:rPr>
                  <w:rFonts w:hint="eastAsia" w:ascii="宋体" w:hAnsi="宋体" w:eastAsia="宋体" w:cs="宋体"/>
                  <w:sz w:val="21"/>
                  <w:szCs w:val="21"/>
                  <w:lang w:eastAsia="zh-CN"/>
                  <w:rPrChange w:id="715" w:author="user" w:date="2025-05-13T14:42:35Z">
                    <w:rPr>
                      <w:rFonts w:hint="eastAsia" w:ascii="仿宋_GB2312" w:hAnsi="仿宋_GB2312" w:eastAsia="仿宋_GB2312" w:cs="仿宋_GB2312"/>
                      <w:sz w:val="24"/>
                      <w:szCs w:val="24"/>
                      <w:lang w:eastAsia="zh-CN"/>
                    </w:rPr>
                  </w:rPrChange>
                </w:rPr>
                <w:t>、</w:t>
              </w:r>
            </w:ins>
            <w:ins w:id="716" w:author="心痕" w:date="2025-04-30T15:52:45Z">
              <w:r>
                <w:rPr>
                  <w:rFonts w:hint="eastAsia" w:ascii="宋体" w:hAnsi="宋体" w:eastAsia="宋体" w:cs="宋体"/>
                  <w:sz w:val="21"/>
                  <w:szCs w:val="21"/>
                  <w:lang w:eastAsia="zh-CN"/>
                  <w:rPrChange w:id="717" w:author="user" w:date="2025-05-13T14:42:35Z">
                    <w:rPr>
                      <w:rFonts w:hint="eastAsia" w:ascii="仿宋_GB2312" w:hAnsi="仿宋_GB2312" w:eastAsia="仿宋_GB2312" w:cs="仿宋_GB2312"/>
                      <w:sz w:val="24"/>
                      <w:szCs w:val="24"/>
                      <w:lang w:eastAsia="zh-CN"/>
                    </w:rPr>
                  </w:rPrChange>
                </w:rPr>
                <w:t>数据可视化与统计分析</w:t>
              </w:r>
            </w:ins>
            <w:ins w:id="718" w:author="心痕" w:date="2025-04-30T15:52:46Z">
              <w:r>
                <w:rPr>
                  <w:rFonts w:hint="eastAsia" w:ascii="宋体" w:hAnsi="宋体" w:eastAsia="宋体" w:cs="宋体"/>
                  <w:sz w:val="21"/>
                  <w:szCs w:val="21"/>
                  <w:lang w:eastAsia="zh-CN"/>
                  <w:rPrChange w:id="719" w:author="user" w:date="2025-05-13T14:42:35Z">
                    <w:rPr>
                      <w:rFonts w:hint="eastAsia" w:ascii="仿宋_GB2312" w:hAnsi="仿宋_GB2312" w:eastAsia="仿宋_GB2312" w:cs="仿宋_GB2312"/>
                      <w:sz w:val="24"/>
                      <w:szCs w:val="24"/>
                      <w:lang w:eastAsia="zh-CN"/>
                    </w:rPr>
                  </w:rPrChange>
                </w:rPr>
                <w:t>、</w:t>
              </w:r>
            </w:ins>
            <w:ins w:id="720" w:author="心痕" w:date="2025-04-30T15:52:57Z">
              <w:r>
                <w:rPr>
                  <w:rFonts w:hint="eastAsia" w:ascii="宋体" w:hAnsi="宋体" w:eastAsia="宋体" w:cs="宋体"/>
                  <w:sz w:val="21"/>
                  <w:szCs w:val="21"/>
                  <w:lang w:eastAsia="zh-CN"/>
                  <w:rPrChange w:id="721" w:author="user" w:date="2025-05-13T14:42:35Z">
                    <w:rPr>
                      <w:rFonts w:hint="eastAsia" w:ascii="仿宋_GB2312" w:hAnsi="仿宋_GB2312" w:eastAsia="仿宋_GB2312" w:cs="仿宋_GB2312"/>
                      <w:sz w:val="24"/>
                      <w:szCs w:val="24"/>
                      <w:lang w:eastAsia="zh-CN"/>
                    </w:rPr>
                  </w:rPrChange>
                </w:rPr>
                <w:t>数据库设计与数据存储</w:t>
              </w:r>
            </w:ins>
            <w:ins w:id="722" w:author="心痕" w:date="2025-04-30T15:53:19Z">
              <w:r>
                <w:rPr>
                  <w:rFonts w:hint="eastAsia" w:ascii="宋体" w:hAnsi="宋体" w:eastAsia="宋体" w:cs="宋体"/>
                  <w:sz w:val="21"/>
                  <w:szCs w:val="21"/>
                  <w:lang w:eastAsia="zh-CN"/>
                  <w:rPrChange w:id="723" w:author="user" w:date="2025-05-13T14:42:35Z">
                    <w:rPr>
                      <w:rFonts w:hint="eastAsia" w:ascii="仿宋_GB2312" w:hAnsi="仿宋_GB2312" w:eastAsia="仿宋_GB2312" w:cs="仿宋_GB2312"/>
                      <w:sz w:val="24"/>
                      <w:szCs w:val="24"/>
                      <w:lang w:eastAsia="zh-CN"/>
                    </w:rPr>
                  </w:rPrChange>
                </w:rPr>
                <w:t>、后端逻辑开发</w:t>
              </w:r>
            </w:ins>
            <w:ins w:id="724" w:author="心痕" w:date="2025-04-30T15:53:40Z">
              <w:r>
                <w:rPr>
                  <w:rFonts w:hint="eastAsia" w:ascii="宋体" w:hAnsi="宋体" w:eastAsia="宋体" w:cs="宋体"/>
                  <w:sz w:val="21"/>
                  <w:szCs w:val="21"/>
                  <w:lang w:eastAsia="zh-CN"/>
                  <w:rPrChange w:id="725" w:author="user" w:date="2025-05-13T14:42:35Z">
                    <w:rPr>
                      <w:rFonts w:hint="eastAsia" w:ascii="仿宋_GB2312" w:hAnsi="仿宋_GB2312" w:eastAsia="仿宋_GB2312" w:cs="仿宋_GB2312"/>
                      <w:sz w:val="24"/>
                      <w:szCs w:val="24"/>
                      <w:lang w:eastAsia="zh-CN"/>
                    </w:rPr>
                  </w:rPrChange>
                </w:rPr>
                <w:t>、前端展示与交互</w:t>
              </w:r>
            </w:ins>
            <w:ins w:id="726" w:author="心痕" w:date="2025-04-30T15:53:59Z">
              <w:r>
                <w:rPr>
                  <w:rFonts w:hint="eastAsia" w:ascii="宋体" w:hAnsi="宋体" w:eastAsia="宋体" w:cs="宋体"/>
                  <w:sz w:val="21"/>
                  <w:szCs w:val="21"/>
                  <w:lang w:eastAsia="zh-CN"/>
                  <w:rPrChange w:id="727" w:author="user" w:date="2025-05-13T14:42:35Z">
                    <w:rPr>
                      <w:rFonts w:hint="eastAsia" w:ascii="仿宋_GB2312" w:hAnsi="仿宋_GB2312" w:eastAsia="仿宋_GB2312" w:cs="仿宋_GB2312"/>
                      <w:sz w:val="24"/>
                      <w:szCs w:val="24"/>
                      <w:lang w:eastAsia="zh-CN"/>
                    </w:rPr>
                  </w:rPrChange>
                </w:rPr>
                <w:t>、</w:t>
              </w:r>
            </w:ins>
            <w:ins w:id="728" w:author="心痕" w:date="2025-04-30T15:54:00Z">
              <w:r>
                <w:rPr>
                  <w:rFonts w:hint="eastAsia" w:ascii="宋体" w:hAnsi="宋体" w:eastAsia="宋体" w:cs="宋体"/>
                  <w:sz w:val="21"/>
                  <w:szCs w:val="21"/>
                  <w:lang w:eastAsia="zh-CN"/>
                  <w:rPrChange w:id="729" w:author="user" w:date="2025-05-13T14:42:35Z">
                    <w:rPr>
                      <w:rFonts w:hint="eastAsia" w:ascii="仿宋_GB2312" w:hAnsi="仿宋_GB2312" w:eastAsia="仿宋_GB2312" w:cs="仿宋_GB2312"/>
                      <w:sz w:val="24"/>
                      <w:szCs w:val="24"/>
                      <w:lang w:eastAsia="zh-CN"/>
                    </w:rPr>
                  </w:rPrChange>
                </w:rPr>
                <w:t>数据接口开发、</w:t>
              </w:r>
            </w:ins>
            <w:ins w:id="730" w:author="心痕" w:date="2025-04-30T15:54:08Z">
              <w:r>
                <w:rPr>
                  <w:rFonts w:hint="eastAsia" w:ascii="宋体" w:hAnsi="宋体" w:eastAsia="宋体" w:cs="宋体"/>
                  <w:sz w:val="21"/>
                  <w:szCs w:val="21"/>
                  <w:lang w:eastAsia="zh-CN"/>
                  <w:rPrChange w:id="731" w:author="user" w:date="2025-05-13T14:42:35Z">
                    <w:rPr>
                      <w:rFonts w:hint="eastAsia" w:ascii="仿宋_GB2312" w:hAnsi="仿宋_GB2312" w:eastAsia="仿宋_GB2312" w:cs="仿宋_GB2312"/>
                      <w:sz w:val="24"/>
                      <w:szCs w:val="24"/>
                      <w:lang w:eastAsia="zh-CN"/>
                    </w:rPr>
                  </w:rPrChange>
                </w:rPr>
                <w:t>历史版本追溯与数据可视化</w:t>
              </w:r>
            </w:ins>
            <w:ins w:id="732" w:author="心痕" w:date="2025-05-13T15:57:43Z">
              <w:r>
                <w:rPr>
                  <w:rFonts w:hint="eastAsia" w:ascii="宋体" w:hAnsi="宋体" w:cs="宋体"/>
                  <w:sz w:val="21"/>
                  <w:szCs w:val="21"/>
                  <w:lang w:eastAsia="zh-CN"/>
                </w:rPr>
                <w:t>、</w:t>
              </w:r>
            </w:ins>
            <w:ins w:id="733" w:author="心痕" w:date="2025-05-13T15:57:44Z">
              <w:r>
                <w:rPr>
                  <w:rFonts w:hint="eastAsia" w:ascii="宋体" w:hAnsi="宋体" w:eastAsia="宋体" w:cs="宋体"/>
                  <w:bCs/>
                  <w:sz w:val="21"/>
                  <w:szCs w:val="21"/>
                  <w:lang w:val="en-US" w:eastAsia="zh-CN"/>
                </w:rPr>
                <w:t>知识数据库构建与管理能力</w:t>
              </w:r>
            </w:ins>
            <w:ins w:id="734" w:author="心痕" w:date="2025-04-30T15:54:11Z">
              <w:r>
                <w:rPr>
                  <w:rFonts w:hint="eastAsia" w:ascii="宋体" w:hAnsi="宋体" w:eastAsia="宋体" w:cs="宋体"/>
                  <w:sz w:val="21"/>
                  <w:szCs w:val="21"/>
                  <w:lang w:eastAsia="zh-CN"/>
                  <w:rPrChange w:id="735" w:author="user" w:date="2025-05-13T14:42:35Z">
                    <w:rPr>
                      <w:rFonts w:hint="eastAsia" w:ascii="仿宋_GB2312" w:hAnsi="仿宋_GB2312" w:eastAsia="仿宋_GB2312" w:cs="仿宋_GB2312"/>
                      <w:sz w:val="24"/>
                      <w:szCs w:val="24"/>
                      <w:lang w:eastAsia="zh-CN"/>
                    </w:rPr>
                  </w:rPrChange>
                </w:rPr>
                <w:t>。</w:t>
              </w:r>
            </w:ins>
          </w:p>
        </w:tc>
        <w:tc>
          <w:tcPr>
            <w:tcW w:w="991" w:type="pct"/>
            <w:vAlign w:val="center"/>
          </w:tcPr>
          <w:p w14:paraId="789D0B0A">
            <w:pPr>
              <w:widowControl/>
              <w:spacing w:line="240" w:lineRule="auto"/>
              <w:jc w:val="left"/>
              <w:rPr>
                <w:ins w:id="736" w:author="吴睿斌" w:date="2024-11-04T15:08:00Z"/>
                <w:rFonts w:hint="eastAsia" w:ascii="宋体" w:hAnsi="宋体" w:eastAsia="宋体" w:cs="宋体"/>
                <w:color w:val="auto"/>
                <w:sz w:val="21"/>
                <w:szCs w:val="21"/>
                <w:rPrChange w:id="737" w:author="user" w:date="2025-05-13T14:42:35Z">
                  <w:rPr>
                    <w:ins w:id="738" w:author="吴睿斌" w:date="2024-11-04T15:08:00Z"/>
                    <w:rFonts w:hint="eastAsia" w:ascii="仿宋_GB2312" w:hAnsi="仿宋_GB2312" w:eastAsia="仿宋_GB2312" w:cs="仿宋_GB2312"/>
                    <w:color w:val="auto"/>
                    <w:sz w:val="24"/>
                    <w:szCs w:val="24"/>
                  </w:rPr>
                </w:rPrChange>
              </w:rPr>
            </w:pPr>
            <w:r>
              <w:rPr>
                <w:rFonts w:hint="eastAsia" w:ascii="宋体" w:hAnsi="宋体" w:eastAsia="宋体" w:cs="宋体"/>
                <w:sz w:val="21"/>
                <w:szCs w:val="21"/>
                <w:rPrChange w:id="739" w:author="user" w:date="2025-05-13T14:42:35Z">
                  <w:rPr>
                    <w:rFonts w:hint="eastAsia" w:ascii="仿宋_GB2312" w:hAnsi="仿宋_GB2312" w:eastAsia="仿宋_GB2312" w:cs="仿宋_GB2312"/>
                    <w:sz w:val="24"/>
                    <w:szCs w:val="24"/>
                  </w:rPr>
                </w:rPrChange>
              </w:rPr>
              <w:t>合同签订后</w:t>
            </w:r>
            <w:ins w:id="740" w:author="心痕" w:date="2025-04-30T16:05:24Z">
              <w:r>
                <w:rPr>
                  <w:rFonts w:hint="eastAsia" w:ascii="宋体" w:hAnsi="宋体" w:eastAsia="宋体" w:cs="宋体"/>
                  <w:sz w:val="21"/>
                  <w:szCs w:val="21"/>
                  <w:lang w:val="en-US" w:eastAsia="zh-CN"/>
                  <w:rPrChange w:id="741" w:author="user" w:date="2025-05-13T14:42:35Z">
                    <w:rPr>
                      <w:rFonts w:hint="eastAsia" w:ascii="仿宋_GB2312" w:hAnsi="仿宋_GB2312" w:eastAsia="仿宋_GB2312" w:cs="仿宋_GB2312"/>
                      <w:sz w:val="24"/>
                      <w:szCs w:val="24"/>
                      <w:lang w:val="en-US" w:eastAsia="zh-CN"/>
                    </w:rPr>
                  </w:rPrChange>
                </w:rPr>
                <w:t>1</w:t>
              </w:r>
            </w:ins>
            <w:r>
              <w:rPr>
                <w:rFonts w:hint="eastAsia" w:ascii="宋体" w:hAnsi="宋体" w:eastAsia="宋体" w:cs="宋体"/>
                <w:sz w:val="21"/>
                <w:szCs w:val="21"/>
                <w:rPrChange w:id="742" w:author="user" w:date="2025-05-13T14:42:35Z">
                  <w:rPr>
                    <w:rFonts w:hint="eastAsia" w:ascii="仿宋_GB2312" w:hAnsi="仿宋_GB2312" w:eastAsia="仿宋_GB2312" w:cs="仿宋_GB2312"/>
                    <w:sz w:val="24"/>
                    <w:szCs w:val="24"/>
                  </w:rPr>
                </w:rPrChange>
              </w:rPr>
              <w:t>个月内完成</w:t>
            </w:r>
          </w:p>
        </w:tc>
        <w:tc>
          <w:tcPr>
            <w:tcW w:w="554" w:type="pct"/>
            <w:vAlign w:val="center"/>
          </w:tcPr>
          <w:p w14:paraId="229DA760">
            <w:pPr>
              <w:spacing w:line="360" w:lineRule="auto"/>
              <w:rPr>
                <w:ins w:id="743" w:author="吴睿斌" w:date="2024-11-04T15:08:00Z"/>
                <w:rFonts w:hint="eastAsia" w:ascii="宋体" w:hAnsi="宋体" w:eastAsia="宋体" w:cs="宋体"/>
                <w:color w:val="auto"/>
                <w:sz w:val="21"/>
                <w:szCs w:val="21"/>
                <w:rPrChange w:id="744" w:author="user" w:date="2025-05-13T14:42:35Z">
                  <w:rPr>
                    <w:ins w:id="745" w:author="吴睿斌" w:date="2024-11-04T15:08:00Z"/>
                    <w:rFonts w:hint="eastAsia" w:ascii="仿宋_GB2312" w:hAnsi="仿宋_GB2312" w:eastAsia="仿宋_GB2312" w:cs="仿宋_GB2312"/>
                    <w:color w:val="auto"/>
                    <w:sz w:val="24"/>
                    <w:szCs w:val="24"/>
                  </w:rPr>
                </w:rPrChange>
              </w:rPr>
            </w:pPr>
          </w:p>
        </w:tc>
      </w:tr>
      <w:tr w14:paraId="119B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jc w:val="center"/>
          <w:ins w:id="746" w:author="吴睿斌" w:date="2024-11-04T15:08:00Z"/>
        </w:trPr>
        <w:tc>
          <w:tcPr>
            <w:tcW w:w="1077" w:type="pct"/>
            <w:vAlign w:val="center"/>
          </w:tcPr>
          <w:p w14:paraId="6A2CD153">
            <w:pPr>
              <w:widowControl/>
              <w:spacing w:line="240" w:lineRule="auto"/>
              <w:jc w:val="left"/>
              <w:rPr>
                <w:ins w:id="747" w:author="吴睿斌" w:date="2024-11-04T15:08:00Z"/>
                <w:rFonts w:hint="eastAsia" w:ascii="宋体" w:hAnsi="宋体" w:eastAsia="宋体" w:cs="宋体"/>
                <w:color w:val="auto"/>
                <w:sz w:val="21"/>
                <w:szCs w:val="21"/>
                <w:rPrChange w:id="748" w:author="user" w:date="2025-05-13T14:42:35Z">
                  <w:rPr>
                    <w:ins w:id="749" w:author="吴睿斌" w:date="2024-11-04T15:08:00Z"/>
                    <w:rFonts w:hint="eastAsia" w:ascii="仿宋_GB2312" w:hAnsi="仿宋_GB2312" w:eastAsia="仿宋_GB2312" w:cs="仿宋_GB2312"/>
                    <w:color w:val="auto"/>
                    <w:sz w:val="24"/>
                    <w:szCs w:val="24"/>
                  </w:rPr>
                </w:rPrChange>
              </w:rPr>
            </w:pPr>
            <w:ins w:id="750" w:author="心痕" w:date="2025-04-30T15:54:20Z">
              <w:r>
                <w:rPr>
                  <w:rFonts w:hint="eastAsia" w:ascii="宋体" w:hAnsi="宋体" w:eastAsia="宋体" w:cs="宋体"/>
                  <w:sz w:val="21"/>
                  <w:szCs w:val="21"/>
                  <w:rPrChange w:id="751" w:author="user" w:date="2025-05-13T14:42:35Z">
                    <w:rPr>
                      <w:rFonts w:hint="eastAsia" w:ascii="仿宋_GB2312" w:hAnsi="仿宋_GB2312" w:eastAsia="仿宋_GB2312" w:cs="仿宋_GB2312"/>
                      <w:sz w:val="24"/>
                      <w:szCs w:val="24"/>
                    </w:rPr>
                  </w:rPrChange>
                </w:rPr>
                <w:t>营销政策管理</w:t>
              </w:r>
            </w:ins>
          </w:p>
        </w:tc>
        <w:tc>
          <w:tcPr>
            <w:tcW w:w="2377" w:type="pct"/>
            <w:vAlign w:val="center"/>
          </w:tcPr>
          <w:p w14:paraId="37BF3702">
            <w:pPr>
              <w:widowControl/>
              <w:jc w:val="left"/>
              <w:rPr>
                <w:ins w:id="752" w:author="吴睿斌" w:date="2024-11-04T15:08:00Z"/>
                <w:rFonts w:hint="eastAsia" w:ascii="宋体" w:hAnsi="宋体" w:eastAsia="宋体" w:cs="宋体"/>
                <w:color w:val="auto"/>
                <w:sz w:val="21"/>
                <w:szCs w:val="21"/>
                <w:lang w:eastAsia="zh-CN"/>
                <w:rPrChange w:id="753" w:author="user" w:date="2025-05-13T14:42:35Z">
                  <w:rPr>
                    <w:ins w:id="754" w:author="吴睿斌" w:date="2024-11-04T15:08:00Z"/>
                    <w:rFonts w:hint="eastAsia" w:ascii="仿宋_GB2312" w:hAnsi="仿宋_GB2312" w:eastAsia="仿宋_GB2312" w:cs="仿宋_GB2312"/>
                    <w:color w:val="auto"/>
                    <w:sz w:val="24"/>
                    <w:szCs w:val="24"/>
                    <w:lang w:eastAsia="zh-CN"/>
                  </w:rPr>
                </w:rPrChange>
              </w:rPr>
            </w:pPr>
            <w:ins w:id="755" w:author="心痕" w:date="2025-04-30T16:04:13Z">
              <w:r>
                <w:rPr>
                  <w:rFonts w:hint="eastAsia" w:ascii="宋体" w:hAnsi="宋体" w:eastAsia="宋体" w:cs="宋体"/>
                  <w:sz w:val="21"/>
                  <w:szCs w:val="21"/>
                  <w:lang w:val="en-US" w:eastAsia="zh-CN"/>
                  <w:rPrChange w:id="756" w:author="user" w:date="2025-05-13T14:42:35Z">
                    <w:rPr>
                      <w:rFonts w:hint="eastAsia" w:ascii="仿宋_GB2312" w:hAnsi="仿宋_GB2312" w:eastAsia="仿宋_GB2312" w:cs="仿宋_GB2312"/>
                      <w:sz w:val="24"/>
                      <w:szCs w:val="24"/>
                      <w:lang w:val="en-US" w:eastAsia="zh-CN"/>
                    </w:rPr>
                  </w:rPrChange>
                </w:rPr>
                <w:t>包括</w:t>
              </w:r>
            </w:ins>
            <w:ins w:id="757" w:author="心痕" w:date="2025-04-30T15:54:30Z">
              <w:r>
                <w:rPr>
                  <w:rFonts w:hint="eastAsia" w:ascii="宋体" w:hAnsi="宋体" w:eastAsia="宋体" w:cs="宋体"/>
                  <w:sz w:val="21"/>
                  <w:szCs w:val="21"/>
                  <w:rPrChange w:id="758" w:author="user" w:date="2025-05-13T14:42:35Z">
                    <w:rPr>
                      <w:rFonts w:hint="eastAsia" w:ascii="仿宋_GB2312" w:hAnsi="仿宋_GB2312" w:eastAsia="仿宋_GB2312" w:cs="仿宋_GB2312"/>
                      <w:sz w:val="24"/>
                      <w:szCs w:val="24"/>
                    </w:rPr>
                  </w:rPrChange>
                </w:rPr>
                <w:t>需求分析与规划</w:t>
              </w:r>
            </w:ins>
            <w:ins w:id="759" w:author="心痕" w:date="2025-04-30T15:54:31Z">
              <w:r>
                <w:rPr>
                  <w:rFonts w:hint="eastAsia" w:ascii="宋体" w:hAnsi="宋体" w:eastAsia="宋体" w:cs="宋体"/>
                  <w:sz w:val="21"/>
                  <w:szCs w:val="21"/>
                  <w:lang w:eastAsia="zh-CN"/>
                  <w:rPrChange w:id="760" w:author="user" w:date="2025-05-13T14:42:35Z">
                    <w:rPr>
                      <w:rFonts w:hint="eastAsia" w:ascii="仿宋_GB2312" w:hAnsi="仿宋_GB2312" w:eastAsia="仿宋_GB2312" w:cs="仿宋_GB2312"/>
                      <w:sz w:val="24"/>
                      <w:szCs w:val="24"/>
                      <w:lang w:eastAsia="zh-CN"/>
                    </w:rPr>
                  </w:rPrChange>
                </w:rPr>
                <w:t>、</w:t>
              </w:r>
            </w:ins>
            <w:ins w:id="761" w:author="心痕" w:date="2025-04-30T15:54:37Z">
              <w:r>
                <w:rPr>
                  <w:rFonts w:hint="eastAsia" w:ascii="宋体" w:hAnsi="宋体" w:eastAsia="宋体" w:cs="宋体"/>
                  <w:sz w:val="21"/>
                  <w:szCs w:val="21"/>
                  <w:lang w:eastAsia="zh-CN"/>
                  <w:rPrChange w:id="762" w:author="user" w:date="2025-05-13T14:42:35Z">
                    <w:rPr>
                      <w:rFonts w:hint="eastAsia" w:ascii="仿宋_GB2312" w:hAnsi="仿宋_GB2312" w:eastAsia="仿宋_GB2312" w:cs="仿宋_GB2312"/>
                      <w:sz w:val="24"/>
                      <w:szCs w:val="24"/>
                      <w:lang w:eastAsia="zh-CN"/>
                    </w:rPr>
                  </w:rPrChange>
                </w:rPr>
                <w:t>政策信息录入及管理</w:t>
              </w:r>
            </w:ins>
            <w:ins w:id="763" w:author="心痕" w:date="2025-04-30T15:54:38Z">
              <w:r>
                <w:rPr>
                  <w:rFonts w:hint="eastAsia" w:ascii="宋体" w:hAnsi="宋体" w:eastAsia="宋体" w:cs="宋体"/>
                  <w:sz w:val="21"/>
                  <w:szCs w:val="21"/>
                  <w:lang w:eastAsia="zh-CN"/>
                  <w:rPrChange w:id="764" w:author="user" w:date="2025-05-13T14:42:35Z">
                    <w:rPr>
                      <w:rFonts w:hint="eastAsia" w:ascii="仿宋_GB2312" w:hAnsi="仿宋_GB2312" w:eastAsia="仿宋_GB2312" w:cs="仿宋_GB2312"/>
                      <w:sz w:val="24"/>
                      <w:szCs w:val="24"/>
                      <w:lang w:eastAsia="zh-CN"/>
                    </w:rPr>
                  </w:rPrChange>
                </w:rPr>
                <w:t>、</w:t>
              </w:r>
            </w:ins>
            <w:ins w:id="765" w:author="心痕" w:date="2025-04-30T15:54:44Z">
              <w:r>
                <w:rPr>
                  <w:rFonts w:hint="eastAsia" w:ascii="宋体" w:hAnsi="宋体" w:eastAsia="宋体" w:cs="宋体"/>
                  <w:sz w:val="21"/>
                  <w:szCs w:val="21"/>
                  <w:lang w:eastAsia="zh-CN"/>
                  <w:rPrChange w:id="766" w:author="user" w:date="2025-05-13T14:42:35Z">
                    <w:rPr>
                      <w:rFonts w:hint="eastAsia" w:ascii="仿宋_GB2312" w:hAnsi="仿宋_GB2312" w:eastAsia="仿宋_GB2312" w:cs="仿宋_GB2312"/>
                      <w:sz w:val="24"/>
                      <w:szCs w:val="24"/>
                      <w:lang w:eastAsia="zh-CN"/>
                    </w:rPr>
                  </w:rPrChange>
                </w:rPr>
                <w:t>政策展示与对比</w:t>
              </w:r>
            </w:ins>
            <w:ins w:id="767" w:author="心痕" w:date="2025-04-30T15:55:10Z">
              <w:r>
                <w:rPr>
                  <w:rFonts w:hint="eastAsia" w:ascii="宋体" w:hAnsi="宋体" w:eastAsia="宋体" w:cs="宋体"/>
                  <w:sz w:val="21"/>
                  <w:szCs w:val="21"/>
                  <w:lang w:eastAsia="zh-CN"/>
                  <w:rPrChange w:id="768" w:author="user" w:date="2025-05-13T14:42:35Z">
                    <w:rPr>
                      <w:rFonts w:hint="eastAsia" w:ascii="仿宋_GB2312" w:hAnsi="仿宋_GB2312" w:eastAsia="仿宋_GB2312" w:cs="仿宋_GB2312"/>
                      <w:sz w:val="24"/>
                      <w:szCs w:val="24"/>
                      <w:lang w:eastAsia="zh-CN"/>
                    </w:rPr>
                  </w:rPrChange>
                </w:rPr>
                <w:t>、实时更新与历史版本管理</w:t>
              </w:r>
            </w:ins>
            <w:ins w:id="769" w:author="心痕" w:date="2025-04-30T15:55:17Z">
              <w:r>
                <w:rPr>
                  <w:rFonts w:hint="eastAsia" w:ascii="宋体" w:hAnsi="宋体" w:eastAsia="宋体" w:cs="宋体"/>
                  <w:sz w:val="21"/>
                  <w:szCs w:val="21"/>
                  <w:lang w:eastAsia="zh-CN"/>
                  <w:rPrChange w:id="770" w:author="user" w:date="2025-05-13T14:42:35Z">
                    <w:rPr>
                      <w:rFonts w:hint="eastAsia" w:ascii="仿宋_GB2312" w:hAnsi="仿宋_GB2312" w:eastAsia="仿宋_GB2312" w:cs="仿宋_GB2312"/>
                      <w:sz w:val="24"/>
                      <w:szCs w:val="24"/>
                      <w:lang w:eastAsia="zh-CN"/>
                    </w:rPr>
                  </w:rPrChange>
                </w:rPr>
                <w:t>、</w:t>
              </w:r>
            </w:ins>
            <w:ins w:id="771" w:author="心痕" w:date="2025-04-30T15:55:18Z">
              <w:r>
                <w:rPr>
                  <w:rFonts w:hint="eastAsia" w:ascii="宋体" w:hAnsi="宋体" w:eastAsia="宋体" w:cs="宋体"/>
                  <w:sz w:val="21"/>
                  <w:szCs w:val="21"/>
                  <w:lang w:eastAsia="zh-CN"/>
                  <w:rPrChange w:id="772" w:author="user" w:date="2025-05-13T14:42:35Z">
                    <w:rPr>
                      <w:rFonts w:hint="eastAsia" w:ascii="仿宋_GB2312" w:hAnsi="仿宋_GB2312" w:eastAsia="仿宋_GB2312" w:cs="仿宋_GB2312"/>
                      <w:sz w:val="24"/>
                      <w:szCs w:val="24"/>
                      <w:lang w:eastAsia="zh-CN"/>
                    </w:rPr>
                  </w:rPrChange>
                </w:rPr>
                <w:t>政策效果评估与数据分析</w:t>
              </w:r>
            </w:ins>
          </w:p>
        </w:tc>
        <w:tc>
          <w:tcPr>
            <w:tcW w:w="991" w:type="pct"/>
            <w:vAlign w:val="center"/>
          </w:tcPr>
          <w:p w14:paraId="6B7660A2">
            <w:pPr>
              <w:widowControl/>
              <w:spacing w:line="240" w:lineRule="auto"/>
              <w:jc w:val="left"/>
              <w:rPr>
                <w:ins w:id="773" w:author="吴睿斌" w:date="2024-11-04T15:08:00Z"/>
                <w:rFonts w:hint="eastAsia" w:ascii="宋体" w:hAnsi="宋体" w:eastAsia="宋体" w:cs="宋体"/>
                <w:color w:val="auto"/>
                <w:sz w:val="21"/>
                <w:szCs w:val="21"/>
                <w:rPrChange w:id="774" w:author="user" w:date="2025-05-13T14:42:35Z">
                  <w:rPr>
                    <w:ins w:id="775" w:author="吴睿斌" w:date="2024-11-04T15:08:00Z"/>
                    <w:rFonts w:hint="eastAsia" w:ascii="仿宋_GB2312" w:hAnsi="仿宋_GB2312" w:eastAsia="仿宋_GB2312" w:cs="仿宋_GB2312"/>
                    <w:color w:val="auto"/>
                    <w:sz w:val="24"/>
                    <w:szCs w:val="24"/>
                  </w:rPr>
                </w:rPrChange>
              </w:rPr>
            </w:pPr>
            <w:r>
              <w:rPr>
                <w:rFonts w:hint="eastAsia" w:ascii="宋体" w:hAnsi="宋体" w:eastAsia="宋体" w:cs="宋体"/>
                <w:sz w:val="21"/>
                <w:szCs w:val="21"/>
                <w:rPrChange w:id="776" w:author="user" w:date="2025-05-13T14:42:35Z">
                  <w:rPr>
                    <w:rFonts w:hint="eastAsia" w:ascii="仿宋_GB2312" w:hAnsi="仿宋_GB2312" w:eastAsia="仿宋_GB2312" w:cs="仿宋_GB2312"/>
                    <w:sz w:val="24"/>
                    <w:szCs w:val="24"/>
                  </w:rPr>
                </w:rPrChange>
              </w:rPr>
              <w:t>合同签订后</w:t>
            </w:r>
            <w:ins w:id="777" w:author="心痕" w:date="2025-04-30T16:05:27Z">
              <w:r>
                <w:rPr>
                  <w:rFonts w:hint="eastAsia" w:ascii="宋体" w:hAnsi="宋体" w:eastAsia="宋体" w:cs="宋体"/>
                  <w:sz w:val="21"/>
                  <w:szCs w:val="21"/>
                  <w:lang w:val="en-US" w:eastAsia="zh-CN"/>
                  <w:rPrChange w:id="778" w:author="user" w:date="2025-05-13T14:42:35Z">
                    <w:rPr>
                      <w:rFonts w:hint="eastAsia" w:ascii="仿宋_GB2312" w:hAnsi="仿宋_GB2312" w:eastAsia="仿宋_GB2312" w:cs="仿宋_GB2312"/>
                      <w:sz w:val="24"/>
                      <w:szCs w:val="24"/>
                      <w:lang w:val="en-US" w:eastAsia="zh-CN"/>
                    </w:rPr>
                  </w:rPrChange>
                </w:rPr>
                <w:t>1</w:t>
              </w:r>
            </w:ins>
            <w:r>
              <w:rPr>
                <w:rFonts w:hint="eastAsia" w:ascii="宋体" w:hAnsi="宋体" w:eastAsia="宋体" w:cs="宋体"/>
                <w:sz w:val="21"/>
                <w:szCs w:val="21"/>
                <w:rPrChange w:id="779" w:author="user" w:date="2025-05-13T14:42:35Z">
                  <w:rPr>
                    <w:rFonts w:hint="eastAsia" w:ascii="仿宋_GB2312" w:hAnsi="仿宋_GB2312" w:eastAsia="仿宋_GB2312" w:cs="仿宋_GB2312"/>
                    <w:sz w:val="24"/>
                    <w:szCs w:val="24"/>
                  </w:rPr>
                </w:rPrChange>
              </w:rPr>
              <w:t>个月内完成</w:t>
            </w:r>
          </w:p>
        </w:tc>
        <w:tc>
          <w:tcPr>
            <w:tcW w:w="554" w:type="pct"/>
            <w:vAlign w:val="center"/>
          </w:tcPr>
          <w:p w14:paraId="5A4086F1">
            <w:pPr>
              <w:spacing w:line="360" w:lineRule="auto"/>
              <w:rPr>
                <w:ins w:id="780" w:author="吴睿斌" w:date="2024-11-04T15:08:00Z"/>
                <w:rFonts w:hint="eastAsia" w:ascii="宋体" w:hAnsi="宋体" w:eastAsia="宋体" w:cs="宋体"/>
                <w:color w:val="auto"/>
                <w:sz w:val="21"/>
                <w:szCs w:val="21"/>
                <w:rPrChange w:id="781" w:author="user" w:date="2025-05-13T14:42:35Z">
                  <w:rPr>
                    <w:ins w:id="782" w:author="吴睿斌" w:date="2024-11-04T15:08:00Z"/>
                    <w:rFonts w:hint="eastAsia" w:ascii="仿宋_GB2312" w:hAnsi="仿宋_GB2312" w:eastAsia="仿宋_GB2312" w:cs="仿宋_GB2312"/>
                    <w:color w:val="auto"/>
                    <w:sz w:val="24"/>
                    <w:szCs w:val="24"/>
                  </w:rPr>
                </w:rPrChange>
              </w:rPr>
            </w:pPr>
          </w:p>
        </w:tc>
      </w:tr>
      <w:tr w14:paraId="1992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ins w:id="783" w:author="吴睿斌" w:date="2024-11-04T15:08:00Z"/>
        </w:trPr>
        <w:tc>
          <w:tcPr>
            <w:tcW w:w="1077" w:type="pct"/>
            <w:vAlign w:val="center"/>
          </w:tcPr>
          <w:p w14:paraId="0BB71CBC">
            <w:pPr>
              <w:widowControl/>
              <w:spacing w:line="240" w:lineRule="auto"/>
              <w:jc w:val="left"/>
              <w:rPr>
                <w:ins w:id="784" w:author="吴睿斌" w:date="2024-11-04T15:08:00Z"/>
                <w:rFonts w:hint="eastAsia" w:ascii="宋体" w:hAnsi="宋体" w:eastAsia="宋体" w:cs="宋体"/>
                <w:color w:val="auto"/>
                <w:sz w:val="21"/>
                <w:szCs w:val="21"/>
                <w:rPrChange w:id="785" w:author="user" w:date="2025-05-13T14:42:35Z">
                  <w:rPr>
                    <w:ins w:id="786" w:author="吴睿斌" w:date="2024-11-04T15:08:00Z"/>
                    <w:rFonts w:hint="eastAsia" w:ascii="仿宋_GB2312" w:hAnsi="仿宋_GB2312" w:eastAsia="仿宋_GB2312" w:cs="仿宋_GB2312"/>
                    <w:color w:val="auto"/>
                    <w:sz w:val="24"/>
                    <w:szCs w:val="24"/>
                  </w:rPr>
                </w:rPrChange>
              </w:rPr>
            </w:pPr>
            <w:ins w:id="787" w:author="心痕" w:date="2025-04-30T15:55:27Z">
              <w:r>
                <w:rPr>
                  <w:rFonts w:hint="eastAsia" w:ascii="宋体" w:hAnsi="宋体" w:eastAsia="宋体" w:cs="宋体"/>
                  <w:sz w:val="21"/>
                  <w:szCs w:val="21"/>
                  <w:rPrChange w:id="788" w:author="user" w:date="2025-05-13T14:42:35Z">
                    <w:rPr>
                      <w:rFonts w:hint="eastAsia" w:ascii="仿宋_GB2312" w:hAnsi="仿宋_GB2312" w:eastAsia="仿宋_GB2312" w:cs="仿宋_GB2312"/>
                      <w:sz w:val="24"/>
                      <w:szCs w:val="24"/>
                    </w:rPr>
                  </w:rPrChange>
                </w:rPr>
                <w:t>优惠券和营销活动管理</w:t>
              </w:r>
            </w:ins>
          </w:p>
        </w:tc>
        <w:tc>
          <w:tcPr>
            <w:tcW w:w="2377" w:type="pct"/>
            <w:vAlign w:val="center"/>
          </w:tcPr>
          <w:p w14:paraId="42D53609">
            <w:pPr>
              <w:widowControl/>
              <w:jc w:val="left"/>
              <w:rPr>
                <w:ins w:id="789" w:author="吴睿斌" w:date="2024-11-04T15:08:00Z"/>
                <w:rFonts w:hint="eastAsia" w:ascii="宋体" w:hAnsi="宋体" w:eastAsia="宋体" w:cs="宋体"/>
                <w:color w:val="auto"/>
                <w:sz w:val="21"/>
                <w:szCs w:val="21"/>
                <w:lang w:eastAsia="zh-CN"/>
                <w:rPrChange w:id="790" w:author="user" w:date="2025-05-13T14:42:35Z">
                  <w:rPr>
                    <w:ins w:id="791" w:author="吴睿斌" w:date="2024-11-04T15:08:00Z"/>
                    <w:rFonts w:hint="eastAsia" w:ascii="仿宋_GB2312" w:hAnsi="仿宋_GB2312" w:eastAsia="仿宋_GB2312" w:cs="仿宋_GB2312"/>
                    <w:color w:val="auto"/>
                    <w:sz w:val="24"/>
                    <w:szCs w:val="24"/>
                    <w:lang w:eastAsia="zh-CN"/>
                  </w:rPr>
                </w:rPrChange>
              </w:rPr>
            </w:pPr>
            <w:ins w:id="792" w:author="心痕" w:date="2025-04-30T16:04:15Z">
              <w:r>
                <w:rPr>
                  <w:rFonts w:hint="eastAsia" w:ascii="宋体" w:hAnsi="宋体" w:eastAsia="宋体" w:cs="宋体"/>
                  <w:sz w:val="21"/>
                  <w:szCs w:val="21"/>
                  <w:lang w:val="en-US" w:eastAsia="zh-CN"/>
                  <w:rPrChange w:id="793" w:author="user" w:date="2025-05-13T14:42:35Z">
                    <w:rPr>
                      <w:rFonts w:hint="eastAsia" w:ascii="仿宋_GB2312" w:hAnsi="仿宋_GB2312" w:eastAsia="仿宋_GB2312" w:cs="仿宋_GB2312"/>
                      <w:sz w:val="24"/>
                      <w:szCs w:val="24"/>
                      <w:lang w:val="en-US" w:eastAsia="zh-CN"/>
                    </w:rPr>
                  </w:rPrChange>
                </w:rPr>
                <w:t>包括</w:t>
              </w:r>
            </w:ins>
            <w:ins w:id="794" w:author="心痕" w:date="2025-04-30T15:55:39Z">
              <w:r>
                <w:rPr>
                  <w:rFonts w:hint="eastAsia" w:ascii="宋体" w:hAnsi="宋体" w:eastAsia="宋体" w:cs="宋体"/>
                  <w:sz w:val="21"/>
                  <w:szCs w:val="21"/>
                  <w:rPrChange w:id="795" w:author="user" w:date="2025-05-13T14:42:35Z">
                    <w:rPr>
                      <w:rFonts w:hint="eastAsia" w:ascii="仿宋_GB2312" w:hAnsi="仿宋_GB2312" w:eastAsia="仿宋_GB2312" w:cs="仿宋_GB2312"/>
                      <w:sz w:val="24"/>
                      <w:szCs w:val="24"/>
                    </w:rPr>
                  </w:rPrChange>
                </w:rPr>
                <w:t>优惠券信息管理</w:t>
              </w:r>
            </w:ins>
            <w:ins w:id="796" w:author="心痕" w:date="2025-04-30T15:55:40Z">
              <w:r>
                <w:rPr>
                  <w:rFonts w:hint="eastAsia" w:ascii="宋体" w:hAnsi="宋体" w:eastAsia="宋体" w:cs="宋体"/>
                  <w:sz w:val="21"/>
                  <w:szCs w:val="21"/>
                  <w:lang w:eastAsia="zh-CN"/>
                  <w:rPrChange w:id="797" w:author="user" w:date="2025-05-13T14:42:35Z">
                    <w:rPr>
                      <w:rFonts w:hint="eastAsia" w:ascii="仿宋_GB2312" w:hAnsi="仿宋_GB2312" w:eastAsia="仿宋_GB2312" w:cs="仿宋_GB2312"/>
                      <w:sz w:val="24"/>
                      <w:szCs w:val="24"/>
                      <w:lang w:eastAsia="zh-CN"/>
                    </w:rPr>
                  </w:rPrChange>
                </w:rPr>
                <w:t>、</w:t>
              </w:r>
            </w:ins>
            <w:ins w:id="798" w:author="心痕" w:date="2025-04-30T15:55:50Z">
              <w:r>
                <w:rPr>
                  <w:rFonts w:hint="eastAsia" w:ascii="宋体" w:hAnsi="宋体" w:eastAsia="宋体" w:cs="宋体"/>
                  <w:sz w:val="21"/>
                  <w:szCs w:val="21"/>
                  <w:lang w:eastAsia="zh-CN"/>
                  <w:rPrChange w:id="799" w:author="user" w:date="2025-05-13T14:42:35Z">
                    <w:rPr>
                      <w:rFonts w:hint="eastAsia" w:ascii="仿宋_GB2312" w:hAnsi="仿宋_GB2312" w:eastAsia="仿宋_GB2312" w:cs="仿宋_GB2312"/>
                      <w:sz w:val="24"/>
                      <w:szCs w:val="24"/>
                      <w:lang w:eastAsia="zh-CN"/>
                    </w:rPr>
                  </w:rPrChange>
                </w:rPr>
                <w:t>惠券展示与筛选</w:t>
              </w:r>
            </w:ins>
            <w:ins w:id="800" w:author="心痕" w:date="2025-04-30T15:55:51Z">
              <w:r>
                <w:rPr>
                  <w:rFonts w:hint="eastAsia" w:ascii="宋体" w:hAnsi="宋体" w:eastAsia="宋体" w:cs="宋体"/>
                  <w:sz w:val="21"/>
                  <w:szCs w:val="21"/>
                  <w:lang w:eastAsia="zh-CN"/>
                  <w:rPrChange w:id="801" w:author="user" w:date="2025-05-13T14:42:35Z">
                    <w:rPr>
                      <w:rFonts w:hint="eastAsia" w:ascii="仿宋_GB2312" w:hAnsi="仿宋_GB2312" w:eastAsia="仿宋_GB2312" w:cs="仿宋_GB2312"/>
                      <w:sz w:val="24"/>
                      <w:szCs w:val="24"/>
                      <w:lang w:eastAsia="zh-CN"/>
                    </w:rPr>
                  </w:rPrChange>
                </w:rPr>
                <w:t>、</w:t>
              </w:r>
            </w:ins>
            <w:ins w:id="802" w:author="心痕" w:date="2025-04-30T15:55:56Z">
              <w:r>
                <w:rPr>
                  <w:rFonts w:hint="eastAsia" w:ascii="宋体" w:hAnsi="宋体" w:eastAsia="宋体" w:cs="宋体"/>
                  <w:sz w:val="21"/>
                  <w:szCs w:val="21"/>
                  <w:lang w:eastAsia="zh-CN"/>
                  <w:rPrChange w:id="803" w:author="user" w:date="2025-05-13T14:42:35Z">
                    <w:rPr>
                      <w:rFonts w:hint="eastAsia" w:ascii="仿宋_GB2312" w:hAnsi="仿宋_GB2312" w:eastAsia="仿宋_GB2312" w:cs="仿宋_GB2312"/>
                      <w:sz w:val="24"/>
                      <w:szCs w:val="24"/>
                      <w:lang w:eastAsia="zh-CN"/>
                    </w:rPr>
                  </w:rPrChange>
                </w:rPr>
                <w:t>优惠券发放与回收管理</w:t>
              </w:r>
            </w:ins>
            <w:ins w:id="804" w:author="心痕" w:date="2025-04-30T15:55:57Z">
              <w:r>
                <w:rPr>
                  <w:rFonts w:hint="eastAsia" w:ascii="宋体" w:hAnsi="宋体" w:eastAsia="宋体" w:cs="宋体"/>
                  <w:sz w:val="21"/>
                  <w:szCs w:val="21"/>
                  <w:lang w:eastAsia="zh-CN"/>
                  <w:rPrChange w:id="805" w:author="user" w:date="2025-05-13T14:42:35Z">
                    <w:rPr>
                      <w:rFonts w:hint="eastAsia" w:ascii="仿宋_GB2312" w:hAnsi="仿宋_GB2312" w:eastAsia="仿宋_GB2312" w:cs="仿宋_GB2312"/>
                      <w:sz w:val="24"/>
                      <w:szCs w:val="24"/>
                      <w:lang w:eastAsia="zh-CN"/>
                    </w:rPr>
                  </w:rPrChange>
                </w:rPr>
                <w:t>、</w:t>
              </w:r>
            </w:ins>
            <w:ins w:id="806" w:author="心痕" w:date="2025-04-30T15:56:02Z">
              <w:r>
                <w:rPr>
                  <w:rFonts w:hint="eastAsia" w:ascii="宋体" w:hAnsi="宋体" w:eastAsia="宋体" w:cs="宋体"/>
                  <w:sz w:val="21"/>
                  <w:szCs w:val="21"/>
                  <w:lang w:eastAsia="zh-CN"/>
                  <w:rPrChange w:id="807" w:author="user" w:date="2025-05-13T14:42:35Z">
                    <w:rPr>
                      <w:rFonts w:hint="eastAsia" w:ascii="仿宋_GB2312" w:hAnsi="仿宋_GB2312" w:eastAsia="仿宋_GB2312" w:cs="仿宋_GB2312"/>
                      <w:sz w:val="24"/>
                      <w:szCs w:val="24"/>
                      <w:lang w:eastAsia="zh-CN"/>
                    </w:rPr>
                  </w:rPrChange>
                </w:rPr>
                <w:t>活动信息管理</w:t>
              </w:r>
            </w:ins>
            <w:ins w:id="808" w:author="心痕" w:date="2025-04-30T15:56:03Z">
              <w:r>
                <w:rPr>
                  <w:rFonts w:hint="eastAsia" w:ascii="宋体" w:hAnsi="宋体" w:eastAsia="宋体" w:cs="宋体"/>
                  <w:sz w:val="21"/>
                  <w:szCs w:val="21"/>
                  <w:lang w:eastAsia="zh-CN"/>
                  <w:rPrChange w:id="809" w:author="user" w:date="2025-05-13T14:42:35Z">
                    <w:rPr>
                      <w:rFonts w:hint="eastAsia" w:ascii="仿宋_GB2312" w:hAnsi="仿宋_GB2312" w:eastAsia="仿宋_GB2312" w:cs="仿宋_GB2312"/>
                      <w:sz w:val="24"/>
                      <w:szCs w:val="24"/>
                      <w:lang w:eastAsia="zh-CN"/>
                    </w:rPr>
                  </w:rPrChange>
                </w:rPr>
                <w:t>、</w:t>
              </w:r>
            </w:ins>
            <w:ins w:id="810" w:author="心痕" w:date="2025-04-30T15:56:11Z">
              <w:r>
                <w:rPr>
                  <w:rFonts w:hint="eastAsia" w:ascii="宋体" w:hAnsi="宋体" w:eastAsia="宋体" w:cs="宋体"/>
                  <w:sz w:val="21"/>
                  <w:szCs w:val="21"/>
                  <w:lang w:eastAsia="zh-CN"/>
                  <w:rPrChange w:id="811" w:author="user" w:date="2025-05-13T14:42:35Z">
                    <w:rPr>
                      <w:rFonts w:hint="eastAsia" w:ascii="仿宋_GB2312" w:hAnsi="仿宋_GB2312" w:eastAsia="仿宋_GB2312" w:cs="仿宋_GB2312"/>
                      <w:sz w:val="24"/>
                      <w:szCs w:val="24"/>
                      <w:lang w:eastAsia="zh-CN"/>
                    </w:rPr>
                  </w:rPrChange>
                </w:rPr>
                <w:t>活动展示与参与</w:t>
              </w:r>
            </w:ins>
            <w:ins w:id="812" w:author="心痕" w:date="2025-04-30T15:56:21Z">
              <w:r>
                <w:rPr>
                  <w:rFonts w:hint="eastAsia" w:ascii="宋体" w:hAnsi="宋体" w:eastAsia="宋体" w:cs="宋体"/>
                  <w:sz w:val="21"/>
                  <w:szCs w:val="21"/>
                  <w:lang w:eastAsia="zh-CN"/>
                  <w:rPrChange w:id="813" w:author="user" w:date="2025-05-13T14:42:35Z">
                    <w:rPr>
                      <w:rFonts w:hint="eastAsia" w:ascii="仿宋_GB2312" w:hAnsi="仿宋_GB2312" w:eastAsia="仿宋_GB2312" w:cs="仿宋_GB2312"/>
                      <w:sz w:val="24"/>
                      <w:szCs w:val="24"/>
                      <w:lang w:eastAsia="zh-CN"/>
                    </w:rPr>
                  </w:rPrChange>
                </w:rPr>
                <w:t>、活动创建与审批</w:t>
              </w:r>
            </w:ins>
            <w:ins w:id="814" w:author="心痕" w:date="2025-04-30T15:56:23Z">
              <w:r>
                <w:rPr>
                  <w:rFonts w:hint="eastAsia" w:ascii="宋体" w:hAnsi="宋体" w:eastAsia="宋体" w:cs="宋体"/>
                  <w:sz w:val="21"/>
                  <w:szCs w:val="21"/>
                  <w:lang w:eastAsia="zh-CN"/>
                  <w:rPrChange w:id="815" w:author="user" w:date="2025-05-13T14:42:35Z">
                    <w:rPr>
                      <w:rFonts w:hint="eastAsia" w:ascii="仿宋_GB2312" w:hAnsi="仿宋_GB2312" w:eastAsia="仿宋_GB2312" w:cs="仿宋_GB2312"/>
                      <w:sz w:val="24"/>
                      <w:szCs w:val="24"/>
                      <w:lang w:eastAsia="zh-CN"/>
                    </w:rPr>
                  </w:rPrChange>
                </w:rPr>
                <w:t>、</w:t>
              </w:r>
            </w:ins>
            <w:ins w:id="816" w:author="心痕" w:date="2025-04-30T15:56:29Z">
              <w:r>
                <w:rPr>
                  <w:rFonts w:hint="eastAsia" w:ascii="宋体" w:hAnsi="宋体" w:eastAsia="宋体" w:cs="宋体"/>
                  <w:sz w:val="21"/>
                  <w:szCs w:val="21"/>
                  <w:lang w:eastAsia="zh-CN"/>
                  <w:rPrChange w:id="817" w:author="user" w:date="2025-05-13T14:42:35Z">
                    <w:rPr>
                      <w:rFonts w:hint="eastAsia" w:ascii="仿宋_GB2312" w:hAnsi="仿宋_GB2312" w:eastAsia="仿宋_GB2312" w:cs="仿宋_GB2312"/>
                      <w:sz w:val="24"/>
                      <w:szCs w:val="24"/>
                      <w:lang w:eastAsia="zh-CN"/>
                    </w:rPr>
                  </w:rPrChange>
                </w:rPr>
                <w:t>活动推广与效果评估</w:t>
              </w:r>
            </w:ins>
          </w:p>
        </w:tc>
        <w:tc>
          <w:tcPr>
            <w:tcW w:w="991" w:type="pct"/>
            <w:vAlign w:val="center"/>
          </w:tcPr>
          <w:p w14:paraId="4061DCFF">
            <w:pPr>
              <w:widowControl/>
              <w:spacing w:line="240" w:lineRule="auto"/>
              <w:jc w:val="left"/>
              <w:rPr>
                <w:ins w:id="818" w:author="吴睿斌" w:date="2024-11-04T15:08:00Z"/>
                <w:rFonts w:hint="eastAsia" w:ascii="宋体" w:hAnsi="宋体" w:eastAsia="宋体" w:cs="宋体"/>
                <w:color w:val="auto"/>
                <w:sz w:val="21"/>
                <w:szCs w:val="21"/>
                <w:rPrChange w:id="819" w:author="user" w:date="2025-05-13T14:42:35Z">
                  <w:rPr>
                    <w:ins w:id="820" w:author="吴睿斌" w:date="2024-11-04T15:08:00Z"/>
                    <w:rFonts w:hint="eastAsia" w:ascii="仿宋_GB2312" w:hAnsi="仿宋_GB2312" w:eastAsia="仿宋_GB2312" w:cs="仿宋_GB2312"/>
                    <w:color w:val="auto"/>
                    <w:sz w:val="24"/>
                    <w:szCs w:val="24"/>
                  </w:rPr>
                </w:rPrChange>
              </w:rPr>
            </w:pPr>
            <w:r>
              <w:rPr>
                <w:rFonts w:hint="eastAsia" w:ascii="宋体" w:hAnsi="宋体" w:eastAsia="宋体" w:cs="宋体"/>
                <w:sz w:val="21"/>
                <w:szCs w:val="21"/>
                <w:rPrChange w:id="821" w:author="user" w:date="2025-05-13T14:42:35Z">
                  <w:rPr>
                    <w:rFonts w:hint="eastAsia" w:ascii="仿宋_GB2312" w:hAnsi="仿宋_GB2312" w:eastAsia="仿宋_GB2312" w:cs="仿宋_GB2312"/>
                    <w:sz w:val="24"/>
                    <w:szCs w:val="24"/>
                  </w:rPr>
                </w:rPrChange>
              </w:rPr>
              <w:t>合同签订后</w:t>
            </w:r>
            <w:ins w:id="822" w:author="心痕" w:date="2025-04-30T16:05:30Z">
              <w:r>
                <w:rPr>
                  <w:rFonts w:hint="eastAsia" w:ascii="宋体" w:hAnsi="宋体" w:eastAsia="宋体" w:cs="宋体"/>
                  <w:sz w:val="21"/>
                  <w:szCs w:val="21"/>
                  <w:lang w:val="en-US" w:eastAsia="zh-CN"/>
                  <w:rPrChange w:id="823" w:author="user" w:date="2025-05-13T14:42:35Z">
                    <w:rPr>
                      <w:rFonts w:hint="eastAsia" w:ascii="仿宋_GB2312" w:hAnsi="仿宋_GB2312" w:eastAsia="仿宋_GB2312" w:cs="仿宋_GB2312"/>
                      <w:sz w:val="24"/>
                      <w:szCs w:val="24"/>
                      <w:lang w:val="en-US" w:eastAsia="zh-CN"/>
                    </w:rPr>
                  </w:rPrChange>
                </w:rPr>
                <w:t>1</w:t>
              </w:r>
            </w:ins>
            <w:r>
              <w:rPr>
                <w:rFonts w:hint="eastAsia" w:ascii="宋体" w:hAnsi="宋体" w:eastAsia="宋体" w:cs="宋体"/>
                <w:sz w:val="21"/>
                <w:szCs w:val="21"/>
                <w:rPrChange w:id="824" w:author="user" w:date="2025-05-13T14:42:35Z">
                  <w:rPr>
                    <w:rFonts w:hint="eastAsia" w:ascii="仿宋_GB2312" w:hAnsi="仿宋_GB2312" w:eastAsia="仿宋_GB2312" w:cs="仿宋_GB2312"/>
                    <w:sz w:val="24"/>
                    <w:szCs w:val="24"/>
                  </w:rPr>
                </w:rPrChange>
              </w:rPr>
              <w:t>个月内完成</w:t>
            </w:r>
          </w:p>
        </w:tc>
        <w:tc>
          <w:tcPr>
            <w:tcW w:w="554" w:type="pct"/>
            <w:vAlign w:val="center"/>
          </w:tcPr>
          <w:p w14:paraId="0878E79B">
            <w:pPr>
              <w:spacing w:line="360" w:lineRule="auto"/>
              <w:rPr>
                <w:ins w:id="825" w:author="吴睿斌" w:date="2024-11-04T15:08:00Z"/>
                <w:rFonts w:hint="eastAsia" w:ascii="宋体" w:hAnsi="宋体" w:eastAsia="宋体" w:cs="宋体"/>
                <w:color w:val="auto"/>
                <w:sz w:val="21"/>
                <w:szCs w:val="21"/>
                <w:rPrChange w:id="826" w:author="user" w:date="2025-05-13T14:42:35Z">
                  <w:rPr>
                    <w:ins w:id="827" w:author="吴睿斌" w:date="2024-11-04T15:08:00Z"/>
                    <w:rFonts w:hint="eastAsia" w:ascii="仿宋_GB2312" w:hAnsi="仿宋_GB2312" w:eastAsia="仿宋_GB2312" w:cs="仿宋_GB2312"/>
                    <w:color w:val="auto"/>
                    <w:sz w:val="24"/>
                    <w:szCs w:val="24"/>
                  </w:rPr>
                </w:rPrChange>
              </w:rPr>
            </w:pPr>
          </w:p>
        </w:tc>
      </w:tr>
      <w:tr w14:paraId="74F5C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ins w:id="828" w:author="心痕" w:date="2024-12-23T11:12:23Z"/>
        </w:trPr>
        <w:tc>
          <w:tcPr>
            <w:tcW w:w="1077" w:type="pct"/>
            <w:vAlign w:val="center"/>
          </w:tcPr>
          <w:p w14:paraId="52FF8480">
            <w:pPr>
              <w:widowControl/>
              <w:jc w:val="left"/>
              <w:rPr>
                <w:ins w:id="829" w:author="心痕" w:date="2024-12-23T11:12:23Z"/>
                <w:rFonts w:hint="eastAsia" w:ascii="宋体" w:hAnsi="宋体" w:eastAsia="宋体" w:cs="宋体"/>
                <w:color w:val="auto"/>
                <w:sz w:val="21"/>
                <w:szCs w:val="21"/>
                <w:rPrChange w:id="830" w:author="user" w:date="2025-05-13T14:42:35Z">
                  <w:rPr>
                    <w:ins w:id="831" w:author="心痕" w:date="2024-12-23T11:12:23Z"/>
                    <w:rFonts w:hint="eastAsia" w:ascii="仿宋_GB2312" w:hAnsi="仿宋_GB2312" w:eastAsia="仿宋_GB2312" w:cs="仿宋_GB2312"/>
                    <w:color w:val="auto"/>
                    <w:sz w:val="24"/>
                    <w:szCs w:val="24"/>
                  </w:rPr>
                </w:rPrChange>
              </w:rPr>
            </w:pPr>
            <w:ins w:id="832" w:author="心痕" w:date="2025-04-30T15:56:54Z">
              <w:r>
                <w:rPr>
                  <w:rFonts w:hint="eastAsia" w:ascii="宋体" w:hAnsi="宋体" w:eastAsia="宋体" w:cs="宋体"/>
                  <w:sz w:val="21"/>
                  <w:szCs w:val="21"/>
                  <w:rPrChange w:id="833" w:author="user" w:date="2025-05-13T14:42:35Z">
                    <w:rPr>
                      <w:rFonts w:hint="eastAsia" w:ascii="仿宋_GB2312" w:hAnsi="仿宋_GB2312" w:eastAsia="仿宋_GB2312" w:cs="仿宋_GB2312"/>
                      <w:sz w:val="24"/>
                      <w:szCs w:val="24"/>
                    </w:rPr>
                  </w:rPrChange>
                </w:rPr>
                <w:t>产品卖点和营销话术管理</w:t>
              </w:r>
            </w:ins>
          </w:p>
        </w:tc>
        <w:tc>
          <w:tcPr>
            <w:tcW w:w="2377" w:type="pct"/>
            <w:vAlign w:val="center"/>
          </w:tcPr>
          <w:p w14:paraId="382AD8AC">
            <w:pPr>
              <w:widowControl/>
              <w:jc w:val="left"/>
              <w:rPr>
                <w:ins w:id="834" w:author="心痕" w:date="2024-12-23T11:12:23Z"/>
                <w:rFonts w:hint="eastAsia" w:ascii="宋体" w:hAnsi="宋体" w:eastAsia="宋体" w:cs="宋体"/>
                <w:color w:val="auto"/>
                <w:sz w:val="21"/>
                <w:szCs w:val="21"/>
                <w:rPrChange w:id="835" w:author="user" w:date="2025-05-13T14:42:35Z">
                  <w:rPr>
                    <w:ins w:id="836" w:author="心痕" w:date="2024-12-23T11:12:23Z"/>
                    <w:rFonts w:hint="eastAsia" w:ascii="仿宋_GB2312" w:hAnsi="仿宋_GB2312" w:eastAsia="仿宋_GB2312" w:cs="仿宋_GB2312"/>
                    <w:color w:val="auto"/>
                    <w:sz w:val="24"/>
                    <w:szCs w:val="24"/>
                  </w:rPr>
                </w:rPrChange>
              </w:rPr>
            </w:pPr>
            <w:ins w:id="837" w:author="心痕" w:date="2025-04-30T16:04:38Z">
              <w:r>
                <w:rPr>
                  <w:rFonts w:hint="eastAsia" w:ascii="宋体" w:hAnsi="宋体" w:eastAsia="宋体" w:cs="宋体"/>
                  <w:sz w:val="21"/>
                  <w:szCs w:val="21"/>
                  <w:lang w:val="en-US" w:eastAsia="zh-CN"/>
                  <w:rPrChange w:id="838" w:author="user" w:date="2025-05-13T14:42:35Z">
                    <w:rPr>
                      <w:rFonts w:hint="eastAsia" w:ascii="仿宋_GB2312" w:hAnsi="仿宋_GB2312" w:eastAsia="仿宋_GB2312" w:cs="仿宋_GB2312"/>
                      <w:sz w:val="24"/>
                      <w:szCs w:val="24"/>
                      <w:lang w:val="en-US" w:eastAsia="zh-CN"/>
                    </w:rPr>
                  </w:rPrChange>
                </w:rPr>
                <w:t>包括</w:t>
              </w:r>
            </w:ins>
            <w:ins w:id="839" w:author="心痕" w:date="2025-04-30T15:57:14Z">
              <w:r>
                <w:rPr>
                  <w:rFonts w:hint="eastAsia" w:ascii="宋体" w:hAnsi="宋体" w:eastAsia="宋体" w:cs="宋体"/>
                  <w:sz w:val="21"/>
                  <w:szCs w:val="21"/>
                  <w:rPrChange w:id="840" w:author="user" w:date="2025-05-13T14:42:35Z">
                    <w:rPr>
                      <w:rFonts w:hint="eastAsia" w:ascii="仿宋_GB2312" w:hAnsi="仿宋_GB2312" w:eastAsia="仿宋_GB2312" w:cs="仿宋_GB2312"/>
                      <w:sz w:val="24"/>
                      <w:szCs w:val="24"/>
                    </w:rPr>
                  </w:rPrChange>
                </w:rPr>
                <w:t>产品卖点生成与优化</w:t>
              </w:r>
            </w:ins>
            <w:ins w:id="841" w:author="心痕" w:date="2025-04-30T15:57:25Z">
              <w:r>
                <w:rPr>
                  <w:rFonts w:hint="eastAsia" w:ascii="宋体" w:hAnsi="宋体" w:eastAsia="宋体" w:cs="宋体"/>
                  <w:sz w:val="21"/>
                  <w:szCs w:val="21"/>
                  <w:lang w:eastAsia="zh-CN"/>
                  <w:rPrChange w:id="842" w:author="user" w:date="2025-05-13T14:42:35Z">
                    <w:rPr>
                      <w:rFonts w:hint="eastAsia" w:ascii="仿宋_GB2312" w:hAnsi="仿宋_GB2312" w:eastAsia="仿宋_GB2312" w:cs="仿宋_GB2312"/>
                      <w:sz w:val="24"/>
                      <w:szCs w:val="24"/>
                      <w:lang w:eastAsia="zh-CN"/>
                    </w:rPr>
                  </w:rPrChange>
                </w:rPr>
                <w:t>、产品卖点展示与应用</w:t>
              </w:r>
            </w:ins>
            <w:ins w:id="843" w:author="心痕" w:date="2025-04-30T15:57:27Z">
              <w:r>
                <w:rPr>
                  <w:rFonts w:hint="eastAsia" w:ascii="宋体" w:hAnsi="宋体" w:eastAsia="宋体" w:cs="宋体"/>
                  <w:sz w:val="21"/>
                  <w:szCs w:val="21"/>
                  <w:lang w:eastAsia="zh-CN"/>
                  <w:rPrChange w:id="844" w:author="user" w:date="2025-05-13T14:42:35Z">
                    <w:rPr>
                      <w:rFonts w:hint="eastAsia" w:ascii="仿宋_GB2312" w:hAnsi="仿宋_GB2312" w:eastAsia="仿宋_GB2312" w:cs="仿宋_GB2312"/>
                      <w:sz w:val="24"/>
                      <w:szCs w:val="24"/>
                      <w:lang w:eastAsia="zh-CN"/>
                    </w:rPr>
                  </w:rPrChange>
                </w:rPr>
                <w:t>、</w:t>
              </w:r>
            </w:ins>
            <w:ins w:id="845" w:author="心痕" w:date="2025-04-30T15:57:32Z">
              <w:r>
                <w:rPr>
                  <w:rFonts w:hint="eastAsia" w:ascii="宋体" w:hAnsi="宋体" w:eastAsia="宋体" w:cs="宋体"/>
                  <w:sz w:val="21"/>
                  <w:szCs w:val="21"/>
                  <w:lang w:eastAsia="zh-CN"/>
                  <w:rPrChange w:id="846" w:author="user" w:date="2025-05-13T14:42:35Z">
                    <w:rPr>
                      <w:rFonts w:hint="eastAsia" w:ascii="仿宋_GB2312" w:hAnsi="仿宋_GB2312" w:eastAsia="仿宋_GB2312" w:cs="仿宋_GB2312"/>
                      <w:sz w:val="24"/>
                      <w:szCs w:val="24"/>
                      <w:lang w:eastAsia="zh-CN"/>
                    </w:rPr>
                  </w:rPrChange>
                </w:rPr>
                <w:t>产品卖点管理与分析</w:t>
              </w:r>
            </w:ins>
            <w:ins w:id="847" w:author="心痕" w:date="2025-04-30T15:57:33Z">
              <w:r>
                <w:rPr>
                  <w:rFonts w:hint="eastAsia" w:ascii="宋体" w:hAnsi="宋体" w:eastAsia="宋体" w:cs="宋体"/>
                  <w:sz w:val="21"/>
                  <w:szCs w:val="21"/>
                  <w:lang w:eastAsia="zh-CN"/>
                  <w:rPrChange w:id="848" w:author="user" w:date="2025-05-13T14:42:35Z">
                    <w:rPr>
                      <w:rFonts w:hint="eastAsia" w:ascii="仿宋_GB2312" w:hAnsi="仿宋_GB2312" w:eastAsia="仿宋_GB2312" w:cs="仿宋_GB2312"/>
                      <w:sz w:val="24"/>
                      <w:szCs w:val="24"/>
                      <w:lang w:eastAsia="zh-CN"/>
                    </w:rPr>
                  </w:rPrChange>
                </w:rPr>
                <w:t>、</w:t>
              </w:r>
            </w:ins>
            <w:ins w:id="849" w:author="心痕" w:date="2025-04-30T15:57:39Z">
              <w:r>
                <w:rPr>
                  <w:rFonts w:hint="eastAsia" w:ascii="宋体" w:hAnsi="宋体" w:eastAsia="宋体" w:cs="宋体"/>
                  <w:sz w:val="21"/>
                  <w:szCs w:val="21"/>
                  <w:lang w:eastAsia="zh-CN"/>
                  <w:rPrChange w:id="850" w:author="user" w:date="2025-05-13T14:42:35Z">
                    <w:rPr>
                      <w:rFonts w:hint="eastAsia" w:ascii="仿宋_GB2312" w:hAnsi="仿宋_GB2312" w:eastAsia="仿宋_GB2312" w:cs="仿宋_GB2312"/>
                      <w:sz w:val="24"/>
                      <w:szCs w:val="24"/>
                      <w:lang w:eastAsia="zh-CN"/>
                    </w:rPr>
                  </w:rPrChange>
                </w:rPr>
                <w:t>数据收集与整理</w:t>
              </w:r>
            </w:ins>
            <w:ins w:id="851" w:author="心痕" w:date="2025-04-30T15:57:40Z">
              <w:r>
                <w:rPr>
                  <w:rFonts w:hint="eastAsia" w:ascii="宋体" w:hAnsi="宋体" w:eastAsia="宋体" w:cs="宋体"/>
                  <w:sz w:val="21"/>
                  <w:szCs w:val="21"/>
                  <w:lang w:eastAsia="zh-CN"/>
                  <w:rPrChange w:id="852" w:author="user" w:date="2025-05-13T14:42:35Z">
                    <w:rPr>
                      <w:rFonts w:hint="eastAsia" w:ascii="仿宋_GB2312" w:hAnsi="仿宋_GB2312" w:eastAsia="仿宋_GB2312" w:cs="仿宋_GB2312"/>
                      <w:sz w:val="24"/>
                      <w:szCs w:val="24"/>
                      <w:lang w:eastAsia="zh-CN"/>
                    </w:rPr>
                  </w:rPrChange>
                </w:rPr>
                <w:t>、</w:t>
              </w:r>
            </w:ins>
            <w:ins w:id="853" w:author="心痕" w:date="2025-04-30T15:57:46Z">
              <w:r>
                <w:rPr>
                  <w:rFonts w:hint="eastAsia" w:ascii="宋体" w:hAnsi="宋体" w:eastAsia="宋体" w:cs="宋体"/>
                  <w:sz w:val="21"/>
                  <w:szCs w:val="21"/>
                  <w:lang w:eastAsia="zh-CN"/>
                  <w:rPrChange w:id="854" w:author="user" w:date="2025-05-13T14:42:35Z">
                    <w:rPr>
                      <w:rFonts w:hint="eastAsia" w:ascii="仿宋_GB2312" w:hAnsi="仿宋_GB2312" w:eastAsia="仿宋_GB2312" w:cs="仿宋_GB2312"/>
                      <w:sz w:val="24"/>
                      <w:szCs w:val="24"/>
                      <w:lang w:eastAsia="zh-CN"/>
                    </w:rPr>
                  </w:rPrChange>
                </w:rPr>
                <w:t>产品对比功能</w:t>
              </w:r>
            </w:ins>
            <w:ins w:id="855" w:author="心痕" w:date="2025-04-30T15:57:59Z">
              <w:r>
                <w:rPr>
                  <w:rFonts w:hint="eastAsia" w:ascii="宋体" w:hAnsi="宋体" w:eastAsia="宋体" w:cs="宋体"/>
                  <w:sz w:val="21"/>
                  <w:szCs w:val="21"/>
                  <w:lang w:eastAsia="zh-CN"/>
                  <w:rPrChange w:id="856" w:author="user" w:date="2025-05-13T14:42:35Z">
                    <w:rPr>
                      <w:rFonts w:hint="eastAsia" w:ascii="仿宋_GB2312" w:hAnsi="仿宋_GB2312" w:eastAsia="仿宋_GB2312" w:cs="仿宋_GB2312"/>
                      <w:sz w:val="24"/>
                      <w:szCs w:val="24"/>
                      <w:lang w:eastAsia="zh-CN"/>
                    </w:rPr>
                  </w:rPrChange>
                </w:rPr>
                <w:t>、</w:t>
              </w:r>
            </w:ins>
            <w:ins w:id="857" w:author="心痕" w:date="2025-04-30T15:58:13Z">
              <w:r>
                <w:rPr>
                  <w:rFonts w:hint="eastAsia" w:ascii="宋体" w:hAnsi="宋体" w:eastAsia="宋体" w:cs="宋体"/>
                  <w:sz w:val="21"/>
                  <w:szCs w:val="21"/>
                  <w:lang w:eastAsia="zh-CN"/>
                  <w:rPrChange w:id="858" w:author="user" w:date="2025-05-13T14:42:35Z">
                    <w:rPr>
                      <w:rFonts w:hint="eastAsia" w:ascii="仿宋_GB2312" w:hAnsi="仿宋_GB2312" w:eastAsia="仿宋_GB2312" w:cs="仿宋_GB2312"/>
                      <w:sz w:val="24"/>
                      <w:szCs w:val="24"/>
                      <w:lang w:eastAsia="zh-CN"/>
                    </w:rPr>
                  </w:rPrChange>
                </w:rPr>
                <w:t>对比结果管理</w:t>
              </w:r>
            </w:ins>
            <w:ins w:id="859" w:author="心痕" w:date="2025-04-30T15:58:14Z">
              <w:r>
                <w:rPr>
                  <w:rFonts w:hint="eastAsia" w:ascii="宋体" w:hAnsi="宋体" w:eastAsia="宋体" w:cs="宋体"/>
                  <w:sz w:val="21"/>
                  <w:szCs w:val="21"/>
                  <w:lang w:eastAsia="zh-CN"/>
                  <w:rPrChange w:id="860" w:author="user" w:date="2025-05-13T14:42:35Z">
                    <w:rPr>
                      <w:rFonts w:hint="eastAsia" w:ascii="仿宋_GB2312" w:hAnsi="仿宋_GB2312" w:eastAsia="仿宋_GB2312" w:cs="仿宋_GB2312"/>
                      <w:sz w:val="24"/>
                      <w:szCs w:val="24"/>
                      <w:lang w:eastAsia="zh-CN"/>
                    </w:rPr>
                  </w:rPrChange>
                </w:rPr>
                <w:t>、</w:t>
              </w:r>
            </w:ins>
            <w:ins w:id="861" w:author="心痕" w:date="2025-04-30T15:58:20Z">
              <w:r>
                <w:rPr>
                  <w:rFonts w:hint="eastAsia" w:ascii="宋体" w:hAnsi="宋体" w:eastAsia="宋体" w:cs="宋体"/>
                  <w:sz w:val="21"/>
                  <w:szCs w:val="21"/>
                  <w:lang w:eastAsia="zh-CN"/>
                  <w:rPrChange w:id="862" w:author="user" w:date="2025-05-13T14:42:35Z">
                    <w:rPr>
                      <w:rFonts w:hint="eastAsia" w:ascii="仿宋_GB2312" w:hAnsi="仿宋_GB2312" w:eastAsia="仿宋_GB2312" w:cs="仿宋_GB2312"/>
                      <w:sz w:val="24"/>
                      <w:szCs w:val="24"/>
                      <w:lang w:eastAsia="zh-CN"/>
                    </w:rPr>
                  </w:rPrChange>
                </w:rPr>
                <w:t>话术生成与优化</w:t>
              </w:r>
            </w:ins>
            <w:ins w:id="863" w:author="心痕" w:date="2025-04-30T15:58:21Z">
              <w:r>
                <w:rPr>
                  <w:rFonts w:hint="eastAsia" w:ascii="宋体" w:hAnsi="宋体" w:eastAsia="宋体" w:cs="宋体"/>
                  <w:sz w:val="21"/>
                  <w:szCs w:val="21"/>
                  <w:lang w:eastAsia="zh-CN"/>
                  <w:rPrChange w:id="864" w:author="user" w:date="2025-05-13T14:42:35Z">
                    <w:rPr>
                      <w:rFonts w:hint="eastAsia" w:ascii="仿宋_GB2312" w:hAnsi="仿宋_GB2312" w:eastAsia="仿宋_GB2312" w:cs="仿宋_GB2312"/>
                      <w:sz w:val="24"/>
                      <w:szCs w:val="24"/>
                      <w:lang w:eastAsia="zh-CN"/>
                    </w:rPr>
                  </w:rPrChange>
                </w:rPr>
                <w:t>、</w:t>
              </w:r>
            </w:ins>
            <w:ins w:id="865" w:author="心痕" w:date="2025-04-30T15:58:26Z">
              <w:r>
                <w:rPr>
                  <w:rFonts w:hint="eastAsia" w:ascii="宋体" w:hAnsi="宋体" w:eastAsia="宋体" w:cs="宋体"/>
                  <w:sz w:val="21"/>
                  <w:szCs w:val="21"/>
                  <w:lang w:eastAsia="zh-CN"/>
                  <w:rPrChange w:id="866" w:author="user" w:date="2025-05-13T14:42:35Z">
                    <w:rPr>
                      <w:rFonts w:hint="eastAsia" w:ascii="仿宋_GB2312" w:hAnsi="仿宋_GB2312" w:eastAsia="仿宋_GB2312" w:cs="仿宋_GB2312"/>
                      <w:sz w:val="24"/>
                      <w:szCs w:val="24"/>
                      <w:lang w:eastAsia="zh-CN"/>
                    </w:rPr>
                  </w:rPrChange>
                </w:rPr>
                <w:t>话术管理与应用</w:t>
              </w:r>
            </w:ins>
            <w:ins w:id="867" w:author="心痕" w:date="2025-04-30T15:58:27Z">
              <w:r>
                <w:rPr>
                  <w:rFonts w:hint="eastAsia" w:ascii="宋体" w:hAnsi="宋体" w:eastAsia="宋体" w:cs="宋体"/>
                  <w:sz w:val="21"/>
                  <w:szCs w:val="21"/>
                  <w:lang w:eastAsia="zh-CN"/>
                  <w:rPrChange w:id="868" w:author="user" w:date="2025-05-13T14:42:35Z">
                    <w:rPr>
                      <w:rFonts w:hint="eastAsia" w:ascii="仿宋_GB2312" w:hAnsi="仿宋_GB2312" w:eastAsia="仿宋_GB2312" w:cs="仿宋_GB2312"/>
                      <w:sz w:val="24"/>
                      <w:szCs w:val="24"/>
                      <w:lang w:eastAsia="zh-CN"/>
                    </w:rPr>
                  </w:rPrChange>
                </w:rPr>
                <w:t>、</w:t>
              </w:r>
            </w:ins>
            <w:ins w:id="869" w:author="心痕" w:date="2025-04-30T15:58:32Z">
              <w:r>
                <w:rPr>
                  <w:rFonts w:hint="eastAsia" w:ascii="宋体" w:hAnsi="宋体" w:eastAsia="宋体" w:cs="宋体"/>
                  <w:sz w:val="21"/>
                  <w:szCs w:val="21"/>
                  <w:lang w:eastAsia="zh-CN"/>
                  <w:rPrChange w:id="870" w:author="user" w:date="2025-05-13T14:42:35Z">
                    <w:rPr>
                      <w:rFonts w:hint="eastAsia" w:ascii="仿宋_GB2312" w:hAnsi="仿宋_GB2312" w:eastAsia="仿宋_GB2312" w:cs="仿宋_GB2312"/>
                      <w:sz w:val="24"/>
                      <w:szCs w:val="24"/>
                      <w:lang w:eastAsia="zh-CN"/>
                    </w:rPr>
                  </w:rPrChange>
                </w:rPr>
                <w:t>话术推荐与反馈收集</w:t>
              </w:r>
            </w:ins>
            <w:ins w:id="871" w:author="心痕" w:date="2025-05-13T15:58:10Z">
              <w:r>
                <w:rPr>
                  <w:rFonts w:hint="eastAsia" w:ascii="宋体" w:hAnsi="宋体" w:cs="宋体"/>
                  <w:sz w:val="21"/>
                  <w:szCs w:val="21"/>
                  <w:lang w:eastAsia="zh-CN"/>
                </w:rPr>
                <w:t>、</w:t>
              </w:r>
            </w:ins>
            <w:ins w:id="872" w:author="心痕" w:date="2025-05-13T15:58:10Z">
              <w:r>
                <w:rPr>
                  <w:rFonts w:hint="eastAsia" w:ascii="宋体" w:hAnsi="宋体" w:eastAsia="宋体" w:cs="宋体"/>
                  <w:bCs/>
                  <w:sz w:val="21"/>
                  <w:szCs w:val="21"/>
                  <w:lang w:val="en-US" w:eastAsia="zh-CN"/>
                </w:rPr>
                <w:t>AI生成算法与模型优化能力</w:t>
              </w:r>
            </w:ins>
          </w:p>
        </w:tc>
        <w:tc>
          <w:tcPr>
            <w:tcW w:w="991" w:type="pct"/>
            <w:vAlign w:val="center"/>
          </w:tcPr>
          <w:p w14:paraId="7D20488A">
            <w:pPr>
              <w:widowControl/>
              <w:jc w:val="left"/>
              <w:rPr>
                <w:ins w:id="873" w:author="心痕" w:date="2024-12-23T11:12:23Z"/>
                <w:rFonts w:hint="eastAsia" w:ascii="宋体" w:hAnsi="宋体" w:eastAsia="宋体" w:cs="宋体"/>
                <w:color w:val="auto"/>
                <w:sz w:val="21"/>
                <w:szCs w:val="21"/>
                <w:rPrChange w:id="874" w:author="user" w:date="2025-05-13T14:42:35Z">
                  <w:rPr>
                    <w:ins w:id="875" w:author="心痕" w:date="2024-12-23T11:12:23Z"/>
                    <w:rFonts w:hint="eastAsia" w:ascii="仿宋_GB2312" w:hAnsi="仿宋_GB2312" w:eastAsia="仿宋_GB2312" w:cs="仿宋_GB2312"/>
                    <w:color w:val="auto"/>
                    <w:sz w:val="24"/>
                    <w:szCs w:val="24"/>
                  </w:rPr>
                </w:rPrChange>
              </w:rPr>
            </w:pPr>
            <w:ins w:id="876" w:author="心痕" w:date="2025-04-30T16:04:59Z">
              <w:r>
                <w:rPr>
                  <w:rFonts w:hint="eastAsia" w:ascii="宋体" w:hAnsi="宋体" w:eastAsia="宋体" w:cs="宋体"/>
                  <w:sz w:val="21"/>
                  <w:szCs w:val="21"/>
                  <w:rPrChange w:id="877" w:author="user" w:date="2025-05-13T14:42:35Z">
                    <w:rPr>
                      <w:rFonts w:hint="eastAsia" w:ascii="仿宋_GB2312" w:hAnsi="仿宋_GB2312" w:eastAsia="仿宋_GB2312" w:cs="仿宋_GB2312"/>
                      <w:sz w:val="24"/>
                      <w:szCs w:val="24"/>
                    </w:rPr>
                  </w:rPrChange>
                </w:rPr>
                <w:t>合同签订后</w:t>
              </w:r>
            </w:ins>
            <w:ins w:id="878" w:author="心痕" w:date="2025-04-30T16:05:32Z">
              <w:r>
                <w:rPr>
                  <w:rFonts w:hint="eastAsia" w:ascii="宋体" w:hAnsi="宋体" w:eastAsia="宋体" w:cs="宋体"/>
                  <w:sz w:val="21"/>
                  <w:szCs w:val="21"/>
                  <w:lang w:val="en-US" w:eastAsia="zh-CN"/>
                  <w:rPrChange w:id="879" w:author="user" w:date="2025-05-13T14:42:35Z">
                    <w:rPr>
                      <w:rFonts w:hint="eastAsia" w:ascii="仿宋_GB2312" w:hAnsi="仿宋_GB2312" w:eastAsia="仿宋_GB2312" w:cs="仿宋_GB2312"/>
                      <w:sz w:val="24"/>
                      <w:szCs w:val="24"/>
                      <w:lang w:val="en-US" w:eastAsia="zh-CN"/>
                    </w:rPr>
                  </w:rPrChange>
                </w:rPr>
                <w:t>1</w:t>
              </w:r>
            </w:ins>
            <w:ins w:id="880" w:author="心痕" w:date="2025-04-30T16:04:59Z">
              <w:r>
                <w:rPr>
                  <w:rFonts w:hint="eastAsia" w:ascii="宋体" w:hAnsi="宋体" w:eastAsia="宋体" w:cs="宋体"/>
                  <w:sz w:val="21"/>
                  <w:szCs w:val="21"/>
                  <w:rPrChange w:id="881" w:author="user" w:date="2025-05-13T14:42:35Z">
                    <w:rPr>
                      <w:rFonts w:hint="eastAsia" w:ascii="仿宋_GB2312" w:hAnsi="仿宋_GB2312" w:eastAsia="仿宋_GB2312" w:cs="仿宋_GB2312"/>
                      <w:sz w:val="24"/>
                      <w:szCs w:val="24"/>
                    </w:rPr>
                  </w:rPrChange>
                </w:rPr>
                <w:t>个月内完成</w:t>
              </w:r>
            </w:ins>
          </w:p>
        </w:tc>
        <w:tc>
          <w:tcPr>
            <w:tcW w:w="554" w:type="pct"/>
            <w:vAlign w:val="center"/>
          </w:tcPr>
          <w:p w14:paraId="533B7014">
            <w:pPr>
              <w:spacing w:line="360" w:lineRule="auto"/>
              <w:rPr>
                <w:ins w:id="882" w:author="心痕" w:date="2024-12-23T11:12:23Z"/>
                <w:rFonts w:hint="eastAsia" w:ascii="宋体" w:hAnsi="宋体" w:eastAsia="宋体" w:cs="宋体"/>
                <w:color w:val="auto"/>
                <w:sz w:val="21"/>
                <w:szCs w:val="21"/>
                <w:rPrChange w:id="883" w:author="user" w:date="2025-05-13T14:42:35Z">
                  <w:rPr>
                    <w:ins w:id="884" w:author="心痕" w:date="2024-12-23T11:12:23Z"/>
                    <w:rFonts w:hint="eastAsia" w:ascii="仿宋_GB2312" w:hAnsi="仿宋_GB2312" w:eastAsia="仿宋_GB2312" w:cs="仿宋_GB2312"/>
                    <w:color w:val="auto"/>
                    <w:sz w:val="24"/>
                    <w:szCs w:val="24"/>
                  </w:rPr>
                </w:rPrChange>
              </w:rPr>
            </w:pPr>
          </w:p>
        </w:tc>
      </w:tr>
      <w:tr w14:paraId="45C0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ins w:id="885" w:author="心痕" w:date="2024-12-23T11:12:26Z"/>
        </w:trPr>
        <w:tc>
          <w:tcPr>
            <w:tcW w:w="1077" w:type="pct"/>
            <w:vAlign w:val="center"/>
          </w:tcPr>
          <w:p w14:paraId="6A49B88D">
            <w:pPr>
              <w:widowControl/>
              <w:jc w:val="left"/>
              <w:rPr>
                <w:ins w:id="886" w:author="心痕" w:date="2024-12-23T11:12:26Z"/>
                <w:rFonts w:hint="eastAsia" w:ascii="宋体" w:hAnsi="宋体" w:eastAsia="宋体" w:cs="宋体"/>
                <w:color w:val="auto"/>
                <w:sz w:val="21"/>
                <w:szCs w:val="21"/>
                <w:rPrChange w:id="887" w:author="user" w:date="2025-05-13T14:42:35Z">
                  <w:rPr>
                    <w:ins w:id="888" w:author="心痕" w:date="2024-12-23T11:12:26Z"/>
                    <w:rFonts w:hint="eastAsia" w:ascii="仿宋_GB2312" w:hAnsi="仿宋_GB2312" w:eastAsia="仿宋_GB2312" w:cs="仿宋_GB2312"/>
                    <w:color w:val="auto"/>
                    <w:sz w:val="24"/>
                    <w:szCs w:val="24"/>
                  </w:rPr>
                </w:rPrChange>
              </w:rPr>
            </w:pPr>
            <w:ins w:id="889" w:author="心痕" w:date="2025-04-30T15:58:51Z">
              <w:r>
                <w:rPr>
                  <w:rFonts w:hint="eastAsia" w:ascii="宋体" w:hAnsi="宋体" w:eastAsia="宋体" w:cs="宋体"/>
                  <w:sz w:val="21"/>
                  <w:szCs w:val="21"/>
                  <w:rPrChange w:id="890" w:author="user" w:date="2025-05-13T14:42:35Z">
                    <w:rPr>
                      <w:rFonts w:hint="eastAsia" w:ascii="仿宋_GB2312" w:hAnsi="仿宋_GB2312" w:eastAsia="仿宋_GB2312" w:cs="仿宋_GB2312"/>
                      <w:sz w:val="24"/>
                      <w:szCs w:val="24"/>
                    </w:rPr>
                  </w:rPrChange>
                </w:rPr>
                <w:t>案例和视频信息管理</w:t>
              </w:r>
            </w:ins>
          </w:p>
        </w:tc>
        <w:tc>
          <w:tcPr>
            <w:tcW w:w="2377" w:type="pct"/>
            <w:vAlign w:val="center"/>
          </w:tcPr>
          <w:p w14:paraId="330F4E71">
            <w:pPr>
              <w:widowControl/>
              <w:jc w:val="left"/>
              <w:rPr>
                <w:ins w:id="891" w:author="心痕" w:date="2024-12-23T11:12:26Z"/>
                <w:rFonts w:hint="eastAsia" w:ascii="宋体" w:hAnsi="宋体" w:eastAsia="宋体" w:cs="宋体"/>
                <w:color w:val="auto"/>
                <w:sz w:val="21"/>
                <w:szCs w:val="21"/>
                <w:lang w:eastAsia="zh-CN"/>
                <w:rPrChange w:id="892" w:author="user" w:date="2025-05-13T14:42:35Z">
                  <w:rPr>
                    <w:ins w:id="893" w:author="心痕" w:date="2024-12-23T11:12:26Z"/>
                    <w:rFonts w:hint="eastAsia" w:ascii="仿宋_GB2312" w:hAnsi="仿宋_GB2312" w:eastAsia="仿宋_GB2312" w:cs="仿宋_GB2312"/>
                    <w:color w:val="auto"/>
                    <w:sz w:val="24"/>
                    <w:szCs w:val="24"/>
                    <w:lang w:eastAsia="zh-CN"/>
                  </w:rPr>
                </w:rPrChange>
              </w:rPr>
            </w:pPr>
            <w:ins w:id="894" w:author="心痕" w:date="2025-04-30T16:04:17Z">
              <w:r>
                <w:rPr>
                  <w:rFonts w:hint="eastAsia" w:ascii="宋体" w:hAnsi="宋体" w:eastAsia="宋体" w:cs="宋体"/>
                  <w:sz w:val="21"/>
                  <w:szCs w:val="21"/>
                  <w:lang w:val="en-US" w:eastAsia="zh-CN"/>
                  <w:rPrChange w:id="895" w:author="user" w:date="2025-05-13T14:42:35Z">
                    <w:rPr>
                      <w:rFonts w:hint="eastAsia" w:ascii="仿宋_GB2312" w:hAnsi="仿宋_GB2312" w:eastAsia="仿宋_GB2312" w:cs="仿宋_GB2312"/>
                      <w:sz w:val="24"/>
                      <w:szCs w:val="24"/>
                      <w:lang w:val="en-US" w:eastAsia="zh-CN"/>
                    </w:rPr>
                  </w:rPrChange>
                </w:rPr>
                <w:t>包括</w:t>
              </w:r>
            </w:ins>
            <w:ins w:id="896" w:author="心痕" w:date="2025-04-30T15:59:12Z">
              <w:r>
                <w:rPr>
                  <w:rFonts w:hint="eastAsia" w:ascii="宋体" w:hAnsi="宋体" w:eastAsia="宋体" w:cs="宋体"/>
                  <w:sz w:val="21"/>
                  <w:szCs w:val="21"/>
                  <w:rPrChange w:id="897" w:author="user" w:date="2025-05-13T14:42:35Z">
                    <w:rPr>
                      <w:rFonts w:hint="eastAsia" w:ascii="仿宋_GB2312" w:hAnsi="仿宋_GB2312" w:eastAsia="仿宋_GB2312" w:cs="仿宋_GB2312"/>
                      <w:sz w:val="24"/>
                      <w:szCs w:val="24"/>
                    </w:rPr>
                  </w:rPrChange>
                </w:rPr>
                <w:t>案例信息管理</w:t>
              </w:r>
            </w:ins>
            <w:ins w:id="898" w:author="心痕" w:date="2025-04-30T15:59:13Z">
              <w:r>
                <w:rPr>
                  <w:rFonts w:hint="eastAsia" w:ascii="宋体" w:hAnsi="宋体" w:eastAsia="宋体" w:cs="宋体"/>
                  <w:sz w:val="21"/>
                  <w:szCs w:val="21"/>
                  <w:lang w:eastAsia="zh-CN"/>
                  <w:rPrChange w:id="899" w:author="user" w:date="2025-05-13T14:42:35Z">
                    <w:rPr>
                      <w:rFonts w:hint="eastAsia" w:ascii="仿宋_GB2312" w:hAnsi="仿宋_GB2312" w:eastAsia="仿宋_GB2312" w:cs="仿宋_GB2312"/>
                      <w:sz w:val="24"/>
                      <w:szCs w:val="24"/>
                      <w:lang w:eastAsia="zh-CN"/>
                    </w:rPr>
                  </w:rPrChange>
                </w:rPr>
                <w:t>、</w:t>
              </w:r>
            </w:ins>
            <w:ins w:id="900" w:author="心痕" w:date="2025-04-30T15:59:19Z">
              <w:r>
                <w:rPr>
                  <w:rFonts w:hint="eastAsia" w:ascii="宋体" w:hAnsi="宋体" w:eastAsia="宋体" w:cs="宋体"/>
                  <w:sz w:val="21"/>
                  <w:szCs w:val="21"/>
                  <w:lang w:eastAsia="zh-CN"/>
                  <w:rPrChange w:id="901" w:author="user" w:date="2025-05-13T14:42:35Z">
                    <w:rPr>
                      <w:rFonts w:hint="eastAsia" w:ascii="仿宋_GB2312" w:hAnsi="仿宋_GB2312" w:eastAsia="仿宋_GB2312" w:cs="仿宋_GB2312"/>
                      <w:sz w:val="24"/>
                      <w:szCs w:val="24"/>
                      <w:lang w:eastAsia="zh-CN"/>
                    </w:rPr>
                  </w:rPrChange>
                </w:rPr>
                <w:t>案例展示与检索、</w:t>
              </w:r>
            </w:ins>
            <w:ins w:id="902" w:author="心痕" w:date="2025-04-30T15:59:25Z">
              <w:r>
                <w:rPr>
                  <w:rFonts w:hint="eastAsia" w:ascii="宋体" w:hAnsi="宋体" w:eastAsia="宋体" w:cs="宋体"/>
                  <w:sz w:val="21"/>
                  <w:szCs w:val="21"/>
                  <w:lang w:eastAsia="zh-CN"/>
                  <w:rPrChange w:id="903" w:author="user" w:date="2025-05-13T14:42:35Z">
                    <w:rPr>
                      <w:rFonts w:hint="eastAsia" w:ascii="仿宋_GB2312" w:hAnsi="仿宋_GB2312" w:eastAsia="仿宋_GB2312" w:cs="仿宋_GB2312"/>
                      <w:sz w:val="24"/>
                      <w:szCs w:val="24"/>
                      <w:lang w:eastAsia="zh-CN"/>
                    </w:rPr>
                  </w:rPrChange>
                </w:rPr>
                <w:t>案例管理与分析</w:t>
              </w:r>
            </w:ins>
            <w:ins w:id="904" w:author="心痕" w:date="2025-04-30T15:59:26Z">
              <w:r>
                <w:rPr>
                  <w:rFonts w:hint="eastAsia" w:ascii="宋体" w:hAnsi="宋体" w:eastAsia="宋体" w:cs="宋体"/>
                  <w:sz w:val="21"/>
                  <w:szCs w:val="21"/>
                  <w:lang w:eastAsia="zh-CN"/>
                  <w:rPrChange w:id="905" w:author="user" w:date="2025-05-13T14:42:35Z">
                    <w:rPr>
                      <w:rFonts w:hint="eastAsia" w:ascii="仿宋_GB2312" w:hAnsi="仿宋_GB2312" w:eastAsia="仿宋_GB2312" w:cs="仿宋_GB2312"/>
                      <w:sz w:val="24"/>
                      <w:szCs w:val="24"/>
                      <w:lang w:eastAsia="zh-CN"/>
                    </w:rPr>
                  </w:rPrChange>
                </w:rPr>
                <w:t>、</w:t>
              </w:r>
            </w:ins>
            <w:ins w:id="906" w:author="心痕" w:date="2025-04-30T15:59:32Z">
              <w:r>
                <w:rPr>
                  <w:rFonts w:hint="eastAsia" w:ascii="宋体" w:hAnsi="宋体" w:eastAsia="宋体" w:cs="宋体"/>
                  <w:sz w:val="21"/>
                  <w:szCs w:val="21"/>
                  <w:lang w:eastAsia="zh-CN"/>
                  <w:rPrChange w:id="907" w:author="user" w:date="2025-05-13T14:42:35Z">
                    <w:rPr>
                      <w:rFonts w:hint="eastAsia" w:ascii="仿宋_GB2312" w:hAnsi="仿宋_GB2312" w:eastAsia="仿宋_GB2312" w:cs="仿宋_GB2312"/>
                      <w:sz w:val="24"/>
                      <w:szCs w:val="24"/>
                      <w:lang w:eastAsia="zh-CN"/>
                    </w:rPr>
                  </w:rPrChange>
                </w:rPr>
                <w:t>视频信息管理</w:t>
              </w:r>
            </w:ins>
            <w:ins w:id="908" w:author="心痕" w:date="2025-04-30T15:59:33Z">
              <w:r>
                <w:rPr>
                  <w:rFonts w:hint="eastAsia" w:ascii="宋体" w:hAnsi="宋体" w:eastAsia="宋体" w:cs="宋体"/>
                  <w:sz w:val="21"/>
                  <w:szCs w:val="21"/>
                  <w:lang w:eastAsia="zh-CN"/>
                  <w:rPrChange w:id="909" w:author="user" w:date="2025-05-13T14:42:35Z">
                    <w:rPr>
                      <w:rFonts w:hint="eastAsia" w:ascii="仿宋_GB2312" w:hAnsi="仿宋_GB2312" w:eastAsia="仿宋_GB2312" w:cs="仿宋_GB2312"/>
                      <w:sz w:val="24"/>
                      <w:szCs w:val="24"/>
                      <w:lang w:eastAsia="zh-CN"/>
                    </w:rPr>
                  </w:rPrChange>
                </w:rPr>
                <w:t>、</w:t>
              </w:r>
            </w:ins>
            <w:ins w:id="910" w:author="心痕" w:date="2025-04-30T15:59:48Z">
              <w:r>
                <w:rPr>
                  <w:rFonts w:hint="eastAsia" w:ascii="宋体" w:hAnsi="宋体" w:eastAsia="宋体" w:cs="宋体"/>
                  <w:sz w:val="21"/>
                  <w:szCs w:val="21"/>
                  <w:lang w:eastAsia="zh-CN"/>
                  <w:rPrChange w:id="911" w:author="user" w:date="2025-05-13T14:42:35Z">
                    <w:rPr>
                      <w:rFonts w:hint="eastAsia" w:ascii="仿宋_GB2312" w:hAnsi="仿宋_GB2312" w:eastAsia="仿宋_GB2312" w:cs="仿宋_GB2312"/>
                      <w:sz w:val="24"/>
                      <w:szCs w:val="24"/>
                      <w:lang w:eastAsia="zh-CN"/>
                    </w:rPr>
                  </w:rPrChange>
                </w:rPr>
                <w:t>视频展示与检索</w:t>
              </w:r>
            </w:ins>
            <w:ins w:id="912" w:author="心痕" w:date="2025-04-30T15:59:49Z">
              <w:r>
                <w:rPr>
                  <w:rFonts w:hint="eastAsia" w:ascii="宋体" w:hAnsi="宋体" w:eastAsia="宋体" w:cs="宋体"/>
                  <w:sz w:val="21"/>
                  <w:szCs w:val="21"/>
                  <w:lang w:eastAsia="zh-CN"/>
                  <w:rPrChange w:id="913" w:author="user" w:date="2025-05-13T14:42:35Z">
                    <w:rPr>
                      <w:rFonts w:hint="eastAsia" w:ascii="仿宋_GB2312" w:hAnsi="仿宋_GB2312" w:eastAsia="仿宋_GB2312" w:cs="仿宋_GB2312"/>
                      <w:sz w:val="24"/>
                      <w:szCs w:val="24"/>
                      <w:lang w:eastAsia="zh-CN"/>
                    </w:rPr>
                  </w:rPrChange>
                </w:rPr>
                <w:t>、</w:t>
              </w:r>
            </w:ins>
            <w:ins w:id="914" w:author="心痕" w:date="2025-04-30T15:59:54Z">
              <w:r>
                <w:rPr>
                  <w:rFonts w:hint="eastAsia" w:ascii="宋体" w:hAnsi="宋体" w:eastAsia="宋体" w:cs="宋体"/>
                  <w:sz w:val="21"/>
                  <w:szCs w:val="21"/>
                  <w:lang w:eastAsia="zh-CN"/>
                  <w:rPrChange w:id="915" w:author="user" w:date="2025-05-13T14:42:35Z">
                    <w:rPr>
                      <w:rFonts w:hint="eastAsia" w:ascii="仿宋_GB2312" w:hAnsi="仿宋_GB2312" w:eastAsia="仿宋_GB2312" w:cs="仿宋_GB2312"/>
                      <w:sz w:val="24"/>
                      <w:szCs w:val="24"/>
                      <w:lang w:eastAsia="zh-CN"/>
                    </w:rPr>
                  </w:rPrChange>
                </w:rPr>
                <w:t>视频管理与更新</w:t>
              </w:r>
            </w:ins>
          </w:p>
        </w:tc>
        <w:tc>
          <w:tcPr>
            <w:tcW w:w="991" w:type="pct"/>
            <w:vAlign w:val="center"/>
          </w:tcPr>
          <w:p w14:paraId="3F71AF00">
            <w:pPr>
              <w:widowControl/>
              <w:jc w:val="left"/>
              <w:rPr>
                <w:ins w:id="916" w:author="心痕" w:date="2024-12-23T11:12:26Z"/>
                <w:rFonts w:hint="eastAsia" w:ascii="宋体" w:hAnsi="宋体" w:eastAsia="宋体" w:cs="宋体"/>
                <w:color w:val="auto"/>
                <w:sz w:val="21"/>
                <w:szCs w:val="21"/>
                <w:rPrChange w:id="917" w:author="user" w:date="2025-05-13T14:42:35Z">
                  <w:rPr>
                    <w:ins w:id="918" w:author="心痕" w:date="2024-12-23T11:12:26Z"/>
                    <w:rFonts w:hint="eastAsia" w:ascii="仿宋_GB2312" w:hAnsi="仿宋_GB2312" w:eastAsia="仿宋_GB2312" w:cs="仿宋_GB2312"/>
                    <w:color w:val="auto"/>
                    <w:sz w:val="24"/>
                    <w:szCs w:val="24"/>
                  </w:rPr>
                </w:rPrChange>
              </w:rPr>
            </w:pPr>
            <w:ins w:id="919" w:author="心痕" w:date="2025-04-30T16:04:59Z">
              <w:r>
                <w:rPr>
                  <w:rFonts w:hint="eastAsia" w:ascii="宋体" w:hAnsi="宋体" w:eastAsia="宋体" w:cs="宋体"/>
                  <w:sz w:val="21"/>
                  <w:szCs w:val="21"/>
                  <w:rPrChange w:id="920" w:author="user" w:date="2025-05-13T14:42:35Z">
                    <w:rPr>
                      <w:rFonts w:hint="eastAsia" w:ascii="仿宋_GB2312" w:hAnsi="仿宋_GB2312" w:eastAsia="仿宋_GB2312" w:cs="仿宋_GB2312"/>
                      <w:sz w:val="24"/>
                      <w:szCs w:val="24"/>
                    </w:rPr>
                  </w:rPrChange>
                </w:rPr>
                <w:t>合同签订后3个月内完成</w:t>
              </w:r>
            </w:ins>
          </w:p>
        </w:tc>
        <w:tc>
          <w:tcPr>
            <w:tcW w:w="554" w:type="pct"/>
            <w:vAlign w:val="center"/>
          </w:tcPr>
          <w:p w14:paraId="681100FF">
            <w:pPr>
              <w:spacing w:line="360" w:lineRule="auto"/>
              <w:rPr>
                <w:ins w:id="921" w:author="心痕" w:date="2024-12-23T11:12:26Z"/>
                <w:rFonts w:hint="eastAsia" w:ascii="宋体" w:hAnsi="宋体" w:eastAsia="宋体" w:cs="宋体"/>
                <w:color w:val="auto"/>
                <w:sz w:val="21"/>
                <w:szCs w:val="21"/>
                <w:rPrChange w:id="922" w:author="user" w:date="2025-05-13T14:42:35Z">
                  <w:rPr>
                    <w:ins w:id="923" w:author="心痕" w:date="2024-12-23T11:12:26Z"/>
                    <w:rFonts w:hint="eastAsia" w:ascii="仿宋_GB2312" w:hAnsi="仿宋_GB2312" w:eastAsia="仿宋_GB2312" w:cs="仿宋_GB2312"/>
                    <w:color w:val="auto"/>
                    <w:sz w:val="24"/>
                    <w:szCs w:val="24"/>
                  </w:rPr>
                </w:rPrChange>
              </w:rPr>
            </w:pPr>
          </w:p>
        </w:tc>
      </w:tr>
      <w:tr w14:paraId="6594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ins w:id="924" w:author="心痕" w:date="2024-12-23T11:12:27Z"/>
        </w:trPr>
        <w:tc>
          <w:tcPr>
            <w:tcW w:w="1077" w:type="pct"/>
            <w:vAlign w:val="center"/>
          </w:tcPr>
          <w:p w14:paraId="6E76D24D">
            <w:pPr>
              <w:widowControl/>
              <w:jc w:val="left"/>
              <w:rPr>
                <w:ins w:id="925" w:author="心痕" w:date="2024-12-23T11:12:27Z"/>
                <w:rFonts w:hint="eastAsia" w:ascii="宋体" w:hAnsi="宋体" w:eastAsia="宋体" w:cs="宋体"/>
                <w:color w:val="auto"/>
                <w:sz w:val="21"/>
                <w:szCs w:val="21"/>
                <w:rPrChange w:id="926" w:author="user" w:date="2025-05-13T14:42:35Z">
                  <w:rPr>
                    <w:ins w:id="927" w:author="心痕" w:date="2024-12-23T11:12:27Z"/>
                    <w:rFonts w:hint="eastAsia" w:ascii="仿宋_GB2312" w:hAnsi="仿宋_GB2312" w:eastAsia="仿宋_GB2312" w:cs="仿宋_GB2312"/>
                    <w:color w:val="auto"/>
                    <w:sz w:val="24"/>
                    <w:szCs w:val="24"/>
                  </w:rPr>
                </w:rPrChange>
              </w:rPr>
            </w:pPr>
            <w:ins w:id="928" w:author="心痕" w:date="2025-04-30T16:00:06Z">
              <w:r>
                <w:rPr>
                  <w:rFonts w:hint="eastAsia" w:ascii="宋体" w:hAnsi="宋体" w:eastAsia="宋体" w:cs="宋体"/>
                  <w:sz w:val="21"/>
                  <w:szCs w:val="21"/>
                  <w:rPrChange w:id="929" w:author="user" w:date="2025-05-13T14:42:35Z">
                    <w:rPr>
                      <w:rFonts w:hint="eastAsia" w:ascii="仿宋_GB2312" w:hAnsi="仿宋_GB2312" w:eastAsia="仿宋_GB2312" w:cs="仿宋_GB2312"/>
                      <w:sz w:val="24"/>
                      <w:szCs w:val="24"/>
                    </w:rPr>
                  </w:rPrChange>
                </w:rPr>
                <w:t>数据库管理</w:t>
              </w:r>
            </w:ins>
          </w:p>
        </w:tc>
        <w:tc>
          <w:tcPr>
            <w:tcW w:w="2377" w:type="pct"/>
            <w:vAlign w:val="center"/>
          </w:tcPr>
          <w:p w14:paraId="288B4293">
            <w:pPr>
              <w:widowControl/>
              <w:jc w:val="left"/>
              <w:rPr>
                <w:ins w:id="930" w:author="心痕" w:date="2024-12-23T11:12:27Z"/>
                <w:rFonts w:hint="eastAsia" w:ascii="宋体" w:hAnsi="宋体" w:eastAsia="宋体" w:cs="宋体"/>
                <w:color w:val="auto"/>
                <w:sz w:val="21"/>
                <w:szCs w:val="21"/>
                <w:lang w:eastAsia="zh-CN"/>
                <w:rPrChange w:id="931" w:author="user" w:date="2025-05-13T14:42:35Z">
                  <w:rPr>
                    <w:ins w:id="932" w:author="心痕" w:date="2024-12-23T11:12:27Z"/>
                    <w:rFonts w:hint="eastAsia" w:ascii="仿宋_GB2312" w:hAnsi="仿宋_GB2312" w:eastAsia="仿宋_GB2312" w:cs="仿宋_GB2312"/>
                    <w:color w:val="auto"/>
                    <w:sz w:val="24"/>
                    <w:szCs w:val="24"/>
                    <w:lang w:eastAsia="zh-CN"/>
                  </w:rPr>
                </w:rPrChange>
              </w:rPr>
            </w:pPr>
            <w:ins w:id="933" w:author="心痕" w:date="2025-04-30T16:04:20Z">
              <w:r>
                <w:rPr>
                  <w:rFonts w:hint="eastAsia" w:ascii="宋体" w:hAnsi="宋体" w:eastAsia="宋体" w:cs="宋体"/>
                  <w:sz w:val="21"/>
                  <w:szCs w:val="21"/>
                  <w:lang w:val="en-US" w:eastAsia="zh-CN"/>
                  <w:rPrChange w:id="934" w:author="user" w:date="2025-05-13T14:42:35Z">
                    <w:rPr>
                      <w:rFonts w:hint="eastAsia" w:ascii="仿宋_GB2312" w:hAnsi="仿宋_GB2312" w:eastAsia="仿宋_GB2312" w:cs="仿宋_GB2312"/>
                      <w:sz w:val="24"/>
                      <w:szCs w:val="24"/>
                      <w:lang w:val="en-US" w:eastAsia="zh-CN"/>
                    </w:rPr>
                  </w:rPrChange>
                </w:rPr>
                <w:t>包括</w:t>
              </w:r>
            </w:ins>
            <w:ins w:id="935" w:author="心痕" w:date="2025-04-30T16:00:18Z">
              <w:r>
                <w:rPr>
                  <w:rFonts w:hint="eastAsia" w:ascii="宋体" w:hAnsi="宋体" w:eastAsia="宋体" w:cs="宋体"/>
                  <w:sz w:val="21"/>
                  <w:szCs w:val="21"/>
                  <w:rPrChange w:id="936" w:author="user" w:date="2025-05-13T14:42:35Z">
                    <w:rPr>
                      <w:rFonts w:hint="eastAsia" w:ascii="仿宋_GB2312" w:hAnsi="仿宋_GB2312" w:eastAsia="仿宋_GB2312" w:cs="仿宋_GB2312"/>
                      <w:sz w:val="24"/>
                      <w:szCs w:val="24"/>
                    </w:rPr>
                  </w:rPrChange>
                </w:rPr>
                <w:t>数据库设计与管理</w:t>
              </w:r>
            </w:ins>
            <w:ins w:id="937" w:author="心痕" w:date="2025-04-30T16:00:20Z">
              <w:r>
                <w:rPr>
                  <w:rFonts w:hint="eastAsia" w:ascii="宋体" w:hAnsi="宋体" w:eastAsia="宋体" w:cs="宋体"/>
                  <w:sz w:val="21"/>
                  <w:szCs w:val="21"/>
                  <w:lang w:eastAsia="zh-CN"/>
                  <w:rPrChange w:id="938" w:author="user" w:date="2025-05-13T14:42:35Z">
                    <w:rPr>
                      <w:rFonts w:hint="eastAsia" w:ascii="仿宋_GB2312" w:hAnsi="仿宋_GB2312" w:eastAsia="仿宋_GB2312" w:cs="仿宋_GB2312"/>
                      <w:sz w:val="24"/>
                      <w:szCs w:val="24"/>
                      <w:lang w:eastAsia="zh-CN"/>
                    </w:rPr>
                  </w:rPrChange>
                </w:rPr>
                <w:t>、</w:t>
              </w:r>
            </w:ins>
            <w:ins w:id="939" w:author="心痕" w:date="2025-04-30T16:00:26Z">
              <w:r>
                <w:rPr>
                  <w:rFonts w:hint="eastAsia" w:ascii="宋体" w:hAnsi="宋体" w:eastAsia="宋体" w:cs="宋体"/>
                  <w:sz w:val="21"/>
                  <w:szCs w:val="21"/>
                  <w:lang w:eastAsia="zh-CN"/>
                  <w:rPrChange w:id="940" w:author="user" w:date="2025-05-13T14:42:35Z">
                    <w:rPr>
                      <w:rFonts w:hint="eastAsia" w:ascii="仿宋_GB2312" w:hAnsi="仿宋_GB2312" w:eastAsia="仿宋_GB2312" w:cs="仿宋_GB2312"/>
                      <w:sz w:val="24"/>
                      <w:szCs w:val="24"/>
                      <w:lang w:eastAsia="zh-CN"/>
                    </w:rPr>
                  </w:rPrChange>
                </w:rPr>
                <w:t>数据管理功能、</w:t>
              </w:r>
            </w:ins>
            <w:ins w:id="941" w:author="心痕" w:date="2025-04-30T16:00:32Z">
              <w:r>
                <w:rPr>
                  <w:rFonts w:hint="eastAsia" w:ascii="宋体" w:hAnsi="宋体" w:eastAsia="宋体" w:cs="宋体"/>
                  <w:sz w:val="21"/>
                  <w:szCs w:val="21"/>
                  <w:lang w:eastAsia="zh-CN"/>
                  <w:rPrChange w:id="942" w:author="user" w:date="2025-05-13T14:42:35Z">
                    <w:rPr>
                      <w:rFonts w:hint="eastAsia" w:ascii="仿宋_GB2312" w:hAnsi="仿宋_GB2312" w:eastAsia="仿宋_GB2312" w:cs="仿宋_GB2312"/>
                      <w:sz w:val="24"/>
                      <w:szCs w:val="24"/>
                      <w:lang w:eastAsia="zh-CN"/>
                    </w:rPr>
                  </w:rPrChange>
                </w:rPr>
                <w:t>用户友好性增强</w:t>
              </w:r>
            </w:ins>
          </w:p>
        </w:tc>
        <w:tc>
          <w:tcPr>
            <w:tcW w:w="991" w:type="pct"/>
            <w:vAlign w:val="center"/>
          </w:tcPr>
          <w:p w14:paraId="207D00DB">
            <w:pPr>
              <w:widowControl/>
              <w:jc w:val="left"/>
              <w:rPr>
                <w:ins w:id="943" w:author="心痕" w:date="2024-12-23T11:12:27Z"/>
                <w:rFonts w:hint="eastAsia" w:ascii="宋体" w:hAnsi="宋体" w:eastAsia="宋体" w:cs="宋体"/>
                <w:color w:val="auto"/>
                <w:sz w:val="21"/>
                <w:szCs w:val="21"/>
                <w:rPrChange w:id="944" w:author="user" w:date="2025-05-13T14:42:35Z">
                  <w:rPr>
                    <w:ins w:id="945" w:author="心痕" w:date="2024-12-23T11:12:27Z"/>
                    <w:rFonts w:hint="eastAsia" w:ascii="仿宋_GB2312" w:hAnsi="仿宋_GB2312" w:eastAsia="仿宋_GB2312" w:cs="仿宋_GB2312"/>
                    <w:color w:val="auto"/>
                    <w:sz w:val="24"/>
                    <w:szCs w:val="24"/>
                  </w:rPr>
                </w:rPrChange>
              </w:rPr>
            </w:pPr>
            <w:r>
              <w:rPr>
                <w:rFonts w:hint="eastAsia" w:ascii="宋体" w:hAnsi="宋体" w:eastAsia="宋体" w:cs="宋体"/>
                <w:sz w:val="21"/>
                <w:szCs w:val="21"/>
                <w:rPrChange w:id="946" w:author="user" w:date="2025-05-13T14:42:35Z">
                  <w:rPr>
                    <w:rFonts w:hint="eastAsia" w:ascii="仿宋_GB2312" w:hAnsi="仿宋_GB2312" w:eastAsia="仿宋_GB2312" w:cs="仿宋_GB2312"/>
                    <w:sz w:val="24"/>
                    <w:szCs w:val="24"/>
                  </w:rPr>
                </w:rPrChange>
              </w:rPr>
              <w:t>合同签订后</w:t>
            </w:r>
            <w:ins w:id="947" w:author="心痕" w:date="2025-04-30T16:05:46Z">
              <w:r>
                <w:rPr>
                  <w:rFonts w:hint="eastAsia" w:ascii="宋体" w:hAnsi="宋体" w:eastAsia="宋体" w:cs="宋体"/>
                  <w:sz w:val="21"/>
                  <w:szCs w:val="21"/>
                  <w:lang w:val="en-US" w:eastAsia="zh-CN"/>
                  <w:rPrChange w:id="948" w:author="user" w:date="2025-05-13T14:42:35Z">
                    <w:rPr>
                      <w:rFonts w:hint="eastAsia" w:ascii="仿宋_GB2312" w:hAnsi="仿宋_GB2312" w:eastAsia="仿宋_GB2312" w:cs="仿宋_GB2312"/>
                      <w:sz w:val="24"/>
                      <w:szCs w:val="24"/>
                      <w:lang w:val="en-US" w:eastAsia="zh-CN"/>
                    </w:rPr>
                  </w:rPrChange>
                </w:rPr>
                <w:t>3</w:t>
              </w:r>
            </w:ins>
            <w:r>
              <w:rPr>
                <w:rFonts w:hint="eastAsia" w:ascii="宋体" w:hAnsi="宋体" w:eastAsia="宋体" w:cs="宋体"/>
                <w:sz w:val="21"/>
                <w:szCs w:val="21"/>
                <w:rPrChange w:id="949" w:author="user" w:date="2025-05-13T14:42:35Z">
                  <w:rPr>
                    <w:rFonts w:hint="eastAsia" w:ascii="仿宋_GB2312" w:hAnsi="仿宋_GB2312" w:eastAsia="仿宋_GB2312" w:cs="仿宋_GB2312"/>
                    <w:sz w:val="24"/>
                    <w:szCs w:val="24"/>
                  </w:rPr>
                </w:rPrChange>
              </w:rPr>
              <w:t>个月内完成</w:t>
            </w:r>
          </w:p>
        </w:tc>
        <w:tc>
          <w:tcPr>
            <w:tcW w:w="554" w:type="pct"/>
            <w:vAlign w:val="center"/>
          </w:tcPr>
          <w:p w14:paraId="03237BCF">
            <w:pPr>
              <w:spacing w:line="360" w:lineRule="auto"/>
              <w:rPr>
                <w:ins w:id="950" w:author="心痕" w:date="2024-12-23T11:12:27Z"/>
                <w:rFonts w:hint="eastAsia" w:ascii="宋体" w:hAnsi="宋体" w:eastAsia="宋体" w:cs="宋体"/>
                <w:color w:val="auto"/>
                <w:sz w:val="21"/>
                <w:szCs w:val="21"/>
                <w:rPrChange w:id="951" w:author="user" w:date="2025-05-13T14:42:35Z">
                  <w:rPr>
                    <w:ins w:id="952" w:author="心痕" w:date="2024-12-23T11:12:27Z"/>
                    <w:rFonts w:hint="eastAsia" w:ascii="仿宋_GB2312" w:hAnsi="仿宋_GB2312" w:eastAsia="仿宋_GB2312" w:cs="仿宋_GB2312"/>
                    <w:color w:val="auto"/>
                    <w:sz w:val="24"/>
                    <w:szCs w:val="24"/>
                  </w:rPr>
                </w:rPrChange>
              </w:rPr>
            </w:pPr>
          </w:p>
        </w:tc>
      </w:tr>
      <w:tr w14:paraId="374DE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ins w:id="953" w:author="心痕" w:date="2025-04-30T16:00:49Z"/>
        </w:trPr>
        <w:tc>
          <w:tcPr>
            <w:tcW w:w="1077" w:type="pct"/>
            <w:vAlign w:val="center"/>
          </w:tcPr>
          <w:p w14:paraId="06C5FBCE">
            <w:pPr>
              <w:widowControl/>
              <w:jc w:val="left"/>
              <w:rPr>
                <w:ins w:id="954" w:author="心痕" w:date="2025-04-30T16:00:49Z"/>
                <w:rFonts w:hint="eastAsia" w:ascii="宋体" w:hAnsi="宋体" w:eastAsia="宋体" w:cs="宋体"/>
                <w:sz w:val="21"/>
                <w:szCs w:val="21"/>
                <w:rPrChange w:id="955" w:author="user" w:date="2025-05-13T14:42:35Z">
                  <w:rPr>
                    <w:ins w:id="956" w:author="心痕" w:date="2025-04-30T16:00:49Z"/>
                    <w:rFonts w:hint="eastAsia" w:ascii="仿宋_GB2312" w:hAnsi="仿宋_GB2312" w:eastAsia="仿宋_GB2312" w:cs="仿宋_GB2312"/>
                    <w:sz w:val="24"/>
                    <w:szCs w:val="24"/>
                  </w:rPr>
                </w:rPrChange>
              </w:rPr>
            </w:pPr>
            <w:ins w:id="957" w:author="心痕" w:date="2025-04-30T16:01:01Z">
              <w:r>
                <w:rPr>
                  <w:rFonts w:hint="eastAsia" w:ascii="宋体" w:hAnsi="宋体" w:eastAsia="宋体" w:cs="宋体"/>
                  <w:sz w:val="21"/>
                  <w:szCs w:val="21"/>
                  <w:rPrChange w:id="958" w:author="user" w:date="2025-05-13T14:42:35Z">
                    <w:rPr>
                      <w:rFonts w:hint="eastAsia" w:ascii="仿宋_GB2312" w:hAnsi="仿宋_GB2312" w:eastAsia="仿宋_GB2312" w:cs="仿宋_GB2312"/>
                      <w:sz w:val="24"/>
                      <w:szCs w:val="24"/>
                    </w:rPr>
                  </w:rPrChange>
                </w:rPr>
                <w:t>短厅数据准备与治理</w:t>
              </w:r>
            </w:ins>
          </w:p>
        </w:tc>
        <w:tc>
          <w:tcPr>
            <w:tcW w:w="2377" w:type="pct"/>
            <w:vAlign w:val="center"/>
          </w:tcPr>
          <w:p w14:paraId="3D01DA2B">
            <w:pPr>
              <w:widowControl/>
              <w:jc w:val="left"/>
              <w:rPr>
                <w:ins w:id="959" w:author="心痕" w:date="2025-04-30T16:00:49Z"/>
                <w:rFonts w:hint="eastAsia" w:ascii="宋体" w:hAnsi="宋体" w:cs="宋体"/>
                <w:szCs w:val="21"/>
                <w:lang w:val="en-US" w:eastAsia="zh-CN"/>
                <w:rPrChange w:id="960" w:author="user" w:date="2025-05-13T14:42:35Z">
                  <w:rPr>
                    <w:ins w:id="961" w:author="心痕" w:date="2025-04-30T16:00:49Z"/>
                    <w:rFonts w:hint="eastAsia"/>
                    <w:lang w:val="en-US" w:eastAsia="zh-CN"/>
                  </w:rPr>
                </w:rPrChange>
              </w:rPr>
            </w:pPr>
            <w:ins w:id="962" w:author="心痕" w:date="2025-04-30T16:04:26Z">
              <w:r>
                <w:rPr>
                  <w:rFonts w:hint="eastAsia" w:ascii="宋体" w:hAnsi="宋体" w:eastAsia="宋体" w:cs="宋体"/>
                  <w:sz w:val="21"/>
                  <w:szCs w:val="21"/>
                  <w:lang w:val="en-US" w:eastAsia="zh-CN"/>
                  <w:rPrChange w:id="963" w:author="user" w:date="2025-05-13T14:42:35Z">
                    <w:rPr>
                      <w:rFonts w:hint="eastAsia" w:ascii="仿宋_GB2312" w:hAnsi="仿宋_GB2312" w:eastAsia="仿宋_GB2312" w:cs="仿宋_GB2312"/>
                      <w:sz w:val="24"/>
                      <w:szCs w:val="24"/>
                      <w:lang w:val="en-US" w:eastAsia="zh-CN"/>
                    </w:rPr>
                  </w:rPrChange>
                </w:rPr>
                <w:t>包括</w:t>
              </w:r>
            </w:ins>
            <w:ins w:id="964" w:author="心痕" w:date="2025-04-30T16:01:11Z">
              <w:r>
                <w:rPr>
                  <w:rFonts w:hint="eastAsia" w:ascii="宋体" w:hAnsi="宋体" w:eastAsia="宋体" w:cs="宋体"/>
                  <w:sz w:val="21"/>
                  <w:szCs w:val="21"/>
                  <w:lang w:val="en-US" w:eastAsia="zh-CN"/>
                  <w:rPrChange w:id="965" w:author="user" w:date="2025-05-13T14:42:35Z">
                    <w:rPr>
                      <w:rFonts w:hint="eastAsia" w:ascii="仿宋_GB2312" w:hAnsi="仿宋_GB2312" w:eastAsia="仿宋_GB2312" w:cs="仿宋_GB2312"/>
                      <w:sz w:val="24"/>
                      <w:szCs w:val="24"/>
                      <w:lang w:val="en-US" w:eastAsia="zh-CN"/>
                    </w:rPr>
                  </w:rPrChange>
                </w:rPr>
                <w:t>数据采集与清洗</w:t>
              </w:r>
            </w:ins>
            <w:ins w:id="966" w:author="心痕" w:date="2025-04-30T16:01:14Z">
              <w:r>
                <w:rPr>
                  <w:rFonts w:hint="eastAsia" w:ascii="宋体" w:hAnsi="宋体" w:eastAsia="宋体" w:cs="宋体"/>
                  <w:sz w:val="21"/>
                  <w:szCs w:val="21"/>
                  <w:lang w:val="en-US" w:eastAsia="zh-CN"/>
                  <w:rPrChange w:id="967" w:author="user" w:date="2025-05-13T14:42:35Z">
                    <w:rPr>
                      <w:rFonts w:hint="eastAsia" w:ascii="仿宋_GB2312" w:hAnsi="仿宋_GB2312" w:eastAsia="仿宋_GB2312" w:cs="仿宋_GB2312"/>
                      <w:sz w:val="24"/>
                      <w:szCs w:val="24"/>
                      <w:lang w:val="en-US" w:eastAsia="zh-CN"/>
                    </w:rPr>
                  </w:rPrChange>
                </w:rPr>
                <w:t>、</w:t>
              </w:r>
            </w:ins>
            <w:ins w:id="968" w:author="心痕" w:date="2025-04-30T16:01:29Z">
              <w:r>
                <w:rPr>
                  <w:rFonts w:hint="eastAsia" w:ascii="宋体" w:hAnsi="宋体" w:eastAsia="宋体" w:cs="宋体"/>
                  <w:sz w:val="21"/>
                  <w:szCs w:val="21"/>
                  <w:lang w:val="en-US" w:eastAsia="zh-CN"/>
                  <w:rPrChange w:id="969" w:author="user" w:date="2025-05-13T14:42:35Z">
                    <w:rPr>
                      <w:rFonts w:hint="eastAsia" w:ascii="仿宋_GB2312" w:hAnsi="仿宋_GB2312" w:eastAsia="仿宋_GB2312" w:cs="仿宋_GB2312"/>
                      <w:sz w:val="24"/>
                      <w:szCs w:val="24"/>
                      <w:lang w:val="en-US" w:eastAsia="zh-CN"/>
                    </w:rPr>
                  </w:rPrChange>
                </w:rPr>
                <w:t>数据增强与标准化</w:t>
              </w:r>
            </w:ins>
            <w:ins w:id="970" w:author="心痕" w:date="2025-04-30T16:01:30Z">
              <w:r>
                <w:rPr>
                  <w:rFonts w:hint="eastAsia" w:ascii="宋体" w:hAnsi="宋体" w:eastAsia="宋体" w:cs="宋体"/>
                  <w:sz w:val="21"/>
                  <w:szCs w:val="21"/>
                  <w:lang w:val="en-US" w:eastAsia="zh-CN"/>
                  <w:rPrChange w:id="971" w:author="user" w:date="2025-05-13T14:42:35Z">
                    <w:rPr>
                      <w:rFonts w:hint="eastAsia" w:ascii="仿宋_GB2312" w:hAnsi="仿宋_GB2312" w:eastAsia="仿宋_GB2312" w:cs="仿宋_GB2312"/>
                      <w:sz w:val="24"/>
                      <w:szCs w:val="24"/>
                      <w:lang w:val="en-US" w:eastAsia="zh-CN"/>
                    </w:rPr>
                  </w:rPrChange>
                </w:rPr>
                <w:t>、</w:t>
              </w:r>
            </w:ins>
            <w:ins w:id="972" w:author="心痕" w:date="2025-04-30T16:01:35Z">
              <w:r>
                <w:rPr>
                  <w:rFonts w:hint="eastAsia" w:ascii="宋体" w:hAnsi="宋体" w:eastAsia="宋体" w:cs="宋体"/>
                  <w:sz w:val="21"/>
                  <w:szCs w:val="21"/>
                  <w:lang w:val="en-US" w:eastAsia="zh-CN"/>
                  <w:rPrChange w:id="973" w:author="user" w:date="2025-05-13T14:42:35Z">
                    <w:rPr>
                      <w:rFonts w:hint="eastAsia" w:ascii="仿宋_GB2312" w:hAnsi="仿宋_GB2312" w:eastAsia="仿宋_GB2312" w:cs="仿宋_GB2312"/>
                      <w:sz w:val="24"/>
                      <w:szCs w:val="24"/>
                      <w:lang w:val="en-US" w:eastAsia="zh-CN"/>
                    </w:rPr>
                  </w:rPrChange>
                </w:rPr>
                <w:t>知识库构建</w:t>
              </w:r>
            </w:ins>
            <w:ins w:id="974" w:author="心痕" w:date="2025-05-13T15:58:32Z">
              <w:r>
                <w:rPr>
                  <w:rFonts w:hint="eastAsia" w:ascii="宋体" w:hAnsi="宋体" w:cs="宋体"/>
                  <w:sz w:val="21"/>
                  <w:szCs w:val="21"/>
                  <w:lang w:val="en-US" w:eastAsia="zh-CN"/>
                </w:rPr>
                <w:t>、</w:t>
              </w:r>
            </w:ins>
            <w:ins w:id="975" w:author="心痕" w:date="2025-05-13T15:58:33Z">
              <w:r>
                <w:rPr>
                  <w:rFonts w:hint="eastAsia" w:ascii="宋体" w:hAnsi="宋体" w:eastAsia="宋体" w:cs="宋体"/>
                  <w:bCs/>
                  <w:sz w:val="21"/>
                  <w:szCs w:val="21"/>
                  <w:lang w:val="en-US" w:eastAsia="zh-CN"/>
                </w:rPr>
                <w:t>数据治理能力</w:t>
              </w:r>
            </w:ins>
          </w:p>
        </w:tc>
        <w:tc>
          <w:tcPr>
            <w:tcW w:w="991" w:type="pct"/>
            <w:vAlign w:val="center"/>
          </w:tcPr>
          <w:p w14:paraId="39F309BA">
            <w:pPr>
              <w:widowControl/>
              <w:jc w:val="left"/>
              <w:rPr>
                <w:ins w:id="976" w:author="心痕" w:date="2025-04-30T16:00:49Z"/>
                <w:rFonts w:hint="eastAsia" w:ascii="宋体" w:hAnsi="宋体" w:eastAsia="宋体" w:cs="宋体"/>
                <w:sz w:val="21"/>
                <w:szCs w:val="21"/>
                <w:rPrChange w:id="977" w:author="user" w:date="2025-05-13T14:42:35Z">
                  <w:rPr>
                    <w:ins w:id="978" w:author="心痕" w:date="2025-04-30T16:00:49Z"/>
                    <w:rFonts w:hint="eastAsia" w:ascii="仿宋_GB2312" w:hAnsi="仿宋_GB2312" w:eastAsia="仿宋_GB2312" w:cs="仿宋_GB2312"/>
                    <w:sz w:val="24"/>
                    <w:szCs w:val="24"/>
                  </w:rPr>
                </w:rPrChange>
              </w:rPr>
            </w:pPr>
            <w:ins w:id="979" w:author="心痕" w:date="2025-04-30T16:05:09Z">
              <w:r>
                <w:rPr>
                  <w:rFonts w:hint="eastAsia" w:ascii="宋体" w:hAnsi="宋体" w:eastAsia="宋体" w:cs="宋体"/>
                  <w:sz w:val="21"/>
                  <w:szCs w:val="21"/>
                  <w:rPrChange w:id="980" w:author="user" w:date="2025-05-13T14:42:35Z">
                    <w:rPr>
                      <w:rFonts w:hint="eastAsia" w:ascii="仿宋_GB2312" w:hAnsi="仿宋_GB2312" w:eastAsia="仿宋_GB2312" w:cs="仿宋_GB2312"/>
                      <w:sz w:val="24"/>
                      <w:szCs w:val="24"/>
                    </w:rPr>
                  </w:rPrChange>
                </w:rPr>
                <w:t>合同签订后</w:t>
              </w:r>
            </w:ins>
            <w:ins w:id="981" w:author="心痕" w:date="2025-04-30T16:05:43Z">
              <w:r>
                <w:rPr>
                  <w:rFonts w:hint="eastAsia" w:ascii="宋体" w:hAnsi="宋体" w:eastAsia="宋体" w:cs="宋体"/>
                  <w:sz w:val="21"/>
                  <w:szCs w:val="21"/>
                  <w:lang w:val="en-US" w:eastAsia="zh-CN"/>
                  <w:rPrChange w:id="982" w:author="user" w:date="2025-05-13T14:42:35Z">
                    <w:rPr>
                      <w:rFonts w:hint="eastAsia" w:ascii="仿宋_GB2312" w:hAnsi="仿宋_GB2312" w:eastAsia="仿宋_GB2312" w:cs="仿宋_GB2312"/>
                      <w:sz w:val="24"/>
                      <w:szCs w:val="24"/>
                      <w:lang w:val="en-US" w:eastAsia="zh-CN"/>
                    </w:rPr>
                  </w:rPrChange>
                </w:rPr>
                <w:t>3</w:t>
              </w:r>
            </w:ins>
            <w:ins w:id="983" w:author="心痕" w:date="2025-04-30T16:05:09Z">
              <w:r>
                <w:rPr>
                  <w:rFonts w:hint="eastAsia" w:ascii="宋体" w:hAnsi="宋体" w:eastAsia="宋体" w:cs="宋体"/>
                  <w:sz w:val="21"/>
                  <w:szCs w:val="21"/>
                  <w:rPrChange w:id="984" w:author="user" w:date="2025-05-13T14:42:35Z">
                    <w:rPr>
                      <w:rFonts w:hint="eastAsia" w:ascii="仿宋_GB2312" w:hAnsi="仿宋_GB2312" w:eastAsia="仿宋_GB2312" w:cs="仿宋_GB2312"/>
                      <w:sz w:val="24"/>
                      <w:szCs w:val="24"/>
                    </w:rPr>
                  </w:rPrChange>
                </w:rPr>
                <w:t>个月内完成</w:t>
              </w:r>
            </w:ins>
          </w:p>
        </w:tc>
        <w:tc>
          <w:tcPr>
            <w:tcW w:w="554" w:type="pct"/>
            <w:vAlign w:val="center"/>
          </w:tcPr>
          <w:p w14:paraId="51C739DF">
            <w:pPr>
              <w:spacing w:line="360" w:lineRule="auto"/>
              <w:rPr>
                <w:ins w:id="985" w:author="心痕" w:date="2025-04-30T16:00:49Z"/>
                <w:rFonts w:hint="eastAsia" w:ascii="宋体" w:hAnsi="宋体" w:eastAsia="宋体" w:cs="宋体"/>
                <w:color w:val="auto"/>
                <w:sz w:val="21"/>
                <w:szCs w:val="21"/>
                <w:rPrChange w:id="986" w:author="user" w:date="2025-05-13T14:42:35Z">
                  <w:rPr>
                    <w:ins w:id="987" w:author="心痕" w:date="2025-04-30T16:00:49Z"/>
                    <w:rFonts w:hint="eastAsia" w:ascii="仿宋_GB2312" w:hAnsi="仿宋_GB2312" w:eastAsia="仿宋_GB2312" w:cs="仿宋_GB2312"/>
                    <w:color w:val="auto"/>
                    <w:sz w:val="24"/>
                    <w:szCs w:val="24"/>
                  </w:rPr>
                </w:rPrChange>
              </w:rPr>
            </w:pPr>
          </w:p>
        </w:tc>
      </w:tr>
      <w:tr w14:paraId="63CB4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ins w:id="988" w:author="心痕" w:date="2025-04-30T16:00:49Z"/>
        </w:trPr>
        <w:tc>
          <w:tcPr>
            <w:tcW w:w="1077" w:type="pct"/>
            <w:vAlign w:val="center"/>
          </w:tcPr>
          <w:p w14:paraId="52E052C5">
            <w:pPr>
              <w:widowControl/>
              <w:jc w:val="left"/>
              <w:rPr>
                <w:ins w:id="989" w:author="心痕" w:date="2025-04-30T16:00:49Z"/>
                <w:rFonts w:hint="eastAsia" w:ascii="宋体" w:hAnsi="宋体" w:eastAsia="宋体" w:cs="宋体"/>
                <w:sz w:val="21"/>
                <w:szCs w:val="21"/>
                <w:rPrChange w:id="990" w:author="user" w:date="2025-05-13T14:42:35Z">
                  <w:rPr>
                    <w:ins w:id="991" w:author="心痕" w:date="2025-04-30T16:00:49Z"/>
                    <w:rFonts w:hint="eastAsia" w:ascii="仿宋_GB2312" w:hAnsi="仿宋_GB2312" w:eastAsia="仿宋_GB2312" w:cs="仿宋_GB2312"/>
                    <w:sz w:val="24"/>
                    <w:szCs w:val="24"/>
                  </w:rPr>
                </w:rPrChange>
              </w:rPr>
            </w:pPr>
            <w:ins w:id="992" w:author="心痕" w:date="2025-04-30T16:01:41Z">
              <w:r>
                <w:rPr>
                  <w:rFonts w:hint="eastAsia" w:ascii="宋体" w:hAnsi="宋体" w:eastAsia="宋体" w:cs="宋体"/>
                  <w:sz w:val="21"/>
                  <w:szCs w:val="21"/>
                  <w:rPrChange w:id="993" w:author="user" w:date="2025-05-13T14:42:35Z">
                    <w:rPr>
                      <w:rFonts w:hint="eastAsia" w:ascii="仿宋_GB2312" w:hAnsi="仿宋_GB2312" w:eastAsia="仿宋_GB2312" w:cs="仿宋_GB2312"/>
                      <w:sz w:val="24"/>
                      <w:szCs w:val="24"/>
                    </w:rPr>
                  </w:rPrChange>
                </w:rPr>
                <w:t>模型开发与调优</w:t>
              </w:r>
            </w:ins>
          </w:p>
        </w:tc>
        <w:tc>
          <w:tcPr>
            <w:tcW w:w="2377" w:type="pct"/>
            <w:vAlign w:val="center"/>
          </w:tcPr>
          <w:p w14:paraId="6D0F4B38">
            <w:pPr>
              <w:widowControl/>
              <w:jc w:val="left"/>
              <w:rPr>
                <w:ins w:id="994" w:author="心痕" w:date="2025-04-30T16:00:49Z"/>
                <w:rFonts w:hint="eastAsia" w:ascii="宋体" w:hAnsi="宋体" w:eastAsia="宋体" w:cs="宋体"/>
                <w:sz w:val="21"/>
                <w:szCs w:val="21"/>
                <w:lang w:val="en-US" w:eastAsia="zh-CN"/>
                <w:rPrChange w:id="995" w:author="user" w:date="2025-05-13T14:42:35Z">
                  <w:rPr>
                    <w:ins w:id="996" w:author="心痕" w:date="2025-04-30T16:00:49Z"/>
                    <w:rFonts w:hint="eastAsia" w:ascii="仿宋_GB2312" w:hAnsi="仿宋_GB2312" w:eastAsia="仿宋_GB2312" w:cs="仿宋_GB2312"/>
                    <w:sz w:val="24"/>
                    <w:szCs w:val="24"/>
                    <w:lang w:val="en-US" w:eastAsia="zh-CN"/>
                  </w:rPr>
                </w:rPrChange>
              </w:rPr>
            </w:pPr>
            <w:ins w:id="997" w:author="心痕" w:date="2025-04-30T16:04:28Z">
              <w:r>
                <w:rPr>
                  <w:rFonts w:hint="eastAsia" w:ascii="宋体" w:hAnsi="宋体" w:eastAsia="宋体" w:cs="宋体"/>
                  <w:sz w:val="21"/>
                  <w:szCs w:val="21"/>
                  <w:lang w:val="en-US" w:eastAsia="zh-CN"/>
                  <w:rPrChange w:id="998" w:author="user" w:date="2025-05-13T14:42:35Z">
                    <w:rPr>
                      <w:rFonts w:hint="eastAsia" w:ascii="仿宋_GB2312" w:hAnsi="仿宋_GB2312" w:eastAsia="仿宋_GB2312" w:cs="仿宋_GB2312"/>
                      <w:sz w:val="24"/>
                      <w:szCs w:val="24"/>
                      <w:lang w:val="en-US" w:eastAsia="zh-CN"/>
                    </w:rPr>
                  </w:rPrChange>
                </w:rPr>
                <w:t>包括</w:t>
              </w:r>
            </w:ins>
            <w:ins w:id="999" w:author="心痕" w:date="2025-04-30T16:01:49Z">
              <w:r>
                <w:rPr>
                  <w:rFonts w:hint="eastAsia" w:ascii="宋体" w:hAnsi="宋体" w:eastAsia="宋体" w:cs="宋体"/>
                  <w:sz w:val="21"/>
                  <w:szCs w:val="21"/>
                  <w:lang w:val="en-US" w:eastAsia="zh-CN"/>
                  <w:rPrChange w:id="1000" w:author="user" w:date="2025-05-13T14:42:35Z">
                    <w:rPr>
                      <w:rFonts w:hint="eastAsia" w:ascii="仿宋_GB2312" w:hAnsi="仿宋_GB2312" w:eastAsia="仿宋_GB2312" w:cs="仿宋_GB2312"/>
                      <w:sz w:val="24"/>
                      <w:szCs w:val="24"/>
                      <w:lang w:val="en-US" w:eastAsia="zh-CN"/>
                    </w:rPr>
                  </w:rPrChange>
                </w:rPr>
                <w:t>模型选型与实验</w:t>
              </w:r>
            </w:ins>
            <w:ins w:id="1001" w:author="心痕" w:date="2025-04-30T16:01:50Z">
              <w:r>
                <w:rPr>
                  <w:rFonts w:hint="eastAsia" w:ascii="宋体" w:hAnsi="宋体" w:eastAsia="宋体" w:cs="宋体"/>
                  <w:sz w:val="21"/>
                  <w:szCs w:val="21"/>
                  <w:lang w:val="en-US" w:eastAsia="zh-CN"/>
                  <w:rPrChange w:id="1002" w:author="user" w:date="2025-05-13T14:42:35Z">
                    <w:rPr>
                      <w:rFonts w:hint="eastAsia" w:ascii="仿宋_GB2312" w:hAnsi="仿宋_GB2312" w:eastAsia="仿宋_GB2312" w:cs="仿宋_GB2312"/>
                      <w:sz w:val="24"/>
                      <w:szCs w:val="24"/>
                      <w:lang w:val="en-US" w:eastAsia="zh-CN"/>
                    </w:rPr>
                  </w:rPrChange>
                </w:rPr>
                <w:t>、</w:t>
              </w:r>
            </w:ins>
            <w:ins w:id="1003" w:author="心痕" w:date="2025-04-30T16:01:56Z">
              <w:r>
                <w:rPr>
                  <w:rFonts w:hint="eastAsia" w:ascii="宋体" w:hAnsi="宋体" w:eastAsia="宋体" w:cs="宋体"/>
                  <w:sz w:val="21"/>
                  <w:szCs w:val="21"/>
                  <w:lang w:val="en-US" w:eastAsia="zh-CN"/>
                  <w:rPrChange w:id="1004" w:author="user" w:date="2025-05-13T14:42:35Z">
                    <w:rPr>
                      <w:rFonts w:hint="eastAsia" w:ascii="仿宋_GB2312" w:hAnsi="仿宋_GB2312" w:eastAsia="仿宋_GB2312" w:cs="仿宋_GB2312"/>
                      <w:sz w:val="24"/>
                      <w:szCs w:val="24"/>
                      <w:lang w:val="en-US" w:eastAsia="zh-CN"/>
                    </w:rPr>
                  </w:rPrChange>
                </w:rPr>
                <w:t>多任务训练</w:t>
              </w:r>
            </w:ins>
            <w:ins w:id="1005" w:author="心痕" w:date="2025-04-30T16:02:01Z">
              <w:r>
                <w:rPr>
                  <w:rFonts w:hint="eastAsia" w:ascii="宋体" w:hAnsi="宋体" w:eastAsia="宋体" w:cs="宋体"/>
                  <w:sz w:val="21"/>
                  <w:szCs w:val="21"/>
                  <w:lang w:val="en-US" w:eastAsia="zh-CN"/>
                  <w:rPrChange w:id="1006" w:author="user" w:date="2025-05-13T14:42:35Z">
                    <w:rPr>
                      <w:rFonts w:hint="eastAsia" w:ascii="仿宋_GB2312" w:hAnsi="仿宋_GB2312" w:eastAsia="仿宋_GB2312" w:cs="仿宋_GB2312"/>
                      <w:sz w:val="24"/>
                      <w:szCs w:val="24"/>
                      <w:lang w:val="en-US" w:eastAsia="zh-CN"/>
                    </w:rPr>
                  </w:rPrChange>
                </w:rPr>
                <w:t>、超参数优化</w:t>
              </w:r>
            </w:ins>
            <w:ins w:id="1007" w:author="心痕" w:date="2025-04-30T16:02:02Z">
              <w:r>
                <w:rPr>
                  <w:rFonts w:hint="eastAsia" w:ascii="宋体" w:hAnsi="宋体" w:eastAsia="宋体" w:cs="宋体"/>
                  <w:sz w:val="21"/>
                  <w:szCs w:val="21"/>
                  <w:lang w:val="en-US" w:eastAsia="zh-CN"/>
                  <w:rPrChange w:id="1008" w:author="user" w:date="2025-05-13T14:42:35Z">
                    <w:rPr>
                      <w:rFonts w:hint="eastAsia" w:ascii="仿宋_GB2312" w:hAnsi="仿宋_GB2312" w:eastAsia="仿宋_GB2312" w:cs="仿宋_GB2312"/>
                      <w:sz w:val="24"/>
                      <w:szCs w:val="24"/>
                      <w:lang w:val="en-US" w:eastAsia="zh-CN"/>
                    </w:rPr>
                  </w:rPrChange>
                </w:rPr>
                <w:t>、</w:t>
              </w:r>
            </w:ins>
            <w:ins w:id="1009" w:author="心痕" w:date="2025-04-30T16:02:11Z">
              <w:r>
                <w:rPr>
                  <w:rFonts w:hint="eastAsia" w:ascii="宋体" w:hAnsi="宋体" w:eastAsia="宋体" w:cs="宋体"/>
                  <w:sz w:val="21"/>
                  <w:szCs w:val="21"/>
                  <w:lang w:val="en-US" w:eastAsia="zh-CN"/>
                  <w:rPrChange w:id="1010" w:author="user" w:date="2025-05-13T14:42:35Z">
                    <w:rPr>
                      <w:rFonts w:hint="eastAsia" w:ascii="仿宋_GB2312" w:hAnsi="仿宋_GB2312" w:eastAsia="仿宋_GB2312" w:cs="仿宋_GB2312"/>
                      <w:sz w:val="24"/>
                      <w:szCs w:val="24"/>
                      <w:lang w:val="en-US" w:eastAsia="zh-CN"/>
                    </w:rPr>
                  </w:rPrChange>
                </w:rPr>
                <w:t>对抗测试</w:t>
              </w:r>
            </w:ins>
            <w:ins w:id="1011" w:author="心痕" w:date="2025-05-13T15:58:51Z">
              <w:r>
                <w:rPr>
                  <w:rFonts w:hint="eastAsia" w:ascii="宋体" w:hAnsi="宋体" w:cs="宋体"/>
                  <w:sz w:val="21"/>
                  <w:szCs w:val="21"/>
                  <w:lang w:val="en-US" w:eastAsia="zh-CN"/>
                </w:rPr>
                <w:t>、</w:t>
              </w:r>
            </w:ins>
            <w:ins w:id="1012" w:author="心痕" w:date="2025-05-13T15:58:51Z">
              <w:r>
                <w:rPr>
                  <w:rFonts w:hint="eastAsia" w:ascii="宋体" w:hAnsi="宋体" w:eastAsia="宋体" w:cs="宋体"/>
                  <w:bCs/>
                  <w:sz w:val="21"/>
                  <w:szCs w:val="21"/>
                  <w:lang w:val="en-US" w:eastAsia="zh-CN"/>
                </w:rPr>
                <w:t>模型开发与调优能力</w:t>
              </w:r>
            </w:ins>
          </w:p>
        </w:tc>
        <w:tc>
          <w:tcPr>
            <w:tcW w:w="991" w:type="pct"/>
            <w:vAlign w:val="center"/>
          </w:tcPr>
          <w:p w14:paraId="38F9BED3">
            <w:pPr>
              <w:widowControl/>
              <w:jc w:val="left"/>
              <w:rPr>
                <w:ins w:id="1013" w:author="心痕" w:date="2025-04-30T16:00:49Z"/>
                <w:rFonts w:hint="eastAsia" w:ascii="宋体" w:hAnsi="宋体" w:eastAsia="宋体" w:cs="宋体"/>
                <w:sz w:val="21"/>
                <w:szCs w:val="21"/>
                <w:rPrChange w:id="1014" w:author="user" w:date="2025-05-13T14:42:35Z">
                  <w:rPr>
                    <w:ins w:id="1015" w:author="心痕" w:date="2025-04-30T16:00:49Z"/>
                    <w:rFonts w:hint="eastAsia" w:ascii="仿宋_GB2312" w:hAnsi="仿宋_GB2312" w:eastAsia="仿宋_GB2312" w:cs="仿宋_GB2312"/>
                    <w:sz w:val="24"/>
                    <w:szCs w:val="24"/>
                  </w:rPr>
                </w:rPrChange>
              </w:rPr>
            </w:pPr>
            <w:ins w:id="1016" w:author="心痕" w:date="2025-04-30T16:05:09Z">
              <w:r>
                <w:rPr>
                  <w:rFonts w:hint="eastAsia" w:ascii="宋体" w:hAnsi="宋体" w:eastAsia="宋体" w:cs="宋体"/>
                  <w:sz w:val="21"/>
                  <w:szCs w:val="21"/>
                  <w:rPrChange w:id="1017" w:author="user" w:date="2025-05-13T14:42:35Z">
                    <w:rPr>
                      <w:rFonts w:hint="eastAsia" w:ascii="仿宋_GB2312" w:hAnsi="仿宋_GB2312" w:eastAsia="仿宋_GB2312" w:cs="仿宋_GB2312"/>
                      <w:sz w:val="24"/>
                      <w:szCs w:val="24"/>
                    </w:rPr>
                  </w:rPrChange>
                </w:rPr>
                <w:t>合同签订后</w:t>
              </w:r>
            </w:ins>
            <w:ins w:id="1018" w:author="心痕" w:date="2025-04-30T16:05:42Z">
              <w:r>
                <w:rPr>
                  <w:rFonts w:hint="eastAsia" w:ascii="宋体" w:hAnsi="宋体" w:eastAsia="宋体" w:cs="宋体"/>
                  <w:sz w:val="21"/>
                  <w:szCs w:val="21"/>
                  <w:lang w:val="en-US" w:eastAsia="zh-CN"/>
                  <w:rPrChange w:id="1019" w:author="user" w:date="2025-05-13T14:42:35Z">
                    <w:rPr>
                      <w:rFonts w:hint="eastAsia" w:ascii="仿宋_GB2312" w:hAnsi="仿宋_GB2312" w:eastAsia="仿宋_GB2312" w:cs="仿宋_GB2312"/>
                      <w:sz w:val="24"/>
                      <w:szCs w:val="24"/>
                      <w:lang w:val="en-US" w:eastAsia="zh-CN"/>
                    </w:rPr>
                  </w:rPrChange>
                </w:rPr>
                <w:t>3</w:t>
              </w:r>
            </w:ins>
            <w:ins w:id="1020" w:author="心痕" w:date="2025-04-30T16:05:09Z">
              <w:r>
                <w:rPr>
                  <w:rFonts w:hint="eastAsia" w:ascii="宋体" w:hAnsi="宋体" w:eastAsia="宋体" w:cs="宋体"/>
                  <w:sz w:val="21"/>
                  <w:szCs w:val="21"/>
                  <w:rPrChange w:id="1021" w:author="user" w:date="2025-05-13T14:42:35Z">
                    <w:rPr>
                      <w:rFonts w:hint="eastAsia" w:ascii="仿宋_GB2312" w:hAnsi="仿宋_GB2312" w:eastAsia="仿宋_GB2312" w:cs="仿宋_GB2312"/>
                      <w:sz w:val="24"/>
                      <w:szCs w:val="24"/>
                    </w:rPr>
                  </w:rPrChange>
                </w:rPr>
                <w:t>个月内完成</w:t>
              </w:r>
            </w:ins>
          </w:p>
        </w:tc>
        <w:tc>
          <w:tcPr>
            <w:tcW w:w="554" w:type="pct"/>
            <w:vAlign w:val="center"/>
          </w:tcPr>
          <w:p w14:paraId="185158A7">
            <w:pPr>
              <w:spacing w:line="360" w:lineRule="auto"/>
              <w:rPr>
                <w:ins w:id="1022" w:author="心痕" w:date="2025-04-30T16:00:49Z"/>
                <w:rFonts w:hint="eastAsia" w:ascii="宋体" w:hAnsi="宋体" w:eastAsia="宋体" w:cs="宋体"/>
                <w:color w:val="auto"/>
                <w:sz w:val="21"/>
                <w:szCs w:val="21"/>
                <w:rPrChange w:id="1023" w:author="user" w:date="2025-05-13T14:42:35Z">
                  <w:rPr>
                    <w:ins w:id="1024" w:author="心痕" w:date="2025-04-30T16:00:49Z"/>
                    <w:rFonts w:hint="eastAsia" w:ascii="仿宋_GB2312" w:hAnsi="仿宋_GB2312" w:eastAsia="仿宋_GB2312" w:cs="仿宋_GB2312"/>
                    <w:color w:val="auto"/>
                    <w:sz w:val="24"/>
                    <w:szCs w:val="24"/>
                  </w:rPr>
                </w:rPrChange>
              </w:rPr>
            </w:pPr>
          </w:p>
        </w:tc>
      </w:tr>
      <w:tr w14:paraId="116C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ins w:id="1025" w:author="心痕" w:date="2025-04-30T16:02:20Z"/>
        </w:trPr>
        <w:tc>
          <w:tcPr>
            <w:tcW w:w="1077" w:type="pct"/>
            <w:vAlign w:val="center"/>
          </w:tcPr>
          <w:p w14:paraId="5902BB1C">
            <w:pPr>
              <w:widowControl/>
              <w:jc w:val="left"/>
              <w:rPr>
                <w:ins w:id="1026" w:author="心痕" w:date="2025-04-30T16:02:20Z"/>
                <w:rFonts w:hint="eastAsia" w:ascii="宋体" w:hAnsi="宋体" w:eastAsia="宋体" w:cs="宋体"/>
                <w:sz w:val="21"/>
                <w:szCs w:val="21"/>
                <w:rPrChange w:id="1027" w:author="user" w:date="2025-05-13T14:42:35Z">
                  <w:rPr>
                    <w:ins w:id="1028" w:author="心痕" w:date="2025-04-30T16:02:20Z"/>
                    <w:rFonts w:hint="eastAsia" w:ascii="仿宋_GB2312" w:hAnsi="仿宋_GB2312" w:eastAsia="仿宋_GB2312" w:cs="仿宋_GB2312"/>
                    <w:sz w:val="24"/>
                    <w:szCs w:val="24"/>
                  </w:rPr>
                </w:rPrChange>
              </w:rPr>
            </w:pPr>
            <w:ins w:id="1029" w:author="心痕" w:date="2025-04-30T16:02:37Z">
              <w:r>
                <w:rPr>
                  <w:rFonts w:hint="eastAsia" w:ascii="宋体" w:hAnsi="宋体" w:eastAsia="宋体" w:cs="宋体"/>
                  <w:sz w:val="21"/>
                  <w:szCs w:val="21"/>
                  <w:rPrChange w:id="1030" w:author="user" w:date="2025-05-13T14:42:35Z">
                    <w:rPr>
                      <w:rFonts w:hint="eastAsia" w:ascii="仿宋_GB2312" w:hAnsi="仿宋_GB2312" w:eastAsia="仿宋_GB2312" w:cs="仿宋_GB2312"/>
                      <w:sz w:val="24"/>
                      <w:szCs w:val="24"/>
                    </w:rPr>
                  </w:rPrChange>
                </w:rPr>
                <w:t>服务部署与监控</w:t>
              </w:r>
            </w:ins>
          </w:p>
        </w:tc>
        <w:tc>
          <w:tcPr>
            <w:tcW w:w="2377" w:type="pct"/>
            <w:vAlign w:val="center"/>
          </w:tcPr>
          <w:p w14:paraId="6130DBBE">
            <w:pPr>
              <w:widowControl/>
              <w:jc w:val="left"/>
              <w:rPr>
                <w:ins w:id="1031" w:author="心痕" w:date="2025-04-30T16:02:20Z"/>
                <w:rFonts w:hint="eastAsia" w:ascii="宋体" w:hAnsi="宋体" w:eastAsia="宋体" w:cs="宋体"/>
                <w:sz w:val="21"/>
                <w:szCs w:val="21"/>
                <w:lang w:val="en-US" w:eastAsia="zh-CN"/>
                <w:rPrChange w:id="1032" w:author="user" w:date="2025-05-13T14:42:35Z">
                  <w:rPr>
                    <w:ins w:id="1033" w:author="心痕" w:date="2025-04-30T16:02:20Z"/>
                    <w:rFonts w:hint="default" w:ascii="仿宋_GB2312" w:hAnsi="仿宋_GB2312" w:eastAsia="仿宋_GB2312" w:cs="仿宋_GB2312"/>
                    <w:sz w:val="24"/>
                    <w:szCs w:val="24"/>
                    <w:lang w:val="en-US" w:eastAsia="zh-CN"/>
                  </w:rPr>
                </w:rPrChange>
              </w:rPr>
            </w:pPr>
            <w:ins w:id="1034" w:author="心痕" w:date="2025-04-30T16:04:30Z">
              <w:r>
                <w:rPr>
                  <w:rFonts w:hint="eastAsia" w:ascii="宋体" w:hAnsi="宋体" w:eastAsia="宋体" w:cs="宋体"/>
                  <w:sz w:val="21"/>
                  <w:szCs w:val="21"/>
                  <w:lang w:val="en-US" w:eastAsia="zh-CN"/>
                  <w:rPrChange w:id="1035" w:author="user" w:date="2025-05-13T14:42:35Z">
                    <w:rPr>
                      <w:rFonts w:hint="eastAsia" w:ascii="仿宋_GB2312" w:hAnsi="仿宋_GB2312" w:eastAsia="仿宋_GB2312" w:cs="仿宋_GB2312"/>
                      <w:sz w:val="24"/>
                      <w:szCs w:val="24"/>
                      <w:lang w:val="en-US" w:eastAsia="zh-CN"/>
                    </w:rPr>
                  </w:rPrChange>
                </w:rPr>
                <w:t>包括</w:t>
              </w:r>
            </w:ins>
            <w:ins w:id="1036" w:author="心痕" w:date="2025-04-30T16:02:44Z">
              <w:r>
                <w:rPr>
                  <w:rFonts w:hint="eastAsia" w:ascii="宋体" w:hAnsi="宋体" w:eastAsia="宋体" w:cs="宋体"/>
                  <w:sz w:val="21"/>
                  <w:szCs w:val="21"/>
                  <w:lang w:val="en-US" w:eastAsia="zh-CN"/>
                  <w:rPrChange w:id="1037" w:author="user" w:date="2025-05-13T14:42:35Z">
                    <w:rPr>
                      <w:rFonts w:hint="eastAsia" w:ascii="仿宋_GB2312" w:hAnsi="仿宋_GB2312" w:eastAsia="仿宋_GB2312" w:cs="仿宋_GB2312"/>
                      <w:sz w:val="24"/>
                      <w:szCs w:val="24"/>
                      <w:lang w:val="en-US" w:eastAsia="zh-CN"/>
                    </w:rPr>
                  </w:rPrChange>
                </w:rPr>
                <w:t>API服务化</w:t>
              </w:r>
            </w:ins>
            <w:ins w:id="1038" w:author="心痕" w:date="2025-04-30T16:02:45Z">
              <w:r>
                <w:rPr>
                  <w:rFonts w:hint="eastAsia" w:ascii="宋体" w:hAnsi="宋体" w:eastAsia="宋体" w:cs="宋体"/>
                  <w:sz w:val="21"/>
                  <w:szCs w:val="21"/>
                  <w:lang w:val="en-US" w:eastAsia="zh-CN"/>
                  <w:rPrChange w:id="1039" w:author="user" w:date="2025-05-13T14:42:35Z">
                    <w:rPr>
                      <w:rFonts w:hint="eastAsia" w:ascii="仿宋_GB2312" w:hAnsi="仿宋_GB2312" w:eastAsia="仿宋_GB2312" w:cs="仿宋_GB2312"/>
                      <w:sz w:val="24"/>
                      <w:szCs w:val="24"/>
                      <w:lang w:val="en-US" w:eastAsia="zh-CN"/>
                    </w:rPr>
                  </w:rPrChange>
                </w:rPr>
                <w:t>、</w:t>
              </w:r>
            </w:ins>
            <w:ins w:id="1040" w:author="心痕" w:date="2025-04-30T16:02:51Z">
              <w:r>
                <w:rPr>
                  <w:rFonts w:hint="eastAsia" w:ascii="宋体" w:hAnsi="宋体" w:eastAsia="宋体" w:cs="宋体"/>
                  <w:sz w:val="21"/>
                  <w:szCs w:val="21"/>
                  <w:lang w:val="en-US" w:eastAsia="zh-CN"/>
                  <w:rPrChange w:id="1041" w:author="user" w:date="2025-05-13T14:42:35Z">
                    <w:rPr>
                      <w:rFonts w:hint="eastAsia" w:ascii="仿宋_GB2312" w:hAnsi="仿宋_GB2312" w:eastAsia="仿宋_GB2312" w:cs="仿宋_GB2312"/>
                      <w:sz w:val="24"/>
                      <w:szCs w:val="24"/>
                      <w:lang w:val="en-US" w:eastAsia="zh-CN"/>
                    </w:rPr>
                  </w:rPrChange>
                </w:rPr>
                <w:t>灰度发布与A/B测试</w:t>
              </w:r>
            </w:ins>
            <w:ins w:id="1042" w:author="心痕" w:date="2025-04-30T16:02:53Z">
              <w:r>
                <w:rPr>
                  <w:rFonts w:hint="eastAsia" w:ascii="宋体" w:hAnsi="宋体" w:eastAsia="宋体" w:cs="宋体"/>
                  <w:sz w:val="21"/>
                  <w:szCs w:val="21"/>
                  <w:lang w:val="en-US" w:eastAsia="zh-CN"/>
                  <w:rPrChange w:id="1043" w:author="user" w:date="2025-05-13T14:42:35Z">
                    <w:rPr>
                      <w:rFonts w:hint="eastAsia" w:ascii="仿宋_GB2312" w:hAnsi="仿宋_GB2312" w:eastAsia="仿宋_GB2312" w:cs="仿宋_GB2312"/>
                      <w:sz w:val="24"/>
                      <w:szCs w:val="24"/>
                      <w:lang w:val="en-US" w:eastAsia="zh-CN"/>
                    </w:rPr>
                  </w:rPrChange>
                </w:rPr>
                <w:t>、</w:t>
              </w:r>
            </w:ins>
            <w:ins w:id="1044" w:author="心痕" w:date="2025-04-30T16:02:58Z">
              <w:r>
                <w:rPr>
                  <w:rFonts w:hint="eastAsia" w:ascii="宋体" w:hAnsi="宋体" w:eastAsia="宋体" w:cs="宋体"/>
                  <w:sz w:val="21"/>
                  <w:szCs w:val="21"/>
                  <w:lang w:val="en-US" w:eastAsia="zh-CN"/>
                  <w:rPrChange w:id="1045" w:author="user" w:date="2025-05-13T14:42:35Z">
                    <w:rPr>
                      <w:rFonts w:hint="eastAsia" w:ascii="仿宋_GB2312" w:hAnsi="仿宋_GB2312" w:eastAsia="仿宋_GB2312" w:cs="仿宋_GB2312"/>
                      <w:sz w:val="24"/>
                      <w:szCs w:val="24"/>
                      <w:lang w:val="en-US" w:eastAsia="zh-CN"/>
                    </w:rPr>
                  </w:rPrChange>
                </w:rPr>
                <w:t>实时监控与告警</w:t>
              </w:r>
            </w:ins>
          </w:p>
        </w:tc>
        <w:tc>
          <w:tcPr>
            <w:tcW w:w="991" w:type="pct"/>
            <w:vAlign w:val="center"/>
          </w:tcPr>
          <w:p w14:paraId="6AE14057">
            <w:pPr>
              <w:widowControl/>
              <w:jc w:val="left"/>
              <w:rPr>
                <w:ins w:id="1046" w:author="心痕" w:date="2025-04-30T16:02:20Z"/>
                <w:rFonts w:hint="eastAsia" w:ascii="宋体" w:hAnsi="宋体" w:eastAsia="宋体" w:cs="宋体"/>
                <w:sz w:val="21"/>
                <w:szCs w:val="21"/>
                <w:rPrChange w:id="1047" w:author="user" w:date="2025-05-13T14:42:35Z">
                  <w:rPr>
                    <w:ins w:id="1048" w:author="心痕" w:date="2025-04-30T16:02:20Z"/>
                    <w:rFonts w:hint="eastAsia" w:ascii="仿宋_GB2312" w:hAnsi="仿宋_GB2312" w:eastAsia="仿宋_GB2312" w:cs="仿宋_GB2312"/>
                    <w:sz w:val="24"/>
                    <w:szCs w:val="24"/>
                  </w:rPr>
                </w:rPrChange>
              </w:rPr>
            </w:pPr>
            <w:ins w:id="1049" w:author="心痕" w:date="2025-04-30T16:05:09Z">
              <w:r>
                <w:rPr>
                  <w:rFonts w:hint="eastAsia" w:ascii="宋体" w:hAnsi="宋体" w:eastAsia="宋体" w:cs="宋体"/>
                  <w:sz w:val="21"/>
                  <w:szCs w:val="21"/>
                  <w:rPrChange w:id="1050" w:author="user" w:date="2025-05-13T14:42:35Z">
                    <w:rPr>
                      <w:rFonts w:hint="eastAsia" w:ascii="仿宋_GB2312" w:hAnsi="仿宋_GB2312" w:eastAsia="仿宋_GB2312" w:cs="仿宋_GB2312"/>
                      <w:sz w:val="24"/>
                      <w:szCs w:val="24"/>
                    </w:rPr>
                  </w:rPrChange>
                </w:rPr>
                <w:t>合同签订后6个月内完成</w:t>
              </w:r>
            </w:ins>
          </w:p>
        </w:tc>
        <w:tc>
          <w:tcPr>
            <w:tcW w:w="554" w:type="pct"/>
            <w:vAlign w:val="center"/>
          </w:tcPr>
          <w:p w14:paraId="1CD05F2C">
            <w:pPr>
              <w:spacing w:line="360" w:lineRule="auto"/>
              <w:rPr>
                <w:ins w:id="1051" w:author="心痕" w:date="2025-04-30T16:02:20Z"/>
                <w:rFonts w:hint="eastAsia" w:ascii="宋体" w:hAnsi="宋体" w:eastAsia="宋体" w:cs="宋体"/>
                <w:color w:val="auto"/>
                <w:sz w:val="21"/>
                <w:szCs w:val="21"/>
                <w:rPrChange w:id="1052" w:author="user" w:date="2025-05-13T14:42:35Z">
                  <w:rPr>
                    <w:ins w:id="1053" w:author="心痕" w:date="2025-04-30T16:02:20Z"/>
                    <w:rFonts w:hint="eastAsia" w:ascii="仿宋_GB2312" w:hAnsi="仿宋_GB2312" w:eastAsia="仿宋_GB2312" w:cs="仿宋_GB2312"/>
                    <w:color w:val="auto"/>
                    <w:sz w:val="24"/>
                    <w:szCs w:val="24"/>
                  </w:rPr>
                </w:rPrChange>
              </w:rPr>
            </w:pPr>
          </w:p>
        </w:tc>
      </w:tr>
      <w:tr w14:paraId="4DF4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ins w:id="1054" w:author="心痕" w:date="2025-04-30T16:02:20Z"/>
        </w:trPr>
        <w:tc>
          <w:tcPr>
            <w:tcW w:w="1077" w:type="pct"/>
            <w:vAlign w:val="center"/>
          </w:tcPr>
          <w:p w14:paraId="4DD5CC8B">
            <w:pPr>
              <w:widowControl/>
              <w:jc w:val="left"/>
              <w:rPr>
                <w:ins w:id="1055" w:author="心痕" w:date="2025-04-30T16:02:20Z"/>
                <w:rFonts w:hint="eastAsia" w:ascii="宋体" w:hAnsi="宋体" w:eastAsia="宋体" w:cs="宋体"/>
                <w:sz w:val="21"/>
                <w:szCs w:val="21"/>
                <w:rPrChange w:id="1056" w:author="user" w:date="2025-05-13T14:42:35Z">
                  <w:rPr>
                    <w:ins w:id="1057" w:author="心痕" w:date="2025-04-30T16:02:20Z"/>
                    <w:rFonts w:hint="eastAsia" w:ascii="仿宋_GB2312" w:hAnsi="仿宋_GB2312" w:eastAsia="仿宋_GB2312" w:cs="仿宋_GB2312"/>
                    <w:sz w:val="24"/>
                    <w:szCs w:val="24"/>
                  </w:rPr>
                </w:rPrChange>
              </w:rPr>
            </w:pPr>
            <w:ins w:id="1058" w:author="心痕" w:date="2025-04-30T16:03:14Z">
              <w:r>
                <w:rPr>
                  <w:rFonts w:hint="eastAsia" w:ascii="宋体" w:hAnsi="宋体" w:eastAsia="宋体" w:cs="宋体"/>
                  <w:sz w:val="21"/>
                  <w:szCs w:val="21"/>
                  <w:rPrChange w:id="1059" w:author="user" w:date="2025-05-13T14:42:35Z">
                    <w:rPr>
                      <w:rFonts w:hint="eastAsia" w:ascii="仿宋_GB2312" w:hAnsi="仿宋_GB2312" w:eastAsia="仿宋_GB2312" w:cs="仿宋_GB2312"/>
                      <w:sz w:val="24"/>
                      <w:szCs w:val="24"/>
                    </w:rPr>
                  </w:rPrChange>
                </w:rPr>
                <w:t>效果评估与迭代</w:t>
              </w:r>
            </w:ins>
          </w:p>
        </w:tc>
        <w:tc>
          <w:tcPr>
            <w:tcW w:w="2377" w:type="pct"/>
            <w:vAlign w:val="center"/>
          </w:tcPr>
          <w:p w14:paraId="3A570647">
            <w:pPr>
              <w:widowControl/>
              <w:jc w:val="left"/>
              <w:rPr>
                <w:ins w:id="1060" w:author="心痕" w:date="2025-04-30T16:02:20Z"/>
                <w:rFonts w:hint="eastAsia" w:ascii="宋体" w:hAnsi="宋体" w:eastAsia="宋体" w:cs="宋体"/>
                <w:sz w:val="21"/>
                <w:szCs w:val="21"/>
                <w:lang w:val="en-US" w:eastAsia="zh-CN"/>
                <w:rPrChange w:id="1061" w:author="user" w:date="2025-05-13T14:42:35Z">
                  <w:rPr>
                    <w:ins w:id="1062" w:author="心痕" w:date="2025-04-30T16:02:20Z"/>
                    <w:rFonts w:hint="default" w:ascii="仿宋_GB2312" w:hAnsi="仿宋_GB2312" w:eastAsia="仿宋_GB2312" w:cs="仿宋_GB2312"/>
                    <w:sz w:val="24"/>
                    <w:szCs w:val="24"/>
                    <w:lang w:val="en-US" w:eastAsia="zh-CN"/>
                  </w:rPr>
                </w:rPrChange>
              </w:rPr>
            </w:pPr>
            <w:ins w:id="1063" w:author="心痕" w:date="2025-04-30T16:04:32Z">
              <w:r>
                <w:rPr>
                  <w:rFonts w:hint="eastAsia" w:ascii="宋体" w:hAnsi="宋体" w:eastAsia="宋体" w:cs="宋体"/>
                  <w:sz w:val="21"/>
                  <w:szCs w:val="21"/>
                  <w:lang w:val="en-US" w:eastAsia="zh-CN"/>
                  <w:rPrChange w:id="1064" w:author="user" w:date="2025-05-13T14:42:35Z">
                    <w:rPr>
                      <w:rFonts w:hint="eastAsia" w:ascii="仿宋_GB2312" w:hAnsi="仿宋_GB2312" w:eastAsia="仿宋_GB2312" w:cs="仿宋_GB2312"/>
                      <w:sz w:val="24"/>
                      <w:szCs w:val="24"/>
                      <w:lang w:val="en-US" w:eastAsia="zh-CN"/>
                    </w:rPr>
                  </w:rPrChange>
                </w:rPr>
                <w:t>包括</w:t>
              </w:r>
            </w:ins>
            <w:ins w:id="1065" w:author="心痕" w:date="2025-04-30T16:03:20Z">
              <w:r>
                <w:rPr>
                  <w:rFonts w:hint="eastAsia" w:ascii="宋体" w:hAnsi="宋体" w:eastAsia="宋体" w:cs="宋体"/>
                  <w:sz w:val="21"/>
                  <w:szCs w:val="21"/>
                  <w:lang w:val="en-US" w:eastAsia="zh-CN"/>
                  <w:rPrChange w:id="1066" w:author="user" w:date="2025-05-13T14:42:35Z">
                    <w:rPr>
                      <w:rFonts w:hint="eastAsia" w:ascii="仿宋_GB2312" w:hAnsi="仿宋_GB2312" w:eastAsia="仿宋_GB2312" w:cs="仿宋_GB2312"/>
                      <w:sz w:val="24"/>
                      <w:szCs w:val="24"/>
                      <w:lang w:val="en-US" w:eastAsia="zh-CN"/>
                    </w:rPr>
                  </w:rPrChange>
                </w:rPr>
                <w:t>多维度评估体系</w:t>
              </w:r>
            </w:ins>
            <w:ins w:id="1067" w:author="心痕" w:date="2025-04-30T16:03:21Z">
              <w:r>
                <w:rPr>
                  <w:rFonts w:hint="eastAsia" w:ascii="宋体" w:hAnsi="宋体" w:eastAsia="宋体" w:cs="宋体"/>
                  <w:sz w:val="21"/>
                  <w:szCs w:val="21"/>
                  <w:lang w:val="en-US" w:eastAsia="zh-CN"/>
                  <w:rPrChange w:id="1068" w:author="user" w:date="2025-05-13T14:42:35Z">
                    <w:rPr>
                      <w:rFonts w:hint="eastAsia" w:ascii="仿宋_GB2312" w:hAnsi="仿宋_GB2312" w:eastAsia="仿宋_GB2312" w:cs="仿宋_GB2312"/>
                      <w:sz w:val="24"/>
                      <w:szCs w:val="24"/>
                      <w:lang w:val="en-US" w:eastAsia="zh-CN"/>
                    </w:rPr>
                  </w:rPrChange>
                </w:rPr>
                <w:t>、</w:t>
              </w:r>
            </w:ins>
            <w:ins w:id="1069" w:author="心痕" w:date="2025-04-30T16:03:29Z">
              <w:r>
                <w:rPr>
                  <w:rFonts w:hint="eastAsia" w:ascii="宋体" w:hAnsi="宋体" w:eastAsia="宋体" w:cs="宋体"/>
                  <w:sz w:val="21"/>
                  <w:szCs w:val="21"/>
                  <w:lang w:val="en-US" w:eastAsia="zh-CN"/>
                  <w:rPrChange w:id="1070" w:author="user" w:date="2025-05-13T14:42:35Z">
                    <w:rPr>
                      <w:rFonts w:hint="eastAsia" w:ascii="仿宋_GB2312" w:hAnsi="仿宋_GB2312" w:eastAsia="仿宋_GB2312" w:cs="仿宋_GB2312"/>
                      <w:sz w:val="24"/>
                      <w:szCs w:val="24"/>
                      <w:lang w:val="en-US" w:eastAsia="zh-CN"/>
                    </w:rPr>
                  </w:rPrChange>
                </w:rPr>
                <w:t>数据分析看板</w:t>
              </w:r>
            </w:ins>
            <w:ins w:id="1071" w:author="心痕" w:date="2025-04-30T16:03:30Z">
              <w:r>
                <w:rPr>
                  <w:rFonts w:hint="eastAsia" w:ascii="宋体" w:hAnsi="宋体" w:eastAsia="宋体" w:cs="宋体"/>
                  <w:sz w:val="21"/>
                  <w:szCs w:val="21"/>
                  <w:lang w:val="en-US" w:eastAsia="zh-CN"/>
                  <w:rPrChange w:id="1072" w:author="user" w:date="2025-05-13T14:42:35Z">
                    <w:rPr>
                      <w:rFonts w:hint="eastAsia" w:ascii="仿宋_GB2312" w:hAnsi="仿宋_GB2312" w:eastAsia="仿宋_GB2312" w:cs="仿宋_GB2312"/>
                      <w:sz w:val="24"/>
                      <w:szCs w:val="24"/>
                      <w:lang w:val="en-US" w:eastAsia="zh-CN"/>
                    </w:rPr>
                  </w:rPrChange>
                </w:rPr>
                <w:t>、</w:t>
              </w:r>
            </w:ins>
            <w:ins w:id="1073" w:author="心痕" w:date="2025-04-30T16:03:34Z">
              <w:r>
                <w:rPr>
                  <w:rFonts w:hint="eastAsia" w:ascii="宋体" w:hAnsi="宋体" w:eastAsia="宋体" w:cs="宋体"/>
                  <w:sz w:val="21"/>
                  <w:szCs w:val="21"/>
                  <w:lang w:val="en-US" w:eastAsia="zh-CN"/>
                  <w:rPrChange w:id="1074" w:author="user" w:date="2025-05-13T14:42:35Z">
                    <w:rPr>
                      <w:rFonts w:hint="eastAsia" w:ascii="仿宋_GB2312" w:hAnsi="仿宋_GB2312" w:eastAsia="仿宋_GB2312" w:cs="仿宋_GB2312"/>
                      <w:sz w:val="24"/>
                      <w:szCs w:val="24"/>
                      <w:lang w:val="en-US" w:eastAsia="zh-CN"/>
                    </w:rPr>
                  </w:rPrChange>
                </w:rPr>
                <w:t>闭环迭代</w:t>
              </w:r>
            </w:ins>
          </w:p>
        </w:tc>
        <w:tc>
          <w:tcPr>
            <w:tcW w:w="991" w:type="pct"/>
            <w:vAlign w:val="center"/>
          </w:tcPr>
          <w:p w14:paraId="1209BFAB">
            <w:pPr>
              <w:widowControl/>
              <w:jc w:val="left"/>
              <w:rPr>
                <w:ins w:id="1075" w:author="心痕" w:date="2025-04-30T16:02:20Z"/>
                <w:rFonts w:hint="eastAsia" w:ascii="宋体" w:hAnsi="宋体" w:eastAsia="宋体" w:cs="宋体"/>
                <w:sz w:val="21"/>
                <w:szCs w:val="21"/>
                <w:rPrChange w:id="1076" w:author="user" w:date="2025-05-13T14:42:35Z">
                  <w:rPr>
                    <w:ins w:id="1077" w:author="心痕" w:date="2025-04-30T16:02:20Z"/>
                    <w:rFonts w:hint="eastAsia" w:ascii="仿宋_GB2312" w:hAnsi="仿宋_GB2312" w:eastAsia="仿宋_GB2312" w:cs="仿宋_GB2312"/>
                    <w:sz w:val="24"/>
                    <w:szCs w:val="24"/>
                  </w:rPr>
                </w:rPrChange>
              </w:rPr>
            </w:pPr>
            <w:ins w:id="1078" w:author="心痕" w:date="2025-04-30T16:05:09Z">
              <w:r>
                <w:rPr>
                  <w:rFonts w:hint="eastAsia" w:ascii="宋体" w:hAnsi="宋体" w:eastAsia="宋体" w:cs="宋体"/>
                  <w:sz w:val="21"/>
                  <w:szCs w:val="21"/>
                  <w:rPrChange w:id="1079" w:author="user" w:date="2025-05-13T14:42:35Z">
                    <w:rPr>
                      <w:rFonts w:hint="eastAsia" w:ascii="仿宋_GB2312" w:hAnsi="仿宋_GB2312" w:eastAsia="仿宋_GB2312" w:cs="仿宋_GB2312"/>
                      <w:sz w:val="24"/>
                      <w:szCs w:val="24"/>
                    </w:rPr>
                  </w:rPrChange>
                </w:rPr>
                <w:t>合同签订后6个月内完成</w:t>
              </w:r>
            </w:ins>
          </w:p>
        </w:tc>
        <w:tc>
          <w:tcPr>
            <w:tcW w:w="554" w:type="pct"/>
            <w:vAlign w:val="center"/>
          </w:tcPr>
          <w:p w14:paraId="5DBC9CA2">
            <w:pPr>
              <w:spacing w:line="360" w:lineRule="auto"/>
              <w:rPr>
                <w:ins w:id="1080" w:author="心痕" w:date="2025-04-30T16:02:20Z"/>
                <w:rFonts w:hint="eastAsia" w:ascii="宋体" w:hAnsi="宋体" w:eastAsia="宋体" w:cs="宋体"/>
                <w:color w:val="auto"/>
                <w:sz w:val="21"/>
                <w:szCs w:val="21"/>
                <w:rPrChange w:id="1081" w:author="user" w:date="2025-05-13T14:42:35Z">
                  <w:rPr>
                    <w:ins w:id="1082" w:author="心痕" w:date="2025-04-30T16:02:20Z"/>
                    <w:rFonts w:hint="eastAsia" w:ascii="仿宋_GB2312" w:hAnsi="仿宋_GB2312" w:eastAsia="仿宋_GB2312" w:cs="仿宋_GB2312"/>
                    <w:color w:val="auto"/>
                    <w:sz w:val="24"/>
                    <w:szCs w:val="24"/>
                  </w:rPr>
                </w:rPrChange>
              </w:rPr>
            </w:pPr>
          </w:p>
        </w:tc>
      </w:tr>
    </w:tbl>
    <w:p w14:paraId="2F053032">
      <w:pPr>
        <w:ind w:firstLine="0"/>
        <w:rPr>
          <w:ins w:id="1083" w:author="吴睿斌" w:date="2024-11-14T11:08:40Z"/>
          <w:rFonts w:hint="eastAsia" w:ascii="宋体" w:hAnsi="宋体" w:cs="宋体"/>
          <w:szCs w:val="21"/>
          <w:lang w:val="en-US" w:eastAsia="zh-CN"/>
          <w:rPrChange w:id="1084" w:author="user" w:date="2025-05-13T14:42:35Z">
            <w:rPr>
              <w:ins w:id="1085" w:author="吴睿斌" w:date="2024-11-14T11:08:40Z"/>
              <w:rFonts w:hint="eastAsia"/>
              <w:lang w:val="en-US" w:eastAsia="zh-CN"/>
            </w:rPr>
          </w:rPrChange>
        </w:rPr>
      </w:pPr>
    </w:p>
    <w:p w14:paraId="6CEB3127">
      <w:pPr>
        <w:pStyle w:val="2"/>
        <w:ind w:firstLine="0"/>
        <w:rPr>
          <w:ins w:id="1086" w:author="吴睿斌" w:date="2024-11-15T09:25:59Z"/>
          <w:rFonts w:hint="eastAsia" w:ascii="宋体" w:hAnsi="宋体" w:cs="宋体"/>
          <w:szCs w:val="21"/>
          <w:lang w:val="en-US"/>
          <w:rPrChange w:id="1087" w:author="user" w:date="2025-05-13T14:42:35Z">
            <w:rPr>
              <w:ins w:id="1088" w:author="吴睿斌" w:date="2024-11-15T09:25:59Z"/>
              <w:rFonts w:hint="default"/>
              <w:lang w:val="en-US"/>
            </w:rPr>
          </w:rPrChange>
        </w:rPr>
      </w:pPr>
      <w:ins w:id="1089" w:author="吴睿斌" w:date="2024-11-14T11:03:46Z">
        <w:r>
          <w:rPr>
            <w:rFonts w:hint="eastAsia" w:ascii="宋体" w:hAnsi="宋体" w:eastAsia="宋体" w:cs="宋体"/>
            <w:sz w:val="21"/>
            <w:szCs w:val="21"/>
            <w:lang w:val="en-US" w:eastAsia="zh-CN"/>
            <w:rPrChange w:id="1090" w:author="user" w:date="2025-05-13T14:42:35Z">
              <w:rPr>
                <w:rFonts w:hint="eastAsia" w:ascii="仿宋_GB2312" w:hAnsi="仿宋_GB2312" w:eastAsia="仿宋_GB2312" w:cs="仿宋_GB2312"/>
                <w:sz w:val="24"/>
                <w:szCs w:val="24"/>
                <w:lang w:val="en-US" w:eastAsia="zh-CN"/>
              </w:rPr>
            </w:rPrChange>
          </w:rPr>
          <w:t>服务</w:t>
        </w:r>
      </w:ins>
      <w:ins w:id="1091" w:author="吴睿斌" w:date="2024-11-14T11:03:47Z">
        <w:r>
          <w:rPr>
            <w:rFonts w:hint="eastAsia" w:ascii="宋体" w:hAnsi="宋体" w:eastAsia="宋体" w:cs="宋体"/>
            <w:sz w:val="21"/>
            <w:szCs w:val="21"/>
            <w:lang w:val="en-US" w:eastAsia="zh-CN"/>
            <w:rPrChange w:id="1092" w:author="user" w:date="2025-05-13T14:42:35Z">
              <w:rPr>
                <w:rFonts w:hint="eastAsia" w:ascii="仿宋_GB2312" w:hAnsi="仿宋_GB2312" w:eastAsia="仿宋_GB2312" w:cs="仿宋_GB2312"/>
                <w:sz w:val="24"/>
                <w:szCs w:val="24"/>
                <w:lang w:val="en-US" w:eastAsia="zh-CN"/>
              </w:rPr>
            </w:rPrChange>
          </w:rPr>
          <w:t>内容</w:t>
        </w:r>
      </w:ins>
      <w:ins w:id="1093" w:author="吴睿斌" w:date="2024-11-14T11:04:20Z">
        <w:r>
          <w:rPr>
            <w:rFonts w:hint="eastAsia" w:ascii="宋体" w:hAnsi="宋体" w:eastAsia="宋体" w:cs="宋体"/>
            <w:sz w:val="21"/>
            <w:szCs w:val="21"/>
            <w:lang w:val="en-US" w:eastAsia="zh-CN"/>
            <w:rPrChange w:id="1094" w:author="user" w:date="2025-05-13T14:42:35Z">
              <w:rPr>
                <w:rFonts w:hint="eastAsia" w:ascii="仿宋_GB2312" w:hAnsi="仿宋_GB2312" w:eastAsia="仿宋_GB2312" w:cs="仿宋_GB2312"/>
                <w:sz w:val="24"/>
                <w:szCs w:val="24"/>
                <w:lang w:val="en-US" w:eastAsia="zh-CN"/>
              </w:rPr>
            </w:rPrChange>
          </w:rPr>
          <w:t>按</w:t>
        </w:r>
      </w:ins>
      <w:ins w:id="1095" w:author="吴睿斌" w:date="2024-11-14T11:05:22Z">
        <w:r>
          <w:rPr>
            <w:rFonts w:hint="eastAsia" w:ascii="宋体" w:hAnsi="宋体" w:eastAsia="宋体" w:cs="宋体"/>
            <w:sz w:val="21"/>
            <w:szCs w:val="21"/>
            <w:lang w:val="en-US" w:eastAsia="zh-CN"/>
            <w:rPrChange w:id="1096" w:author="user" w:date="2025-05-13T14:42:35Z">
              <w:rPr>
                <w:rFonts w:hint="eastAsia" w:ascii="仿宋_GB2312" w:hAnsi="仿宋_GB2312" w:eastAsia="仿宋_GB2312" w:cs="仿宋_GB2312"/>
                <w:sz w:val="24"/>
                <w:szCs w:val="24"/>
                <w:lang w:val="en-US" w:eastAsia="zh-CN"/>
              </w:rPr>
            </w:rPrChange>
          </w:rPr>
          <w:t>4</w:t>
        </w:r>
      </w:ins>
      <w:ins w:id="1097" w:author="吴睿斌" w:date="2024-11-14T11:05:23Z">
        <w:r>
          <w:rPr>
            <w:rFonts w:hint="eastAsia" w:ascii="宋体" w:hAnsi="宋体" w:eastAsia="宋体" w:cs="宋体"/>
            <w:sz w:val="21"/>
            <w:szCs w:val="21"/>
            <w:lang w:val="en-US" w:eastAsia="zh-CN"/>
            <w:rPrChange w:id="1098" w:author="user" w:date="2025-05-13T14:42:35Z">
              <w:rPr>
                <w:rFonts w:hint="eastAsia" w:ascii="仿宋_GB2312" w:hAnsi="仿宋_GB2312" w:eastAsia="仿宋_GB2312" w:cs="仿宋_GB2312"/>
                <w:sz w:val="24"/>
                <w:szCs w:val="24"/>
                <w:lang w:val="en-US" w:eastAsia="zh-CN"/>
              </w:rPr>
            </w:rPrChange>
          </w:rPr>
          <w:t>.</w:t>
        </w:r>
      </w:ins>
      <w:ins w:id="1099" w:author="吴睿斌" w:date="2024-11-17T20:36:07Z">
        <w:r>
          <w:rPr>
            <w:rFonts w:hint="eastAsia" w:ascii="宋体" w:hAnsi="宋体" w:eastAsia="宋体" w:cs="宋体"/>
            <w:sz w:val="21"/>
            <w:szCs w:val="21"/>
            <w:lang w:val="en-US" w:eastAsia="zh-CN"/>
            <w:rPrChange w:id="1100" w:author="user" w:date="2025-05-13T14:42:35Z">
              <w:rPr>
                <w:rFonts w:hint="eastAsia" w:ascii="仿宋_GB2312" w:hAnsi="仿宋_GB2312" w:eastAsia="仿宋_GB2312" w:cs="仿宋_GB2312"/>
                <w:sz w:val="24"/>
                <w:szCs w:val="24"/>
                <w:lang w:val="en-US" w:eastAsia="zh-CN"/>
              </w:rPr>
            </w:rPrChange>
          </w:rPr>
          <w:t>2</w:t>
        </w:r>
      </w:ins>
      <w:ins w:id="1101" w:author="吴睿斌" w:date="2024-11-14T11:05:24Z">
        <w:r>
          <w:rPr>
            <w:rFonts w:hint="eastAsia" w:ascii="宋体" w:hAnsi="宋体" w:eastAsia="宋体" w:cs="宋体"/>
            <w:sz w:val="21"/>
            <w:szCs w:val="21"/>
            <w:lang w:val="en-US" w:eastAsia="zh-CN"/>
            <w:rPrChange w:id="1102" w:author="user" w:date="2025-05-13T14:42:35Z">
              <w:rPr>
                <w:rFonts w:hint="eastAsia" w:ascii="仿宋_GB2312" w:hAnsi="仿宋_GB2312" w:eastAsia="仿宋_GB2312" w:cs="仿宋_GB2312"/>
                <w:sz w:val="24"/>
                <w:szCs w:val="24"/>
                <w:lang w:val="en-US" w:eastAsia="zh-CN"/>
              </w:rPr>
            </w:rPrChange>
          </w:rPr>
          <w:t>-4</w:t>
        </w:r>
      </w:ins>
      <w:ins w:id="1103" w:author="吴睿斌" w:date="2024-11-14T11:05:25Z">
        <w:r>
          <w:rPr>
            <w:rFonts w:hint="eastAsia" w:ascii="宋体" w:hAnsi="宋体" w:eastAsia="宋体" w:cs="宋体"/>
            <w:sz w:val="21"/>
            <w:szCs w:val="21"/>
            <w:lang w:val="en-US" w:eastAsia="zh-CN"/>
            <w:rPrChange w:id="1104" w:author="user" w:date="2025-05-13T14:42:35Z">
              <w:rPr>
                <w:rFonts w:hint="eastAsia" w:ascii="仿宋_GB2312" w:hAnsi="仿宋_GB2312" w:eastAsia="仿宋_GB2312" w:cs="仿宋_GB2312"/>
                <w:sz w:val="24"/>
                <w:szCs w:val="24"/>
                <w:lang w:val="en-US" w:eastAsia="zh-CN"/>
              </w:rPr>
            </w:rPrChange>
          </w:rPr>
          <w:t>.</w:t>
        </w:r>
      </w:ins>
      <w:ins w:id="1105" w:author="心痕" w:date="2024-12-23T11:13:07Z">
        <w:del w:id="1106" w:author="user" w:date="2025-05-13T14:17:30Z">
          <w:r>
            <w:rPr>
              <w:rFonts w:hint="eastAsia" w:ascii="宋体" w:hAnsi="宋体" w:eastAsia="宋体" w:cs="宋体"/>
              <w:sz w:val="21"/>
              <w:szCs w:val="21"/>
              <w:lang w:val="en-US" w:eastAsia="zh-CN"/>
              <w:rPrChange w:id="1107" w:author="user" w:date="2025-05-13T14:42:35Z">
                <w:rPr>
                  <w:rFonts w:hint="default" w:ascii="仿宋_GB2312" w:hAnsi="仿宋_GB2312" w:eastAsia="仿宋_GB2312" w:cs="仿宋_GB2312"/>
                  <w:sz w:val="24"/>
                  <w:szCs w:val="24"/>
                  <w:lang w:val="en-US" w:eastAsia="zh-CN"/>
                </w:rPr>
              </w:rPrChange>
            </w:rPr>
            <w:delText>7</w:delText>
          </w:r>
        </w:del>
      </w:ins>
      <w:ins w:id="1108" w:author="user" w:date="2025-05-13T14:17:30Z">
        <w:r>
          <w:rPr>
            <w:rFonts w:hint="eastAsia" w:ascii="宋体" w:hAnsi="宋体" w:eastAsia="宋体" w:cs="宋体"/>
            <w:sz w:val="21"/>
            <w:szCs w:val="21"/>
            <w:lang w:val="en-US" w:eastAsia="zh-CN"/>
            <w:rPrChange w:id="1109" w:author="user" w:date="2025-05-13T14:42:35Z">
              <w:rPr>
                <w:rFonts w:hint="eastAsia" w:ascii="仿宋_GB2312" w:hAnsi="仿宋_GB2312" w:eastAsia="仿宋_GB2312" w:cs="仿宋_GB2312"/>
                <w:sz w:val="24"/>
                <w:szCs w:val="24"/>
                <w:lang w:val="en-US" w:eastAsia="zh-CN"/>
              </w:rPr>
            </w:rPrChange>
          </w:rPr>
          <w:t>1</w:t>
        </w:r>
      </w:ins>
      <w:ins w:id="1110" w:author="user" w:date="2025-05-13T14:17:31Z">
        <w:r>
          <w:rPr>
            <w:rFonts w:hint="eastAsia" w:ascii="宋体" w:hAnsi="宋体" w:eastAsia="宋体" w:cs="宋体"/>
            <w:sz w:val="21"/>
            <w:szCs w:val="21"/>
            <w:lang w:val="en-US" w:eastAsia="zh-CN"/>
            <w:rPrChange w:id="1111" w:author="user" w:date="2025-05-13T14:42:35Z">
              <w:rPr>
                <w:rFonts w:hint="eastAsia" w:ascii="仿宋_GB2312" w:hAnsi="仿宋_GB2312" w:eastAsia="仿宋_GB2312" w:cs="仿宋_GB2312"/>
                <w:sz w:val="24"/>
                <w:szCs w:val="24"/>
                <w:lang w:val="en-US" w:eastAsia="zh-CN"/>
              </w:rPr>
            </w:rPrChange>
          </w:rPr>
          <w:t>1</w:t>
        </w:r>
      </w:ins>
      <w:ins w:id="1112" w:author="吴睿斌" w:date="2024-11-14T11:05:26Z">
        <w:r>
          <w:rPr>
            <w:rFonts w:hint="eastAsia" w:ascii="宋体" w:hAnsi="宋体" w:eastAsia="宋体" w:cs="宋体"/>
            <w:sz w:val="21"/>
            <w:szCs w:val="21"/>
            <w:lang w:val="en-US" w:eastAsia="zh-CN"/>
            <w:rPrChange w:id="1113" w:author="user" w:date="2025-05-13T14:42:35Z">
              <w:rPr>
                <w:rFonts w:hint="eastAsia" w:ascii="仿宋_GB2312" w:hAnsi="仿宋_GB2312" w:eastAsia="仿宋_GB2312" w:cs="仿宋_GB2312"/>
                <w:sz w:val="24"/>
                <w:szCs w:val="24"/>
                <w:lang w:val="en-US" w:eastAsia="zh-CN"/>
              </w:rPr>
            </w:rPrChange>
          </w:rPr>
          <w:t>章节</w:t>
        </w:r>
      </w:ins>
      <w:ins w:id="1114" w:author="吴睿斌" w:date="2024-11-14T11:06:21Z">
        <w:r>
          <w:rPr>
            <w:rFonts w:hint="eastAsia" w:ascii="宋体" w:hAnsi="宋体" w:eastAsia="宋体" w:cs="宋体"/>
            <w:sz w:val="21"/>
            <w:szCs w:val="21"/>
            <w:lang w:val="en-US" w:eastAsia="zh-CN"/>
            <w:rPrChange w:id="1115" w:author="user" w:date="2025-05-13T14:42:35Z">
              <w:rPr>
                <w:rFonts w:hint="eastAsia" w:ascii="仿宋_GB2312" w:hAnsi="仿宋_GB2312" w:eastAsia="仿宋_GB2312" w:cs="仿宋_GB2312"/>
                <w:sz w:val="24"/>
                <w:szCs w:val="24"/>
                <w:lang w:val="en-US" w:eastAsia="zh-CN"/>
              </w:rPr>
            </w:rPrChange>
          </w:rPr>
          <w:t>的</w:t>
        </w:r>
      </w:ins>
      <w:ins w:id="1116" w:author="吴睿斌" w:date="2024-11-14T11:05:49Z">
        <w:r>
          <w:rPr>
            <w:rFonts w:hint="eastAsia" w:ascii="宋体" w:hAnsi="宋体" w:eastAsia="宋体" w:cs="宋体"/>
            <w:sz w:val="21"/>
            <w:szCs w:val="21"/>
            <w:lang w:val="en-US" w:eastAsia="zh-CN"/>
            <w:rPrChange w:id="1117" w:author="user" w:date="2025-05-13T14:42:35Z">
              <w:rPr>
                <w:rFonts w:hint="eastAsia" w:ascii="仿宋_GB2312" w:hAnsi="仿宋_GB2312" w:eastAsia="仿宋_GB2312" w:cs="仿宋_GB2312"/>
                <w:sz w:val="24"/>
                <w:szCs w:val="24"/>
                <w:lang w:val="en-US" w:eastAsia="zh-CN"/>
              </w:rPr>
            </w:rPrChange>
          </w:rPr>
          <w:t>功能</w:t>
        </w:r>
      </w:ins>
      <w:ins w:id="1118" w:author="吴睿斌" w:date="2024-11-14T11:05:50Z">
        <w:r>
          <w:rPr>
            <w:rFonts w:hint="eastAsia" w:ascii="宋体" w:hAnsi="宋体" w:eastAsia="宋体" w:cs="宋体"/>
            <w:sz w:val="21"/>
            <w:szCs w:val="21"/>
            <w:lang w:val="en-US" w:eastAsia="zh-CN"/>
            <w:rPrChange w:id="1119" w:author="user" w:date="2025-05-13T14:42:35Z">
              <w:rPr>
                <w:rFonts w:hint="eastAsia" w:ascii="仿宋_GB2312" w:hAnsi="仿宋_GB2312" w:eastAsia="仿宋_GB2312" w:cs="仿宋_GB2312"/>
                <w:sz w:val="24"/>
                <w:szCs w:val="24"/>
                <w:lang w:val="en-US" w:eastAsia="zh-CN"/>
              </w:rPr>
            </w:rPrChange>
          </w:rPr>
          <w:t>要求</w:t>
        </w:r>
      </w:ins>
      <w:ins w:id="1120" w:author="吴睿斌" w:date="2024-11-14T11:06:33Z">
        <w:r>
          <w:rPr>
            <w:rFonts w:hint="eastAsia" w:ascii="宋体" w:hAnsi="宋体" w:eastAsia="宋体" w:cs="宋体"/>
            <w:sz w:val="21"/>
            <w:szCs w:val="21"/>
            <w:lang w:val="en-US" w:eastAsia="zh-CN"/>
            <w:rPrChange w:id="1121" w:author="user" w:date="2025-05-13T14:42:35Z">
              <w:rPr>
                <w:rFonts w:hint="eastAsia" w:ascii="仿宋_GB2312" w:hAnsi="仿宋_GB2312" w:eastAsia="仿宋_GB2312" w:cs="仿宋_GB2312"/>
                <w:sz w:val="24"/>
                <w:szCs w:val="24"/>
                <w:lang w:val="en-US" w:eastAsia="zh-CN"/>
              </w:rPr>
            </w:rPrChange>
          </w:rPr>
          <w:t>完成</w:t>
        </w:r>
      </w:ins>
      <w:ins w:id="1122" w:author="吴睿斌" w:date="2024-11-14T11:06:36Z">
        <w:r>
          <w:rPr>
            <w:rFonts w:hint="eastAsia" w:ascii="宋体" w:hAnsi="宋体" w:eastAsia="宋体" w:cs="宋体"/>
            <w:sz w:val="21"/>
            <w:szCs w:val="21"/>
            <w:lang w:val="en-US" w:eastAsia="zh-CN"/>
            <w:rPrChange w:id="1123" w:author="user" w:date="2025-05-13T14:42:35Z">
              <w:rPr>
                <w:rFonts w:hint="eastAsia" w:ascii="仿宋_GB2312" w:hAnsi="仿宋_GB2312" w:eastAsia="仿宋_GB2312" w:cs="仿宋_GB2312"/>
                <w:sz w:val="24"/>
                <w:szCs w:val="24"/>
                <w:lang w:val="en-US" w:eastAsia="zh-CN"/>
              </w:rPr>
            </w:rPrChange>
          </w:rPr>
          <w:t>开发，</w:t>
        </w:r>
      </w:ins>
      <w:ins w:id="1124" w:author="吴睿斌" w:date="2024-11-14T11:07:25Z">
        <w:r>
          <w:rPr>
            <w:rFonts w:hint="eastAsia" w:ascii="宋体" w:hAnsi="宋体" w:eastAsia="宋体" w:cs="宋体"/>
            <w:sz w:val="21"/>
            <w:szCs w:val="21"/>
            <w:lang w:val="en-US" w:eastAsia="zh-CN"/>
            <w:rPrChange w:id="1125" w:author="user" w:date="2025-05-13T14:42:35Z">
              <w:rPr>
                <w:rFonts w:hint="eastAsia" w:ascii="仿宋_GB2312" w:hAnsi="仿宋_GB2312" w:eastAsia="仿宋_GB2312" w:cs="仿宋_GB2312"/>
                <w:sz w:val="24"/>
                <w:szCs w:val="24"/>
                <w:lang w:val="en-US" w:eastAsia="zh-CN"/>
              </w:rPr>
            </w:rPrChange>
          </w:rPr>
          <w:t>系统测试</w:t>
        </w:r>
      </w:ins>
      <w:ins w:id="1126" w:author="吴睿斌" w:date="2024-11-14T11:07:47Z">
        <w:r>
          <w:rPr>
            <w:rFonts w:hint="eastAsia" w:ascii="宋体" w:hAnsi="宋体" w:eastAsia="宋体" w:cs="宋体"/>
            <w:sz w:val="21"/>
            <w:szCs w:val="21"/>
            <w:lang w:val="en-US" w:eastAsia="zh-CN"/>
            <w:rPrChange w:id="1127" w:author="user" w:date="2025-05-13T14:42:35Z">
              <w:rPr>
                <w:rFonts w:hint="eastAsia" w:ascii="仿宋_GB2312" w:hAnsi="仿宋_GB2312" w:eastAsia="仿宋_GB2312" w:cs="仿宋_GB2312"/>
                <w:sz w:val="24"/>
                <w:szCs w:val="24"/>
                <w:lang w:val="en-US" w:eastAsia="zh-CN"/>
              </w:rPr>
            </w:rPrChange>
          </w:rPr>
          <w:t>通过</w:t>
        </w:r>
      </w:ins>
      <w:ins w:id="1128" w:author="吴睿斌" w:date="2024-11-17T20:35:29Z">
        <w:r>
          <w:rPr>
            <w:rFonts w:hint="eastAsia" w:ascii="宋体" w:hAnsi="宋体" w:eastAsia="宋体" w:cs="宋体"/>
            <w:sz w:val="21"/>
            <w:szCs w:val="21"/>
            <w:lang w:val="en-US" w:eastAsia="zh-CN"/>
            <w:rPrChange w:id="1129" w:author="user" w:date="2025-05-13T14:42:35Z">
              <w:rPr>
                <w:rFonts w:hint="eastAsia" w:ascii="仿宋_GB2312" w:hAnsi="仿宋_GB2312" w:eastAsia="仿宋_GB2312" w:cs="仿宋_GB2312"/>
                <w:sz w:val="24"/>
                <w:szCs w:val="24"/>
                <w:lang w:val="en-US" w:eastAsia="zh-CN"/>
              </w:rPr>
            </w:rPrChange>
          </w:rPr>
          <w:t>进行</w:t>
        </w:r>
      </w:ins>
      <w:ins w:id="1130" w:author="吴睿斌" w:date="2024-11-17T20:35:31Z">
        <w:r>
          <w:rPr>
            <w:rFonts w:hint="eastAsia" w:ascii="宋体" w:hAnsi="宋体" w:eastAsia="宋体" w:cs="宋体"/>
            <w:sz w:val="21"/>
            <w:szCs w:val="21"/>
            <w:lang w:val="en-US" w:eastAsia="zh-CN"/>
            <w:rPrChange w:id="1131" w:author="user" w:date="2025-05-13T14:42:35Z">
              <w:rPr>
                <w:rFonts w:hint="eastAsia" w:ascii="仿宋_GB2312" w:hAnsi="仿宋_GB2312" w:eastAsia="仿宋_GB2312" w:cs="仿宋_GB2312"/>
                <w:sz w:val="24"/>
                <w:szCs w:val="24"/>
                <w:lang w:val="en-US" w:eastAsia="zh-CN"/>
              </w:rPr>
            </w:rPrChange>
          </w:rPr>
          <w:t>初验</w:t>
        </w:r>
      </w:ins>
      <w:ins w:id="1132" w:author="吴睿斌" w:date="2024-11-14T11:08:24Z">
        <w:r>
          <w:rPr>
            <w:rFonts w:hint="eastAsia" w:ascii="宋体" w:hAnsi="宋体" w:eastAsia="宋体" w:cs="宋体"/>
            <w:sz w:val="21"/>
            <w:szCs w:val="21"/>
            <w:lang w:val="en-US" w:eastAsia="zh-CN"/>
            <w:rPrChange w:id="1133" w:author="user" w:date="2025-05-13T14:42:35Z">
              <w:rPr>
                <w:rFonts w:hint="eastAsia" w:ascii="仿宋_GB2312" w:hAnsi="仿宋_GB2312" w:eastAsia="仿宋_GB2312" w:cs="仿宋_GB2312"/>
                <w:sz w:val="24"/>
                <w:szCs w:val="24"/>
                <w:lang w:val="en-US" w:eastAsia="zh-CN"/>
              </w:rPr>
            </w:rPrChange>
          </w:rPr>
          <w:t>。</w:t>
        </w:r>
      </w:ins>
    </w:p>
    <w:p w14:paraId="57F17311">
      <w:pPr>
        <w:pStyle w:val="2"/>
        <w:rPr>
          <w:ins w:id="1134" w:author="吴睿斌" w:date="2024-11-15T11:24:40Z"/>
          <w:rFonts w:hint="eastAsia" w:ascii="宋体" w:hAnsi="宋体" w:eastAsia="宋体" w:cs="宋体"/>
          <w:sz w:val="21"/>
          <w:szCs w:val="21"/>
          <w:lang w:val="en-US" w:eastAsia="zh-CN"/>
          <w:rPrChange w:id="1135" w:author="user" w:date="2025-05-13T14:42:35Z">
            <w:rPr>
              <w:ins w:id="1136" w:author="吴睿斌" w:date="2024-11-15T11:24:40Z"/>
              <w:rFonts w:hint="eastAsia" w:ascii="仿宋_GB2312" w:hAnsi="仿宋_GB2312" w:eastAsia="仿宋_GB2312" w:cs="仿宋_GB2312"/>
              <w:sz w:val="24"/>
              <w:szCs w:val="24"/>
              <w:lang w:val="en-US" w:eastAsia="zh-CN"/>
            </w:rPr>
          </w:rPrChange>
        </w:rPr>
      </w:pPr>
      <w:ins w:id="1137" w:author="心痕" w:date="2024-12-23T11:01:52Z">
        <w:r>
          <w:rPr>
            <w:rFonts w:hint="eastAsia" w:ascii="宋体" w:hAnsi="宋体" w:eastAsia="宋体" w:cs="宋体"/>
            <w:sz w:val="21"/>
            <w:szCs w:val="21"/>
            <w:lang w:val="en-US" w:eastAsia="zh-CN"/>
            <w:rPrChange w:id="1138" w:author="user" w:date="2025-05-13T14:42:35Z">
              <w:rPr>
                <w:rFonts w:hint="eastAsia" w:ascii="仿宋_GB2312" w:hAnsi="仿宋_GB2312" w:eastAsia="仿宋_GB2312" w:cs="仿宋_GB2312"/>
                <w:sz w:val="24"/>
                <w:szCs w:val="24"/>
                <w:lang w:val="en-US" w:eastAsia="zh-CN"/>
              </w:rPr>
            </w:rPrChange>
          </w:rPr>
          <w:t>应答：</w:t>
        </w:r>
      </w:ins>
    </w:p>
    <w:p w14:paraId="3CF6A242">
      <w:pPr>
        <w:pStyle w:val="2"/>
        <w:ind w:firstLine="0"/>
        <w:rPr>
          <w:del w:id="1139" w:author="user" w:date="2025-05-14T10:33:00Z"/>
          <w:rFonts w:hint="eastAsia" w:ascii="宋体" w:hAnsi="宋体" w:cs="宋体"/>
          <w:szCs w:val="21"/>
          <w:lang w:val="en-US"/>
          <w:rPrChange w:id="1140" w:author="user" w:date="2025-05-13T14:42:35Z">
            <w:rPr>
              <w:del w:id="1141" w:author="user" w:date="2025-05-14T10:33:00Z"/>
              <w:rFonts w:hint="default"/>
              <w:lang w:val="en-US"/>
            </w:rPr>
          </w:rPrChange>
        </w:rPr>
      </w:pPr>
    </w:p>
    <w:p w14:paraId="408A96EA">
      <w:pPr>
        <w:pStyle w:val="5"/>
        <w:ind w:firstLine="482"/>
        <w:rPr>
          <w:ins w:id="1142" w:author="心痕" w:date="2025-04-30T16:07:39Z"/>
          <w:rFonts w:hint="eastAsia" w:ascii="宋体" w:hAnsi="宋体" w:eastAsia="宋体" w:cs="宋体"/>
          <w:sz w:val="21"/>
          <w:szCs w:val="21"/>
          <w:rPrChange w:id="1143" w:author="user" w:date="2025-05-13T14:42:35Z">
            <w:rPr>
              <w:ins w:id="1144" w:author="心痕" w:date="2025-04-30T16:07:39Z"/>
            </w:rPr>
          </w:rPrChange>
        </w:rPr>
      </w:pPr>
      <w:ins w:id="1145" w:author="心痕" w:date="2025-04-30T16:07:39Z">
        <w:r>
          <w:rPr>
            <w:rFonts w:hint="eastAsia" w:ascii="宋体" w:hAnsi="宋体" w:eastAsia="宋体" w:cs="宋体"/>
            <w:sz w:val="21"/>
            <w:szCs w:val="21"/>
            <w:rPrChange w:id="1146" w:author="user" w:date="2025-05-13T14:42:35Z">
              <w:rPr>
                <w:rFonts w:hint="eastAsia"/>
              </w:rPr>
            </w:rPrChange>
          </w:rPr>
          <w:t>4.2</w:t>
        </w:r>
      </w:ins>
      <w:ins w:id="1147" w:author="心痕" w:date="2025-04-30T16:07:39Z">
        <w:r>
          <w:rPr>
            <w:rFonts w:hint="eastAsia" w:ascii="宋体" w:hAnsi="宋体" w:eastAsia="宋体" w:cs="宋体"/>
            <w:sz w:val="21"/>
            <w:szCs w:val="21"/>
            <w:rPrChange w:id="1148" w:author="user" w:date="2025-05-13T14:42:35Z">
              <w:rPr/>
            </w:rPrChange>
          </w:rPr>
          <w:t xml:space="preserve"> </w:t>
        </w:r>
      </w:ins>
      <w:ins w:id="1149" w:author="心痕" w:date="2025-04-30T16:07:39Z">
        <w:r>
          <w:rPr>
            <w:rFonts w:hint="eastAsia" w:ascii="宋体" w:hAnsi="宋体" w:eastAsia="宋体" w:cs="宋体"/>
            <w:sz w:val="21"/>
            <w:szCs w:val="21"/>
            <w:rPrChange w:id="1150" w:author="user" w:date="2025-05-13T14:42:35Z">
              <w:rPr>
                <w:rFonts w:hint="eastAsia"/>
              </w:rPr>
            </w:rPrChange>
          </w:rPr>
          <w:t>销售品数据管理</w:t>
        </w:r>
      </w:ins>
    </w:p>
    <w:p w14:paraId="1FCC6FAB">
      <w:pPr>
        <w:pStyle w:val="6"/>
        <w:ind w:firstLine="0"/>
        <w:rPr>
          <w:ins w:id="1151" w:author="心痕" w:date="2025-04-30T16:07:39Z"/>
          <w:rFonts w:hint="eastAsia" w:ascii="宋体" w:hAnsi="宋体" w:eastAsia="宋体" w:cs="宋体"/>
          <w:sz w:val="21"/>
          <w:szCs w:val="21"/>
          <w:rPrChange w:id="1152" w:author="user" w:date="2025-05-13T14:42:35Z">
            <w:rPr>
              <w:ins w:id="1153" w:author="心痕" w:date="2025-04-30T16:07:39Z"/>
            </w:rPr>
          </w:rPrChange>
        </w:rPr>
      </w:pPr>
      <w:ins w:id="1154" w:author="心痕" w:date="2025-04-30T16:07:39Z">
        <w:r>
          <w:rPr>
            <w:rFonts w:hint="eastAsia" w:ascii="宋体" w:hAnsi="宋体" w:eastAsia="宋体" w:cs="宋体"/>
            <w:sz w:val="21"/>
            <w:szCs w:val="21"/>
            <w:rPrChange w:id="1155" w:author="user" w:date="2025-05-13T14:42:35Z">
              <w:rPr>
                <w:rFonts w:hint="eastAsia"/>
              </w:rPr>
            </w:rPrChange>
          </w:rPr>
          <w:t>4.2.1</w:t>
        </w:r>
      </w:ins>
      <w:ins w:id="1156" w:author="心痕" w:date="2025-04-30T16:07:39Z">
        <w:r>
          <w:rPr>
            <w:rFonts w:hint="eastAsia" w:ascii="宋体" w:hAnsi="宋体" w:eastAsia="宋体" w:cs="宋体"/>
            <w:sz w:val="21"/>
            <w:szCs w:val="21"/>
            <w:rPrChange w:id="1157" w:author="user" w:date="2025-05-13T14:42:35Z">
              <w:rPr/>
            </w:rPrChange>
          </w:rPr>
          <w:t xml:space="preserve"> </w:t>
        </w:r>
      </w:ins>
      <w:ins w:id="1158" w:author="心痕" w:date="2025-04-30T16:07:39Z">
        <w:r>
          <w:rPr>
            <w:rFonts w:hint="eastAsia" w:ascii="宋体" w:hAnsi="宋体" w:eastAsia="宋体" w:cs="宋体"/>
            <w:sz w:val="21"/>
            <w:szCs w:val="21"/>
            <w:rPrChange w:id="1159" w:author="user" w:date="2025-05-13T14:42:35Z">
              <w:rPr>
                <w:rFonts w:hint="eastAsia"/>
              </w:rPr>
            </w:rPrChange>
          </w:rPr>
          <w:t>销售品分类管理</w:t>
        </w:r>
      </w:ins>
    </w:p>
    <w:p w14:paraId="00E4B2BD">
      <w:pPr>
        <w:spacing w:line="360" w:lineRule="auto"/>
        <w:ind w:left="420" w:firstLine="371" w:firstLineChars="177"/>
        <w:rPr>
          <w:ins w:id="1160" w:author="心痕" w:date="2025-04-30T16:07:39Z"/>
          <w:rFonts w:hint="eastAsia" w:ascii="宋体" w:hAnsi="宋体" w:eastAsia="宋体" w:cs="宋体"/>
          <w:bCs/>
          <w:sz w:val="21"/>
          <w:szCs w:val="21"/>
          <w:rPrChange w:id="1161" w:author="user" w:date="2025-05-13T14:42:35Z">
            <w:rPr>
              <w:ins w:id="1162" w:author="心痕" w:date="2025-04-30T16:07:39Z"/>
              <w:rFonts w:ascii="仿宋" w:hAnsi="仿宋" w:eastAsia="仿宋" w:cs="仿宋"/>
              <w:bCs/>
              <w:sz w:val="24"/>
              <w:szCs w:val="24"/>
            </w:rPr>
          </w:rPrChange>
        </w:rPr>
      </w:pPr>
      <w:ins w:id="1163" w:author="心痕" w:date="2025-04-30T16:07:39Z">
        <w:r>
          <w:rPr>
            <w:rFonts w:hint="eastAsia" w:ascii="宋体" w:hAnsi="宋体" w:eastAsia="宋体" w:cs="宋体"/>
            <w:bCs/>
            <w:sz w:val="21"/>
            <w:szCs w:val="21"/>
            <w:rPrChange w:id="1164" w:author="user" w:date="2025-05-13T14:42:35Z">
              <w:rPr>
                <w:rFonts w:hint="eastAsia" w:ascii="仿宋" w:hAnsi="仿宋" w:eastAsia="仿宋" w:cs="仿宋"/>
                <w:bCs/>
                <w:sz w:val="24"/>
                <w:szCs w:val="24"/>
              </w:rPr>
            </w:rPrChange>
          </w:rPr>
          <w:t>设计分类体系，支持多级分类（如终端、宽带、套餐、战新等）。</w:t>
        </w:r>
      </w:ins>
    </w:p>
    <w:p w14:paraId="60A9B84D">
      <w:pPr>
        <w:spacing w:line="360" w:lineRule="auto"/>
        <w:ind w:left="420" w:firstLine="371" w:firstLineChars="177"/>
        <w:rPr>
          <w:ins w:id="1165" w:author="心痕" w:date="2025-04-30T16:07:39Z"/>
          <w:rFonts w:hint="eastAsia" w:ascii="宋体" w:hAnsi="宋体" w:eastAsia="宋体" w:cs="宋体"/>
          <w:bCs/>
          <w:sz w:val="21"/>
          <w:szCs w:val="21"/>
          <w:rPrChange w:id="1166" w:author="user" w:date="2025-05-13T14:42:35Z">
            <w:rPr>
              <w:ins w:id="1167" w:author="心痕" w:date="2025-04-30T16:07:39Z"/>
              <w:rFonts w:ascii="仿宋" w:hAnsi="仿宋" w:eastAsia="仿宋" w:cs="仿宋"/>
              <w:bCs/>
              <w:sz w:val="24"/>
              <w:szCs w:val="24"/>
            </w:rPr>
          </w:rPrChange>
        </w:rPr>
      </w:pPr>
      <w:ins w:id="1168" w:author="心痕" w:date="2025-04-30T16:07:39Z">
        <w:r>
          <w:rPr>
            <w:rFonts w:hint="eastAsia" w:ascii="宋体" w:hAnsi="宋体" w:eastAsia="宋体" w:cs="宋体"/>
            <w:bCs/>
            <w:sz w:val="21"/>
            <w:szCs w:val="21"/>
            <w:rPrChange w:id="1169" w:author="user" w:date="2025-05-13T14:42:35Z">
              <w:rPr>
                <w:rFonts w:hint="eastAsia" w:ascii="仿宋" w:hAnsi="仿宋" w:eastAsia="仿宋" w:cs="仿宋"/>
                <w:bCs/>
                <w:sz w:val="24"/>
                <w:szCs w:val="24"/>
              </w:rPr>
            </w:rPrChange>
          </w:rPr>
          <w:t>提供分类编辑功能，支持新增、修改、删除分类。</w:t>
        </w:r>
      </w:ins>
    </w:p>
    <w:p w14:paraId="6A10524A">
      <w:pPr>
        <w:spacing w:line="360" w:lineRule="auto"/>
        <w:ind w:left="420" w:firstLine="371" w:firstLineChars="177"/>
        <w:rPr>
          <w:ins w:id="1170" w:author="心痕" w:date="2025-04-30T16:20:39Z"/>
          <w:rFonts w:hint="eastAsia" w:ascii="宋体" w:hAnsi="宋体" w:eastAsia="宋体" w:cs="宋体"/>
          <w:bCs/>
          <w:sz w:val="21"/>
          <w:szCs w:val="21"/>
          <w:rPrChange w:id="1171" w:author="user" w:date="2025-05-13T14:42:35Z">
            <w:rPr>
              <w:ins w:id="1172" w:author="心痕" w:date="2025-04-30T16:20:39Z"/>
              <w:rFonts w:hint="eastAsia" w:ascii="仿宋" w:hAnsi="仿宋" w:eastAsia="仿宋" w:cs="仿宋"/>
              <w:bCs/>
              <w:sz w:val="24"/>
              <w:szCs w:val="24"/>
            </w:rPr>
          </w:rPrChange>
        </w:rPr>
      </w:pPr>
      <w:ins w:id="1173" w:author="心痕" w:date="2025-04-30T16:07:39Z">
        <w:r>
          <w:rPr>
            <w:rFonts w:hint="eastAsia" w:ascii="宋体" w:hAnsi="宋体" w:eastAsia="宋体" w:cs="宋体"/>
            <w:bCs/>
            <w:sz w:val="21"/>
            <w:szCs w:val="21"/>
            <w:rPrChange w:id="1174" w:author="user" w:date="2025-05-13T14:42:35Z">
              <w:rPr>
                <w:rFonts w:hint="eastAsia" w:ascii="仿宋" w:hAnsi="仿宋" w:eastAsia="仿宋" w:cs="仿宋"/>
                <w:bCs/>
                <w:sz w:val="24"/>
                <w:szCs w:val="24"/>
              </w:rPr>
            </w:rPrChange>
          </w:rPr>
          <w:t>支持分类导航，方便用户快速定位到目标销售品。</w:t>
        </w:r>
      </w:ins>
    </w:p>
    <w:p w14:paraId="01D6A98B">
      <w:pPr>
        <w:spacing w:line="360" w:lineRule="auto"/>
        <w:ind w:left="420" w:firstLine="371" w:firstLineChars="177"/>
        <w:rPr>
          <w:ins w:id="1175" w:author="心痕" w:date="2025-04-30T16:07:39Z"/>
          <w:rFonts w:hint="eastAsia" w:ascii="宋体" w:hAnsi="宋体" w:eastAsia="宋体" w:cs="宋体"/>
          <w:bCs/>
          <w:sz w:val="21"/>
          <w:szCs w:val="21"/>
          <w:lang w:val="en-US" w:eastAsia="zh-CN"/>
          <w:rPrChange w:id="1176" w:author="user" w:date="2025-05-13T14:42:35Z">
            <w:rPr>
              <w:ins w:id="1177" w:author="心痕" w:date="2025-04-30T16:07:39Z"/>
              <w:rFonts w:hint="eastAsia" w:ascii="仿宋" w:hAnsi="仿宋" w:eastAsia="仿宋" w:cs="仿宋"/>
              <w:bCs/>
              <w:sz w:val="24"/>
              <w:szCs w:val="24"/>
              <w:lang w:val="en-US" w:eastAsia="zh-CN"/>
            </w:rPr>
          </w:rPrChange>
        </w:rPr>
      </w:pPr>
      <w:ins w:id="1178" w:author="心痕" w:date="2025-04-30T16:20:40Z">
        <w:r>
          <w:rPr>
            <w:rFonts w:hint="eastAsia" w:ascii="宋体" w:hAnsi="宋体" w:eastAsia="宋体" w:cs="宋体"/>
            <w:bCs/>
            <w:sz w:val="21"/>
            <w:szCs w:val="21"/>
            <w:lang w:val="en-US" w:eastAsia="zh-CN"/>
            <w:rPrChange w:id="1179" w:author="user" w:date="2025-05-13T14:42:35Z">
              <w:rPr>
                <w:rFonts w:hint="eastAsia" w:ascii="仿宋" w:hAnsi="仿宋" w:eastAsia="仿宋" w:cs="仿宋"/>
                <w:bCs/>
                <w:sz w:val="24"/>
                <w:szCs w:val="24"/>
                <w:lang w:val="en-US" w:eastAsia="zh-CN"/>
              </w:rPr>
            </w:rPrChange>
          </w:rPr>
          <w:t>应答</w:t>
        </w:r>
      </w:ins>
      <w:ins w:id="1180" w:author="心痕" w:date="2025-04-30T16:20:43Z">
        <w:r>
          <w:rPr>
            <w:rFonts w:hint="eastAsia" w:ascii="宋体" w:hAnsi="宋体" w:eastAsia="宋体" w:cs="宋体"/>
            <w:bCs/>
            <w:sz w:val="21"/>
            <w:szCs w:val="21"/>
            <w:lang w:val="en-US" w:eastAsia="zh-CN"/>
            <w:rPrChange w:id="1181" w:author="user" w:date="2025-05-13T14:42:35Z">
              <w:rPr>
                <w:rFonts w:hint="eastAsia" w:ascii="仿宋" w:hAnsi="仿宋" w:eastAsia="仿宋" w:cs="仿宋"/>
                <w:bCs/>
                <w:sz w:val="24"/>
                <w:szCs w:val="24"/>
                <w:lang w:val="en-US" w:eastAsia="zh-CN"/>
              </w:rPr>
            </w:rPrChange>
          </w:rPr>
          <w:t>：</w:t>
        </w:r>
      </w:ins>
    </w:p>
    <w:p w14:paraId="0F31D0E7">
      <w:pPr>
        <w:pStyle w:val="6"/>
        <w:ind w:firstLine="0"/>
        <w:rPr>
          <w:ins w:id="1182" w:author="心痕" w:date="2025-04-30T16:07:39Z"/>
          <w:rFonts w:hint="eastAsia" w:ascii="宋体" w:hAnsi="宋体" w:eastAsia="宋体" w:cs="宋体"/>
          <w:sz w:val="21"/>
          <w:szCs w:val="21"/>
          <w:rPrChange w:id="1183" w:author="user" w:date="2025-05-13T14:42:35Z">
            <w:rPr>
              <w:ins w:id="1184" w:author="心痕" w:date="2025-04-30T16:07:39Z"/>
            </w:rPr>
          </w:rPrChange>
        </w:rPr>
      </w:pPr>
      <w:ins w:id="1185" w:author="心痕" w:date="2025-04-30T16:07:39Z">
        <w:r>
          <w:rPr>
            <w:rFonts w:hint="eastAsia" w:ascii="宋体" w:hAnsi="宋体" w:eastAsia="宋体" w:cs="宋体"/>
            <w:sz w:val="21"/>
            <w:szCs w:val="21"/>
            <w:rPrChange w:id="1186" w:author="user" w:date="2025-05-13T14:42:35Z">
              <w:rPr>
                <w:rFonts w:hint="eastAsia"/>
              </w:rPr>
            </w:rPrChange>
          </w:rPr>
          <w:t>4.2.2</w:t>
        </w:r>
      </w:ins>
      <w:ins w:id="1187" w:author="心痕" w:date="2025-04-30T16:07:39Z">
        <w:r>
          <w:rPr>
            <w:rFonts w:hint="eastAsia" w:ascii="宋体" w:hAnsi="宋体" w:eastAsia="宋体" w:cs="宋体"/>
            <w:sz w:val="21"/>
            <w:szCs w:val="21"/>
            <w:rPrChange w:id="1188" w:author="user" w:date="2025-05-13T14:42:35Z">
              <w:rPr/>
            </w:rPrChange>
          </w:rPr>
          <w:t xml:space="preserve"> </w:t>
        </w:r>
      </w:ins>
      <w:ins w:id="1189" w:author="心痕" w:date="2025-04-30T16:07:39Z">
        <w:r>
          <w:rPr>
            <w:rFonts w:hint="eastAsia" w:ascii="宋体" w:hAnsi="宋体" w:eastAsia="宋体" w:cs="宋体"/>
            <w:sz w:val="21"/>
            <w:szCs w:val="21"/>
            <w:rPrChange w:id="1190" w:author="user" w:date="2025-05-13T14:42:35Z">
              <w:rPr>
                <w:rFonts w:hint="eastAsia"/>
              </w:rPr>
            </w:rPrChange>
          </w:rPr>
          <w:t>销售品信息录入与管理</w:t>
        </w:r>
      </w:ins>
    </w:p>
    <w:p w14:paraId="0527F69A">
      <w:pPr>
        <w:spacing w:line="360" w:lineRule="auto"/>
        <w:ind w:left="420" w:firstLine="371" w:firstLineChars="177"/>
        <w:rPr>
          <w:ins w:id="1191" w:author="心痕" w:date="2025-04-30T16:07:39Z"/>
          <w:rFonts w:hint="eastAsia" w:ascii="宋体" w:hAnsi="宋体" w:eastAsia="宋体" w:cs="宋体"/>
          <w:bCs/>
          <w:sz w:val="21"/>
          <w:szCs w:val="21"/>
          <w:rPrChange w:id="1192" w:author="user" w:date="2025-05-13T14:42:35Z">
            <w:rPr>
              <w:ins w:id="1193" w:author="心痕" w:date="2025-04-30T16:07:39Z"/>
              <w:rFonts w:ascii="仿宋" w:hAnsi="仿宋" w:eastAsia="仿宋" w:cs="仿宋"/>
              <w:bCs/>
              <w:sz w:val="24"/>
              <w:szCs w:val="24"/>
            </w:rPr>
          </w:rPrChange>
        </w:rPr>
      </w:pPr>
      <w:ins w:id="1194" w:author="心痕" w:date="2025-04-30T16:07:39Z">
        <w:r>
          <w:rPr>
            <w:rFonts w:hint="eastAsia" w:ascii="宋体" w:hAnsi="宋体" w:eastAsia="宋体" w:cs="宋体"/>
            <w:bCs/>
            <w:sz w:val="21"/>
            <w:szCs w:val="21"/>
            <w:rPrChange w:id="1195" w:author="user" w:date="2025-05-13T14:42:35Z">
              <w:rPr>
                <w:rFonts w:hint="eastAsia" w:ascii="仿宋" w:hAnsi="仿宋" w:eastAsia="仿宋" w:cs="仿宋"/>
                <w:bCs/>
                <w:sz w:val="24"/>
                <w:szCs w:val="24"/>
              </w:rPr>
            </w:rPrChange>
          </w:rPr>
          <w:t>提供销售品信息录入表单，支持录入产品特性、功能、优势、应用场景等详细信息。</w:t>
        </w:r>
      </w:ins>
    </w:p>
    <w:p w14:paraId="692C2CC3">
      <w:pPr>
        <w:spacing w:line="360" w:lineRule="auto"/>
        <w:ind w:left="420" w:firstLine="371" w:firstLineChars="177"/>
        <w:rPr>
          <w:ins w:id="1196" w:author="心痕" w:date="2025-04-30T16:07:39Z"/>
          <w:rFonts w:hint="eastAsia" w:ascii="宋体" w:hAnsi="宋体" w:eastAsia="宋体" w:cs="宋体"/>
          <w:bCs/>
          <w:sz w:val="21"/>
          <w:szCs w:val="21"/>
          <w:rPrChange w:id="1197" w:author="user" w:date="2025-05-13T14:42:35Z">
            <w:rPr>
              <w:ins w:id="1198" w:author="心痕" w:date="2025-04-30T16:07:39Z"/>
              <w:rFonts w:ascii="仿宋" w:hAnsi="仿宋" w:eastAsia="仿宋" w:cs="仿宋"/>
              <w:bCs/>
              <w:sz w:val="24"/>
              <w:szCs w:val="24"/>
            </w:rPr>
          </w:rPrChange>
        </w:rPr>
      </w:pPr>
      <w:ins w:id="1199" w:author="心痕" w:date="2025-04-30T16:07:39Z">
        <w:r>
          <w:rPr>
            <w:rFonts w:hint="eastAsia" w:ascii="宋体" w:hAnsi="宋体" w:eastAsia="宋体" w:cs="宋体"/>
            <w:bCs/>
            <w:sz w:val="21"/>
            <w:szCs w:val="21"/>
            <w:rPrChange w:id="1200" w:author="user" w:date="2025-05-13T14:42:35Z">
              <w:rPr>
                <w:rFonts w:hint="eastAsia" w:ascii="仿宋" w:hAnsi="仿宋" w:eastAsia="仿宋" w:cs="仿宋"/>
                <w:bCs/>
                <w:sz w:val="24"/>
                <w:szCs w:val="24"/>
              </w:rPr>
            </w:rPrChange>
          </w:rPr>
          <w:t>支持批量导入销售品信息，提升录入效率。</w:t>
        </w:r>
      </w:ins>
    </w:p>
    <w:p w14:paraId="5EBE253B">
      <w:pPr>
        <w:spacing w:line="360" w:lineRule="auto"/>
        <w:ind w:left="420" w:firstLine="371" w:firstLineChars="177"/>
        <w:rPr>
          <w:ins w:id="1201" w:author="心痕" w:date="2025-04-30T16:20:50Z"/>
          <w:rFonts w:hint="eastAsia" w:ascii="宋体" w:hAnsi="宋体" w:eastAsia="宋体" w:cs="宋体"/>
          <w:bCs/>
          <w:sz w:val="21"/>
          <w:szCs w:val="21"/>
          <w:rPrChange w:id="1202" w:author="user" w:date="2025-05-13T14:42:35Z">
            <w:rPr>
              <w:ins w:id="1203" w:author="心痕" w:date="2025-04-30T16:20:50Z"/>
              <w:rFonts w:hint="eastAsia" w:ascii="仿宋" w:hAnsi="仿宋" w:eastAsia="仿宋" w:cs="仿宋"/>
              <w:bCs/>
              <w:sz w:val="24"/>
              <w:szCs w:val="24"/>
            </w:rPr>
          </w:rPrChange>
        </w:rPr>
      </w:pPr>
      <w:ins w:id="1204" w:author="心痕" w:date="2025-04-30T16:07:39Z">
        <w:r>
          <w:rPr>
            <w:rFonts w:hint="eastAsia" w:ascii="宋体" w:hAnsi="宋体" w:eastAsia="宋体" w:cs="宋体"/>
            <w:bCs/>
            <w:sz w:val="21"/>
            <w:szCs w:val="21"/>
            <w:rPrChange w:id="1205" w:author="user" w:date="2025-05-13T14:42:35Z">
              <w:rPr>
                <w:rFonts w:hint="eastAsia" w:ascii="仿宋" w:hAnsi="仿宋" w:eastAsia="仿宋" w:cs="仿宋"/>
                <w:bCs/>
                <w:sz w:val="24"/>
                <w:szCs w:val="24"/>
              </w:rPr>
            </w:rPrChange>
          </w:rPr>
          <w:t>提供信息审核功能，确保录入数据的准确性和完整性。</w:t>
        </w:r>
      </w:ins>
    </w:p>
    <w:p w14:paraId="6DFDEF3B">
      <w:pPr>
        <w:spacing w:line="360" w:lineRule="auto"/>
        <w:ind w:left="420" w:firstLine="371" w:firstLineChars="177"/>
        <w:rPr>
          <w:ins w:id="1206" w:author="心痕" w:date="2025-04-30T16:07:39Z"/>
          <w:rFonts w:hint="eastAsia" w:ascii="宋体" w:hAnsi="宋体" w:eastAsia="宋体" w:cs="宋体"/>
          <w:bCs/>
          <w:sz w:val="21"/>
          <w:szCs w:val="21"/>
          <w:rPrChange w:id="1207" w:author="user" w:date="2025-05-13T14:42:35Z">
            <w:rPr>
              <w:ins w:id="1208" w:author="心痕" w:date="2025-04-30T16:07:39Z"/>
              <w:rFonts w:hint="eastAsia" w:ascii="仿宋" w:hAnsi="仿宋" w:eastAsia="仿宋" w:cs="仿宋"/>
              <w:bCs/>
              <w:sz w:val="24"/>
              <w:szCs w:val="24"/>
            </w:rPr>
          </w:rPrChange>
        </w:rPr>
      </w:pPr>
      <w:ins w:id="1209" w:author="心痕" w:date="2025-04-30T16:20:51Z">
        <w:r>
          <w:rPr>
            <w:rFonts w:hint="eastAsia" w:ascii="宋体" w:hAnsi="宋体" w:eastAsia="宋体" w:cs="宋体"/>
            <w:bCs/>
            <w:sz w:val="21"/>
            <w:szCs w:val="21"/>
            <w:lang w:val="en-US" w:eastAsia="zh-CN"/>
            <w:rPrChange w:id="1210" w:author="user" w:date="2025-05-13T14:42:35Z">
              <w:rPr>
                <w:rFonts w:hint="eastAsia" w:ascii="仿宋" w:hAnsi="仿宋" w:eastAsia="仿宋" w:cs="仿宋"/>
                <w:bCs/>
                <w:sz w:val="24"/>
                <w:szCs w:val="24"/>
                <w:lang w:val="en-US" w:eastAsia="zh-CN"/>
              </w:rPr>
            </w:rPrChange>
          </w:rPr>
          <w:t>应答：</w:t>
        </w:r>
      </w:ins>
    </w:p>
    <w:p w14:paraId="3FA733F5">
      <w:pPr>
        <w:pStyle w:val="6"/>
        <w:ind w:firstLine="0"/>
        <w:rPr>
          <w:ins w:id="1211" w:author="心痕" w:date="2025-04-30T16:07:39Z"/>
          <w:rFonts w:hint="eastAsia" w:ascii="宋体" w:hAnsi="宋体" w:eastAsia="宋体" w:cs="宋体"/>
          <w:sz w:val="21"/>
          <w:szCs w:val="21"/>
          <w:rPrChange w:id="1212" w:author="user" w:date="2025-05-13T14:42:35Z">
            <w:rPr>
              <w:ins w:id="1213" w:author="心痕" w:date="2025-04-30T16:07:39Z"/>
            </w:rPr>
          </w:rPrChange>
        </w:rPr>
      </w:pPr>
      <w:ins w:id="1214" w:author="心痕" w:date="2025-04-30T16:07:39Z">
        <w:r>
          <w:rPr>
            <w:rFonts w:hint="eastAsia" w:ascii="宋体" w:hAnsi="宋体" w:eastAsia="宋体" w:cs="宋体"/>
            <w:sz w:val="21"/>
            <w:szCs w:val="21"/>
            <w:rPrChange w:id="1215" w:author="user" w:date="2025-05-13T14:42:35Z">
              <w:rPr>
                <w:rFonts w:hint="eastAsia"/>
              </w:rPr>
            </w:rPrChange>
          </w:rPr>
          <w:t>4.2.3</w:t>
        </w:r>
      </w:ins>
      <w:ins w:id="1216" w:author="心痕" w:date="2025-04-30T16:07:39Z">
        <w:r>
          <w:rPr>
            <w:rFonts w:hint="eastAsia" w:ascii="宋体" w:hAnsi="宋体" w:eastAsia="宋体" w:cs="宋体"/>
            <w:sz w:val="21"/>
            <w:szCs w:val="21"/>
            <w:rPrChange w:id="1217" w:author="user" w:date="2025-05-13T14:42:35Z">
              <w:rPr/>
            </w:rPrChange>
          </w:rPr>
          <w:t xml:space="preserve"> </w:t>
        </w:r>
      </w:ins>
      <w:ins w:id="1218" w:author="心痕" w:date="2025-04-30T16:07:39Z">
        <w:r>
          <w:rPr>
            <w:rFonts w:hint="eastAsia" w:ascii="宋体" w:hAnsi="宋体" w:eastAsia="宋体" w:cs="宋体"/>
            <w:sz w:val="21"/>
            <w:szCs w:val="21"/>
            <w:rPrChange w:id="1219" w:author="user" w:date="2025-05-13T14:42:35Z">
              <w:rPr>
                <w:rFonts w:hint="eastAsia"/>
              </w:rPr>
            </w:rPrChange>
          </w:rPr>
          <w:t>实时更新与版本管理</w:t>
        </w:r>
      </w:ins>
    </w:p>
    <w:p w14:paraId="0C810A96">
      <w:pPr>
        <w:spacing w:line="360" w:lineRule="auto"/>
        <w:ind w:left="420" w:firstLine="371" w:firstLineChars="177"/>
        <w:rPr>
          <w:ins w:id="1220" w:author="心痕" w:date="2025-04-30T16:07:39Z"/>
          <w:rFonts w:hint="eastAsia" w:ascii="宋体" w:hAnsi="宋体" w:eastAsia="宋体" w:cs="宋体"/>
          <w:bCs/>
          <w:sz w:val="21"/>
          <w:szCs w:val="21"/>
          <w:rPrChange w:id="1221" w:author="user" w:date="2025-05-13T14:42:35Z">
            <w:rPr>
              <w:ins w:id="1222" w:author="心痕" w:date="2025-04-30T16:07:39Z"/>
              <w:rFonts w:ascii="仿宋" w:hAnsi="仿宋" w:eastAsia="仿宋" w:cs="仿宋"/>
              <w:bCs/>
              <w:sz w:val="24"/>
              <w:szCs w:val="24"/>
            </w:rPr>
          </w:rPrChange>
        </w:rPr>
      </w:pPr>
      <w:ins w:id="1223" w:author="心痕" w:date="2025-04-30T16:07:39Z">
        <w:r>
          <w:rPr>
            <w:rFonts w:hint="eastAsia" w:ascii="宋体" w:hAnsi="宋体" w:eastAsia="宋体" w:cs="宋体"/>
            <w:bCs/>
            <w:sz w:val="21"/>
            <w:szCs w:val="21"/>
            <w:rPrChange w:id="1224" w:author="user" w:date="2025-05-13T14:42:35Z">
              <w:rPr>
                <w:rFonts w:hint="eastAsia" w:ascii="仿宋" w:hAnsi="仿宋" w:eastAsia="仿宋" w:cs="仿宋"/>
                <w:bCs/>
                <w:sz w:val="24"/>
                <w:szCs w:val="24"/>
              </w:rPr>
            </w:rPrChange>
          </w:rPr>
          <w:t>支持销售品信息的实时更新，确保知识库内容的时效性。</w:t>
        </w:r>
      </w:ins>
    </w:p>
    <w:p w14:paraId="4D7FC208">
      <w:pPr>
        <w:spacing w:line="360" w:lineRule="auto"/>
        <w:ind w:left="420" w:firstLine="371" w:firstLineChars="177"/>
        <w:rPr>
          <w:ins w:id="1225" w:author="心痕" w:date="2025-04-30T16:20:54Z"/>
          <w:rFonts w:hint="eastAsia" w:ascii="宋体" w:hAnsi="宋体" w:eastAsia="宋体" w:cs="宋体"/>
          <w:bCs/>
          <w:sz w:val="21"/>
          <w:szCs w:val="21"/>
          <w:rPrChange w:id="1226" w:author="user" w:date="2025-05-13T14:42:35Z">
            <w:rPr>
              <w:ins w:id="1227" w:author="心痕" w:date="2025-04-30T16:20:54Z"/>
              <w:rFonts w:hint="eastAsia" w:ascii="仿宋" w:hAnsi="仿宋" w:eastAsia="仿宋" w:cs="仿宋"/>
              <w:bCs/>
              <w:sz w:val="24"/>
              <w:szCs w:val="24"/>
            </w:rPr>
          </w:rPrChange>
        </w:rPr>
      </w:pPr>
      <w:ins w:id="1228" w:author="心痕" w:date="2025-04-30T16:07:39Z">
        <w:r>
          <w:rPr>
            <w:rFonts w:hint="eastAsia" w:ascii="宋体" w:hAnsi="宋体" w:eastAsia="宋体" w:cs="宋体"/>
            <w:bCs/>
            <w:sz w:val="21"/>
            <w:szCs w:val="21"/>
            <w:rPrChange w:id="1229" w:author="user" w:date="2025-05-13T14:42:35Z">
              <w:rPr>
                <w:rFonts w:hint="eastAsia" w:ascii="仿宋" w:hAnsi="仿宋" w:eastAsia="仿宋" w:cs="仿宋"/>
                <w:bCs/>
                <w:sz w:val="24"/>
                <w:szCs w:val="24"/>
              </w:rPr>
            </w:rPrChange>
          </w:rPr>
          <w:t>提供历史版本查询功能，方便追溯信息变更记录。</w:t>
        </w:r>
      </w:ins>
    </w:p>
    <w:p w14:paraId="2372D865">
      <w:pPr>
        <w:spacing w:line="360" w:lineRule="auto"/>
        <w:ind w:left="420" w:firstLine="371" w:firstLineChars="177"/>
        <w:rPr>
          <w:ins w:id="1230" w:author="心痕" w:date="2025-04-30T16:07:39Z"/>
          <w:rFonts w:hint="eastAsia" w:ascii="宋体" w:hAnsi="宋体" w:eastAsia="宋体" w:cs="宋体"/>
          <w:bCs/>
          <w:sz w:val="21"/>
          <w:szCs w:val="21"/>
          <w:rPrChange w:id="1231" w:author="user" w:date="2025-05-13T14:42:35Z">
            <w:rPr>
              <w:ins w:id="1232" w:author="心痕" w:date="2025-04-30T16:07:39Z"/>
              <w:rFonts w:hint="eastAsia" w:ascii="仿宋" w:hAnsi="仿宋" w:eastAsia="仿宋" w:cs="仿宋"/>
              <w:bCs/>
              <w:sz w:val="24"/>
              <w:szCs w:val="24"/>
            </w:rPr>
          </w:rPrChange>
        </w:rPr>
      </w:pPr>
      <w:ins w:id="1233" w:author="心痕" w:date="2025-04-30T16:20:54Z">
        <w:r>
          <w:rPr>
            <w:rFonts w:hint="eastAsia" w:ascii="宋体" w:hAnsi="宋体" w:eastAsia="宋体" w:cs="宋体"/>
            <w:bCs/>
            <w:sz w:val="21"/>
            <w:szCs w:val="21"/>
            <w:lang w:val="en-US" w:eastAsia="zh-CN"/>
            <w:rPrChange w:id="1234" w:author="user" w:date="2025-05-13T14:42:35Z">
              <w:rPr>
                <w:rFonts w:hint="eastAsia" w:ascii="仿宋" w:hAnsi="仿宋" w:eastAsia="仿宋" w:cs="仿宋"/>
                <w:bCs/>
                <w:sz w:val="24"/>
                <w:szCs w:val="24"/>
                <w:lang w:val="en-US" w:eastAsia="zh-CN"/>
              </w:rPr>
            </w:rPrChange>
          </w:rPr>
          <w:t>应答：</w:t>
        </w:r>
      </w:ins>
    </w:p>
    <w:p w14:paraId="394386D2">
      <w:pPr>
        <w:pStyle w:val="6"/>
        <w:ind w:firstLine="0"/>
        <w:rPr>
          <w:ins w:id="1235" w:author="心痕" w:date="2025-04-30T16:07:39Z"/>
          <w:rFonts w:hint="eastAsia" w:ascii="宋体" w:hAnsi="宋体" w:eastAsia="宋体" w:cs="宋体"/>
          <w:sz w:val="21"/>
          <w:szCs w:val="21"/>
          <w:rPrChange w:id="1236" w:author="user" w:date="2025-05-13T14:42:35Z">
            <w:rPr>
              <w:ins w:id="1237" w:author="心痕" w:date="2025-04-30T16:07:39Z"/>
            </w:rPr>
          </w:rPrChange>
        </w:rPr>
      </w:pPr>
      <w:ins w:id="1238" w:author="心痕" w:date="2025-04-30T16:07:39Z">
        <w:r>
          <w:rPr>
            <w:rFonts w:hint="eastAsia" w:ascii="宋体" w:hAnsi="宋体" w:eastAsia="宋体" w:cs="宋体"/>
            <w:sz w:val="21"/>
            <w:szCs w:val="21"/>
            <w:rPrChange w:id="1239" w:author="user" w:date="2025-05-13T14:42:35Z">
              <w:rPr>
                <w:rFonts w:hint="eastAsia"/>
              </w:rPr>
            </w:rPrChange>
          </w:rPr>
          <w:t>4.2.4</w:t>
        </w:r>
      </w:ins>
      <w:ins w:id="1240" w:author="心痕" w:date="2025-04-30T16:07:39Z">
        <w:r>
          <w:rPr>
            <w:rFonts w:hint="eastAsia" w:ascii="宋体" w:hAnsi="宋体" w:eastAsia="宋体" w:cs="宋体"/>
            <w:sz w:val="21"/>
            <w:szCs w:val="21"/>
            <w:rPrChange w:id="1241" w:author="user" w:date="2025-05-13T14:42:35Z">
              <w:rPr/>
            </w:rPrChange>
          </w:rPr>
          <w:t xml:space="preserve"> </w:t>
        </w:r>
      </w:ins>
      <w:ins w:id="1242" w:author="心痕" w:date="2025-04-30T16:07:39Z">
        <w:r>
          <w:rPr>
            <w:rFonts w:hint="eastAsia" w:ascii="宋体" w:hAnsi="宋体" w:eastAsia="宋体" w:cs="宋体"/>
            <w:sz w:val="21"/>
            <w:szCs w:val="21"/>
            <w:rPrChange w:id="1243" w:author="user" w:date="2025-05-13T14:42:35Z">
              <w:rPr>
                <w:rFonts w:hint="eastAsia"/>
              </w:rPr>
            </w:rPrChange>
          </w:rPr>
          <w:t>智能搜索与个性化推荐</w:t>
        </w:r>
      </w:ins>
    </w:p>
    <w:p w14:paraId="6E97FEED">
      <w:pPr>
        <w:spacing w:line="360" w:lineRule="auto"/>
        <w:ind w:left="420" w:firstLine="371" w:firstLineChars="177"/>
        <w:rPr>
          <w:ins w:id="1244" w:author="心痕" w:date="2025-04-30T16:07:39Z"/>
          <w:rFonts w:hint="eastAsia" w:ascii="宋体" w:hAnsi="宋体" w:eastAsia="宋体" w:cs="宋体"/>
          <w:bCs/>
          <w:sz w:val="21"/>
          <w:szCs w:val="21"/>
          <w:rPrChange w:id="1245" w:author="user" w:date="2025-05-13T14:42:35Z">
            <w:rPr>
              <w:ins w:id="1246" w:author="心痕" w:date="2025-04-30T16:07:39Z"/>
              <w:rFonts w:ascii="仿宋" w:hAnsi="仿宋" w:eastAsia="仿宋" w:cs="仿宋"/>
              <w:bCs/>
              <w:sz w:val="24"/>
              <w:szCs w:val="24"/>
            </w:rPr>
          </w:rPrChange>
        </w:rPr>
      </w:pPr>
      <w:ins w:id="1247" w:author="心痕" w:date="2025-04-30T16:07:39Z">
        <w:r>
          <w:rPr>
            <w:rFonts w:hint="eastAsia" w:ascii="宋体" w:hAnsi="宋体" w:eastAsia="宋体" w:cs="宋体"/>
            <w:bCs/>
            <w:sz w:val="21"/>
            <w:szCs w:val="21"/>
            <w:rPrChange w:id="1248" w:author="user" w:date="2025-05-13T14:42:35Z">
              <w:rPr>
                <w:rFonts w:hint="eastAsia" w:ascii="仿宋" w:hAnsi="仿宋" w:eastAsia="仿宋" w:cs="仿宋"/>
                <w:bCs/>
                <w:sz w:val="24"/>
                <w:szCs w:val="24"/>
              </w:rPr>
            </w:rPrChange>
          </w:rPr>
          <w:t>支持关键词搜索，提供模糊匹配和精准匹配选项。</w:t>
        </w:r>
      </w:ins>
    </w:p>
    <w:p w14:paraId="581BC5BA">
      <w:pPr>
        <w:spacing w:line="360" w:lineRule="auto"/>
        <w:ind w:left="420" w:firstLine="371" w:firstLineChars="177"/>
        <w:rPr>
          <w:ins w:id="1249" w:author="心痕" w:date="2025-04-30T16:07:39Z"/>
          <w:rFonts w:hint="eastAsia" w:ascii="宋体" w:hAnsi="宋体" w:eastAsia="宋体" w:cs="宋体"/>
          <w:bCs/>
          <w:sz w:val="21"/>
          <w:szCs w:val="21"/>
          <w:rPrChange w:id="1250" w:author="user" w:date="2025-05-13T14:42:35Z">
            <w:rPr>
              <w:ins w:id="1251" w:author="心痕" w:date="2025-04-30T16:07:39Z"/>
              <w:rFonts w:ascii="仿宋" w:hAnsi="仿宋" w:eastAsia="仿宋" w:cs="仿宋"/>
              <w:bCs/>
              <w:sz w:val="24"/>
              <w:szCs w:val="24"/>
            </w:rPr>
          </w:rPrChange>
        </w:rPr>
      </w:pPr>
      <w:ins w:id="1252" w:author="心痕" w:date="2025-04-30T16:07:39Z">
        <w:r>
          <w:rPr>
            <w:rFonts w:hint="eastAsia" w:ascii="宋体" w:hAnsi="宋体" w:eastAsia="宋体" w:cs="宋体"/>
            <w:bCs/>
            <w:sz w:val="21"/>
            <w:szCs w:val="21"/>
            <w:rPrChange w:id="1253" w:author="user" w:date="2025-05-13T14:42:35Z">
              <w:rPr>
                <w:rFonts w:hint="eastAsia" w:ascii="仿宋" w:hAnsi="仿宋" w:eastAsia="仿宋" w:cs="仿宋"/>
                <w:bCs/>
                <w:sz w:val="24"/>
                <w:szCs w:val="24"/>
              </w:rPr>
            </w:rPrChange>
          </w:rPr>
          <w:t>结合AI技术，根据用户查询历史和偏好，提供个性化推荐内容。</w:t>
        </w:r>
      </w:ins>
    </w:p>
    <w:p w14:paraId="3C7D65AF">
      <w:pPr>
        <w:spacing w:line="360" w:lineRule="auto"/>
        <w:ind w:left="420" w:firstLine="371" w:firstLineChars="177"/>
        <w:rPr>
          <w:ins w:id="1254" w:author="心痕" w:date="2025-04-30T16:20:57Z"/>
          <w:rFonts w:hint="eastAsia" w:ascii="宋体" w:hAnsi="宋体" w:eastAsia="宋体" w:cs="宋体"/>
          <w:bCs/>
          <w:sz w:val="21"/>
          <w:szCs w:val="21"/>
          <w:rPrChange w:id="1255" w:author="user" w:date="2025-05-13T14:42:35Z">
            <w:rPr>
              <w:ins w:id="1256" w:author="心痕" w:date="2025-04-30T16:20:57Z"/>
              <w:rFonts w:hint="eastAsia" w:ascii="仿宋" w:hAnsi="仿宋" w:eastAsia="仿宋" w:cs="仿宋"/>
              <w:bCs/>
              <w:sz w:val="24"/>
              <w:szCs w:val="24"/>
            </w:rPr>
          </w:rPrChange>
        </w:rPr>
      </w:pPr>
      <w:ins w:id="1257" w:author="心痕" w:date="2025-04-30T16:07:39Z">
        <w:r>
          <w:rPr>
            <w:rFonts w:hint="eastAsia" w:ascii="宋体" w:hAnsi="宋体" w:eastAsia="宋体" w:cs="宋体"/>
            <w:bCs/>
            <w:sz w:val="21"/>
            <w:szCs w:val="21"/>
            <w:rPrChange w:id="1258" w:author="user" w:date="2025-05-13T14:42:35Z">
              <w:rPr>
                <w:rFonts w:hint="eastAsia" w:ascii="仿宋" w:hAnsi="仿宋" w:eastAsia="仿宋" w:cs="仿宋"/>
                <w:bCs/>
                <w:sz w:val="24"/>
                <w:szCs w:val="24"/>
              </w:rPr>
            </w:rPrChange>
          </w:rPr>
          <w:t>支持搜索结果排序（如按相关性、更新时间等）。</w:t>
        </w:r>
      </w:ins>
    </w:p>
    <w:p w14:paraId="2529952D">
      <w:pPr>
        <w:spacing w:line="360" w:lineRule="auto"/>
        <w:ind w:left="420" w:firstLine="371" w:firstLineChars="177"/>
        <w:rPr>
          <w:ins w:id="1259" w:author="心痕" w:date="2025-04-30T16:07:39Z"/>
          <w:rFonts w:hint="eastAsia" w:ascii="宋体" w:hAnsi="宋体" w:eastAsia="宋体" w:cs="宋体"/>
          <w:bCs/>
          <w:sz w:val="21"/>
          <w:szCs w:val="21"/>
          <w:rPrChange w:id="1260" w:author="user" w:date="2025-05-13T14:42:35Z">
            <w:rPr>
              <w:ins w:id="1261" w:author="心痕" w:date="2025-04-30T16:07:39Z"/>
              <w:rFonts w:hint="eastAsia" w:ascii="仿宋" w:hAnsi="仿宋" w:eastAsia="仿宋" w:cs="仿宋"/>
              <w:bCs/>
              <w:sz w:val="24"/>
              <w:szCs w:val="24"/>
            </w:rPr>
          </w:rPrChange>
        </w:rPr>
      </w:pPr>
      <w:ins w:id="1262" w:author="心痕" w:date="2025-04-30T16:20:57Z">
        <w:r>
          <w:rPr>
            <w:rFonts w:hint="eastAsia" w:ascii="宋体" w:hAnsi="宋体" w:eastAsia="宋体" w:cs="宋体"/>
            <w:bCs/>
            <w:sz w:val="21"/>
            <w:szCs w:val="21"/>
            <w:lang w:val="en-US" w:eastAsia="zh-CN"/>
            <w:rPrChange w:id="1263" w:author="user" w:date="2025-05-13T14:42:35Z">
              <w:rPr>
                <w:rFonts w:hint="eastAsia" w:ascii="仿宋" w:hAnsi="仿宋" w:eastAsia="仿宋" w:cs="仿宋"/>
                <w:bCs/>
                <w:sz w:val="24"/>
                <w:szCs w:val="24"/>
                <w:lang w:val="en-US" w:eastAsia="zh-CN"/>
              </w:rPr>
            </w:rPrChange>
          </w:rPr>
          <w:t>应答：</w:t>
        </w:r>
      </w:ins>
    </w:p>
    <w:p w14:paraId="31B2C0BE">
      <w:pPr>
        <w:pStyle w:val="6"/>
        <w:ind w:firstLine="0"/>
        <w:rPr>
          <w:ins w:id="1264" w:author="心痕" w:date="2025-04-30T16:07:39Z"/>
          <w:rFonts w:hint="eastAsia" w:ascii="宋体" w:hAnsi="宋体" w:eastAsia="宋体" w:cs="宋体"/>
          <w:sz w:val="21"/>
          <w:szCs w:val="21"/>
          <w:rPrChange w:id="1265" w:author="user" w:date="2025-05-13T14:42:35Z">
            <w:rPr>
              <w:ins w:id="1266" w:author="心痕" w:date="2025-04-30T16:07:39Z"/>
            </w:rPr>
          </w:rPrChange>
        </w:rPr>
      </w:pPr>
      <w:ins w:id="1267" w:author="心痕" w:date="2025-04-30T16:07:39Z">
        <w:r>
          <w:rPr>
            <w:rFonts w:hint="eastAsia" w:ascii="宋体" w:hAnsi="宋体" w:eastAsia="宋体" w:cs="宋体"/>
            <w:sz w:val="21"/>
            <w:szCs w:val="21"/>
            <w:rPrChange w:id="1268" w:author="user" w:date="2025-05-13T14:42:35Z">
              <w:rPr>
                <w:rFonts w:hint="eastAsia"/>
              </w:rPr>
            </w:rPrChange>
          </w:rPr>
          <w:t>4.2.5</w:t>
        </w:r>
      </w:ins>
      <w:ins w:id="1269" w:author="心痕" w:date="2025-04-30T16:07:39Z">
        <w:r>
          <w:rPr>
            <w:rFonts w:hint="eastAsia" w:ascii="宋体" w:hAnsi="宋体" w:eastAsia="宋体" w:cs="宋体"/>
            <w:sz w:val="21"/>
            <w:szCs w:val="21"/>
            <w:rPrChange w:id="1270" w:author="user" w:date="2025-05-13T14:42:35Z">
              <w:rPr/>
            </w:rPrChange>
          </w:rPr>
          <w:t xml:space="preserve"> </w:t>
        </w:r>
      </w:ins>
      <w:ins w:id="1271" w:author="心痕" w:date="2025-04-30T16:07:39Z">
        <w:r>
          <w:rPr>
            <w:rFonts w:hint="eastAsia" w:ascii="宋体" w:hAnsi="宋体" w:eastAsia="宋体" w:cs="宋体"/>
            <w:sz w:val="21"/>
            <w:szCs w:val="21"/>
            <w:rPrChange w:id="1272" w:author="user" w:date="2025-05-13T14:42:35Z">
              <w:rPr>
                <w:rFonts w:hint="eastAsia"/>
              </w:rPr>
            </w:rPrChange>
          </w:rPr>
          <w:t>数据可视化与统计分析</w:t>
        </w:r>
      </w:ins>
    </w:p>
    <w:p w14:paraId="31990E85">
      <w:pPr>
        <w:spacing w:line="360" w:lineRule="auto"/>
        <w:ind w:left="420" w:firstLine="371" w:firstLineChars="177"/>
        <w:rPr>
          <w:ins w:id="1273" w:author="心痕" w:date="2025-04-30T16:07:39Z"/>
          <w:rFonts w:hint="eastAsia" w:ascii="宋体" w:hAnsi="宋体" w:eastAsia="宋体" w:cs="宋体"/>
          <w:bCs/>
          <w:sz w:val="21"/>
          <w:szCs w:val="21"/>
          <w:rPrChange w:id="1274" w:author="user" w:date="2025-05-13T14:42:35Z">
            <w:rPr>
              <w:ins w:id="1275" w:author="心痕" w:date="2025-04-30T16:07:39Z"/>
              <w:rFonts w:ascii="仿宋" w:hAnsi="仿宋" w:eastAsia="仿宋" w:cs="仿宋"/>
              <w:bCs/>
              <w:sz w:val="24"/>
              <w:szCs w:val="24"/>
            </w:rPr>
          </w:rPrChange>
        </w:rPr>
      </w:pPr>
      <w:ins w:id="1276" w:author="心痕" w:date="2025-04-30T16:07:39Z">
        <w:r>
          <w:rPr>
            <w:rFonts w:hint="eastAsia" w:ascii="宋体" w:hAnsi="宋体" w:eastAsia="宋体" w:cs="宋体"/>
            <w:bCs/>
            <w:sz w:val="21"/>
            <w:szCs w:val="21"/>
            <w:rPrChange w:id="1277" w:author="user" w:date="2025-05-13T14:42:35Z">
              <w:rPr>
                <w:rFonts w:hint="eastAsia" w:ascii="仿宋" w:hAnsi="仿宋" w:eastAsia="仿宋" w:cs="仿宋"/>
                <w:bCs/>
                <w:sz w:val="24"/>
                <w:szCs w:val="24"/>
              </w:rPr>
            </w:rPrChange>
          </w:rPr>
          <w:t>提供销售品信息的可视化展示，如图表、报表等。</w:t>
        </w:r>
      </w:ins>
    </w:p>
    <w:p w14:paraId="57CEC175">
      <w:pPr>
        <w:spacing w:line="360" w:lineRule="auto"/>
        <w:ind w:left="420" w:firstLine="371" w:firstLineChars="177"/>
        <w:rPr>
          <w:ins w:id="1278" w:author="心痕" w:date="2025-04-30T16:21:00Z"/>
          <w:rFonts w:hint="eastAsia" w:ascii="宋体" w:hAnsi="宋体" w:eastAsia="宋体" w:cs="宋体"/>
          <w:bCs/>
          <w:sz w:val="21"/>
          <w:szCs w:val="21"/>
          <w:rPrChange w:id="1279" w:author="user" w:date="2025-05-13T14:42:35Z">
            <w:rPr>
              <w:ins w:id="1280" w:author="心痕" w:date="2025-04-30T16:21:00Z"/>
              <w:rFonts w:hint="eastAsia" w:ascii="仿宋" w:hAnsi="仿宋" w:eastAsia="仿宋" w:cs="仿宋"/>
              <w:bCs/>
              <w:sz w:val="24"/>
              <w:szCs w:val="24"/>
            </w:rPr>
          </w:rPrChange>
        </w:rPr>
      </w:pPr>
      <w:ins w:id="1281" w:author="心痕" w:date="2025-04-30T16:07:39Z">
        <w:r>
          <w:rPr>
            <w:rFonts w:hint="eastAsia" w:ascii="宋体" w:hAnsi="宋体" w:eastAsia="宋体" w:cs="宋体"/>
            <w:bCs/>
            <w:sz w:val="21"/>
            <w:szCs w:val="21"/>
            <w:rPrChange w:id="1282" w:author="user" w:date="2025-05-13T14:42:35Z">
              <w:rPr>
                <w:rFonts w:hint="eastAsia" w:ascii="仿宋" w:hAnsi="仿宋" w:eastAsia="仿宋" w:cs="仿宋"/>
                <w:bCs/>
                <w:sz w:val="24"/>
                <w:szCs w:val="24"/>
              </w:rPr>
            </w:rPrChange>
          </w:rPr>
          <w:t>支持数据统计分析，如销售品热度、查询频率等。</w:t>
        </w:r>
      </w:ins>
    </w:p>
    <w:p w14:paraId="11E56EC9">
      <w:pPr>
        <w:spacing w:line="360" w:lineRule="auto"/>
        <w:ind w:left="420" w:firstLine="371" w:firstLineChars="177"/>
        <w:rPr>
          <w:ins w:id="1283" w:author="心痕" w:date="2025-04-30T16:07:39Z"/>
          <w:rFonts w:hint="eastAsia" w:ascii="宋体" w:hAnsi="宋体" w:eastAsia="宋体" w:cs="宋体"/>
          <w:bCs/>
          <w:sz w:val="21"/>
          <w:szCs w:val="21"/>
          <w:rPrChange w:id="1284" w:author="user" w:date="2025-05-13T14:42:35Z">
            <w:rPr>
              <w:ins w:id="1285" w:author="心痕" w:date="2025-04-30T16:07:39Z"/>
              <w:rFonts w:hint="eastAsia" w:ascii="仿宋" w:hAnsi="仿宋" w:eastAsia="仿宋" w:cs="仿宋"/>
              <w:bCs/>
              <w:sz w:val="24"/>
              <w:szCs w:val="24"/>
            </w:rPr>
          </w:rPrChange>
        </w:rPr>
      </w:pPr>
      <w:ins w:id="1286" w:author="心痕" w:date="2025-04-30T16:21:00Z">
        <w:r>
          <w:rPr>
            <w:rFonts w:hint="eastAsia" w:ascii="宋体" w:hAnsi="宋体" w:eastAsia="宋体" w:cs="宋体"/>
            <w:bCs/>
            <w:sz w:val="21"/>
            <w:szCs w:val="21"/>
            <w:lang w:val="en-US" w:eastAsia="zh-CN"/>
            <w:rPrChange w:id="1287" w:author="user" w:date="2025-05-13T14:42:35Z">
              <w:rPr>
                <w:rFonts w:hint="eastAsia" w:ascii="仿宋" w:hAnsi="仿宋" w:eastAsia="仿宋" w:cs="仿宋"/>
                <w:bCs/>
                <w:sz w:val="24"/>
                <w:szCs w:val="24"/>
                <w:lang w:val="en-US" w:eastAsia="zh-CN"/>
              </w:rPr>
            </w:rPrChange>
          </w:rPr>
          <w:t>应答：</w:t>
        </w:r>
      </w:ins>
    </w:p>
    <w:p w14:paraId="31E087BC">
      <w:pPr>
        <w:pStyle w:val="6"/>
        <w:ind w:firstLine="0"/>
        <w:rPr>
          <w:ins w:id="1288" w:author="心痕" w:date="2025-04-30T16:07:39Z"/>
          <w:rFonts w:hint="eastAsia" w:ascii="宋体" w:hAnsi="宋体" w:eastAsia="宋体" w:cs="宋体"/>
          <w:sz w:val="21"/>
          <w:szCs w:val="21"/>
          <w:rPrChange w:id="1289" w:author="user" w:date="2025-05-13T14:42:35Z">
            <w:rPr>
              <w:ins w:id="1290" w:author="心痕" w:date="2025-04-30T16:07:39Z"/>
            </w:rPr>
          </w:rPrChange>
        </w:rPr>
      </w:pPr>
      <w:ins w:id="1291" w:author="心痕" w:date="2025-04-30T16:07:39Z">
        <w:r>
          <w:rPr>
            <w:rFonts w:hint="eastAsia" w:ascii="宋体" w:hAnsi="宋体" w:eastAsia="宋体" w:cs="宋体"/>
            <w:sz w:val="21"/>
            <w:szCs w:val="21"/>
            <w:rPrChange w:id="1292" w:author="user" w:date="2025-05-13T14:42:35Z">
              <w:rPr>
                <w:rFonts w:hint="eastAsia"/>
              </w:rPr>
            </w:rPrChange>
          </w:rPr>
          <w:t>4.2.6</w:t>
        </w:r>
      </w:ins>
      <w:ins w:id="1293" w:author="心痕" w:date="2025-04-30T16:07:39Z">
        <w:r>
          <w:rPr>
            <w:rFonts w:hint="eastAsia" w:ascii="宋体" w:hAnsi="宋体" w:eastAsia="宋体" w:cs="宋体"/>
            <w:sz w:val="21"/>
            <w:szCs w:val="21"/>
            <w:rPrChange w:id="1294" w:author="user" w:date="2025-05-13T14:42:35Z">
              <w:rPr/>
            </w:rPrChange>
          </w:rPr>
          <w:t xml:space="preserve"> </w:t>
        </w:r>
      </w:ins>
      <w:ins w:id="1295" w:author="心痕" w:date="2025-04-30T16:07:39Z">
        <w:r>
          <w:rPr>
            <w:rFonts w:hint="eastAsia" w:ascii="宋体" w:hAnsi="宋体" w:eastAsia="宋体" w:cs="宋体"/>
            <w:sz w:val="21"/>
            <w:szCs w:val="21"/>
            <w:rPrChange w:id="1296" w:author="user" w:date="2025-05-13T14:42:35Z">
              <w:rPr>
                <w:rFonts w:hint="eastAsia"/>
              </w:rPr>
            </w:rPrChange>
          </w:rPr>
          <w:t>数据库设计与数据存储</w:t>
        </w:r>
      </w:ins>
    </w:p>
    <w:p w14:paraId="0DC41629">
      <w:pPr>
        <w:spacing w:line="360" w:lineRule="auto"/>
        <w:ind w:left="420" w:firstLine="371" w:firstLineChars="177"/>
        <w:rPr>
          <w:ins w:id="1297" w:author="心痕" w:date="2025-04-30T16:07:39Z"/>
          <w:rFonts w:hint="eastAsia" w:ascii="宋体" w:hAnsi="宋体" w:eastAsia="宋体" w:cs="宋体"/>
          <w:bCs/>
          <w:sz w:val="21"/>
          <w:szCs w:val="21"/>
          <w:rPrChange w:id="1298" w:author="user" w:date="2025-05-13T14:42:35Z">
            <w:rPr>
              <w:ins w:id="1299" w:author="心痕" w:date="2025-04-30T16:07:39Z"/>
              <w:rFonts w:ascii="仿宋" w:hAnsi="仿宋" w:eastAsia="仿宋" w:cs="仿宋"/>
              <w:bCs/>
              <w:sz w:val="24"/>
              <w:szCs w:val="24"/>
            </w:rPr>
          </w:rPrChange>
        </w:rPr>
      </w:pPr>
      <w:ins w:id="1300" w:author="心痕" w:date="2025-04-30T16:07:39Z">
        <w:r>
          <w:rPr>
            <w:rFonts w:hint="eastAsia" w:ascii="宋体" w:hAnsi="宋体" w:eastAsia="宋体" w:cs="宋体"/>
            <w:bCs/>
            <w:sz w:val="21"/>
            <w:szCs w:val="21"/>
            <w:rPrChange w:id="1301" w:author="user" w:date="2025-05-13T14:42:35Z">
              <w:rPr>
                <w:rFonts w:hint="eastAsia" w:ascii="仿宋" w:hAnsi="仿宋" w:eastAsia="仿宋" w:cs="仿宋"/>
                <w:bCs/>
                <w:sz w:val="24"/>
                <w:szCs w:val="24"/>
              </w:rPr>
            </w:rPrChange>
          </w:rPr>
          <w:t>设计合理的数据库结构，支持存储销售品图片、详细参数、历史版本等信息。</w:t>
        </w:r>
      </w:ins>
    </w:p>
    <w:p w14:paraId="3692D4B9">
      <w:pPr>
        <w:spacing w:line="360" w:lineRule="auto"/>
        <w:ind w:left="420" w:firstLine="371" w:firstLineChars="177"/>
        <w:rPr>
          <w:ins w:id="1302" w:author="心痕" w:date="2025-04-30T16:07:39Z"/>
          <w:rFonts w:hint="eastAsia" w:ascii="宋体" w:hAnsi="宋体" w:eastAsia="宋体" w:cs="宋体"/>
          <w:bCs/>
          <w:sz w:val="21"/>
          <w:szCs w:val="21"/>
          <w:rPrChange w:id="1303" w:author="user" w:date="2025-05-13T14:42:35Z">
            <w:rPr>
              <w:ins w:id="1304" w:author="心痕" w:date="2025-04-30T16:07:39Z"/>
              <w:rFonts w:ascii="仿宋" w:hAnsi="仿宋" w:eastAsia="仿宋" w:cs="仿宋"/>
              <w:bCs/>
              <w:sz w:val="24"/>
              <w:szCs w:val="24"/>
            </w:rPr>
          </w:rPrChange>
        </w:rPr>
      </w:pPr>
      <w:ins w:id="1305" w:author="心痕" w:date="2025-04-30T16:07:39Z">
        <w:r>
          <w:rPr>
            <w:rFonts w:hint="eastAsia" w:ascii="宋体" w:hAnsi="宋体" w:eastAsia="宋体" w:cs="宋体"/>
            <w:bCs/>
            <w:sz w:val="21"/>
            <w:szCs w:val="21"/>
            <w:rPrChange w:id="1306" w:author="user" w:date="2025-05-13T14:42:35Z">
              <w:rPr>
                <w:rFonts w:hint="eastAsia" w:ascii="仿宋" w:hAnsi="仿宋" w:eastAsia="仿宋" w:cs="仿宋"/>
                <w:bCs/>
                <w:sz w:val="24"/>
                <w:szCs w:val="24"/>
              </w:rPr>
            </w:rPrChange>
          </w:rPr>
          <w:t>支持图片的上传、存储和管理，提供图片压缩、格式转换等功能，优化存储空间。</w:t>
        </w:r>
      </w:ins>
    </w:p>
    <w:p w14:paraId="39F78F08">
      <w:pPr>
        <w:spacing w:line="360" w:lineRule="auto"/>
        <w:ind w:left="420" w:firstLine="371" w:firstLineChars="177"/>
        <w:rPr>
          <w:ins w:id="1307" w:author="心痕" w:date="2025-04-30T16:21:02Z"/>
          <w:rFonts w:hint="eastAsia" w:ascii="宋体" w:hAnsi="宋体" w:eastAsia="宋体" w:cs="宋体"/>
          <w:bCs/>
          <w:sz w:val="21"/>
          <w:szCs w:val="21"/>
          <w:rPrChange w:id="1308" w:author="user" w:date="2025-05-13T14:42:35Z">
            <w:rPr>
              <w:ins w:id="1309" w:author="心痕" w:date="2025-04-30T16:21:02Z"/>
              <w:rFonts w:hint="eastAsia" w:ascii="仿宋" w:hAnsi="仿宋" w:eastAsia="仿宋" w:cs="仿宋"/>
              <w:bCs/>
              <w:sz w:val="24"/>
              <w:szCs w:val="24"/>
            </w:rPr>
          </w:rPrChange>
        </w:rPr>
      </w:pPr>
      <w:ins w:id="1310" w:author="心痕" w:date="2025-04-30T16:07:39Z">
        <w:r>
          <w:rPr>
            <w:rFonts w:hint="eastAsia" w:ascii="宋体" w:hAnsi="宋体" w:eastAsia="宋体" w:cs="宋体"/>
            <w:bCs/>
            <w:sz w:val="21"/>
            <w:szCs w:val="21"/>
            <w:rPrChange w:id="1311" w:author="user" w:date="2025-05-13T14:42:35Z">
              <w:rPr>
                <w:rFonts w:hint="eastAsia" w:ascii="仿宋" w:hAnsi="仿宋" w:eastAsia="仿宋" w:cs="仿宋"/>
                <w:bCs/>
                <w:sz w:val="24"/>
                <w:szCs w:val="24"/>
              </w:rPr>
            </w:rPrChange>
          </w:rPr>
          <w:t>提供数据备份与恢复功能，确保数据安全。</w:t>
        </w:r>
      </w:ins>
    </w:p>
    <w:p w14:paraId="4007BB85">
      <w:pPr>
        <w:spacing w:line="360" w:lineRule="auto"/>
        <w:ind w:left="420" w:firstLine="371" w:firstLineChars="177"/>
        <w:rPr>
          <w:ins w:id="1312" w:author="心痕" w:date="2025-04-30T16:07:39Z"/>
          <w:rFonts w:hint="eastAsia" w:ascii="宋体" w:hAnsi="宋体" w:eastAsia="宋体" w:cs="宋体"/>
          <w:bCs/>
          <w:sz w:val="21"/>
          <w:szCs w:val="21"/>
          <w:rPrChange w:id="1313" w:author="user" w:date="2025-05-13T14:42:35Z">
            <w:rPr>
              <w:ins w:id="1314" w:author="心痕" w:date="2025-04-30T16:07:39Z"/>
              <w:rFonts w:hint="eastAsia" w:ascii="仿宋" w:hAnsi="仿宋" w:eastAsia="仿宋" w:cs="仿宋"/>
              <w:bCs/>
              <w:sz w:val="24"/>
              <w:szCs w:val="24"/>
            </w:rPr>
          </w:rPrChange>
        </w:rPr>
      </w:pPr>
      <w:ins w:id="1315" w:author="心痕" w:date="2025-04-30T16:21:02Z">
        <w:r>
          <w:rPr>
            <w:rFonts w:hint="eastAsia" w:ascii="宋体" w:hAnsi="宋体" w:eastAsia="宋体" w:cs="宋体"/>
            <w:bCs/>
            <w:sz w:val="21"/>
            <w:szCs w:val="21"/>
            <w:lang w:val="en-US" w:eastAsia="zh-CN"/>
            <w:rPrChange w:id="1316" w:author="user" w:date="2025-05-13T14:42:35Z">
              <w:rPr>
                <w:rFonts w:hint="eastAsia" w:ascii="仿宋" w:hAnsi="仿宋" w:eastAsia="仿宋" w:cs="仿宋"/>
                <w:bCs/>
                <w:sz w:val="24"/>
                <w:szCs w:val="24"/>
                <w:lang w:val="en-US" w:eastAsia="zh-CN"/>
              </w:rPr>
            </w:rPrChange>
          </w:rPr>
          <w:t>应答：</w:t>
        </w:r>
      </w:ins>
    </w:p>
    <w:p w14:paraId="6936E6DE">
      <w:pPr>
        <w:pStyle w:val="6"/>
        <w:ind w:firstLine="0"/>
        <w:rPr>
          <w:ins w:id="1317" w:author="心痕" w:date="2025-04-30T16:07:39Z"/>
          <w:rFonts w:hint="eastAsia" w:ascii="宋体" w:hAnsi="宋体" w:eastAsia="宋体" w:cs="宋体"/>
          <w:sz w:val="21"/>
          <w:szCs w:val="21"/>
          <w:rPrChange w:id="1318" w:author="user" w:date="2025-05-13T14:42:35Z">
            <w:rPr>
              <w:ins w:id="1319" w:author="心痕" w:date="2025-04-30T16:07:39Z"/>
            </w:rPr>
          </w:rPrChange>
        </w:rPr>
      </w:pPr>
      <w:ins w:id="1320" w:author="心痕" w:date="2025-04-30T16:07:39Z">
        <w:r>
          <w:rPr>
            <w:rFonts w:hint="eastAsia" w:ascii="宋体" w:hAnsi="宋体" w:eastAsia="宋体" w:cs="宋体"/>
            <w:sz w:val="21"/>
            <w:szCs w:val="21"/>
            <w:rPrChange w:id="1321" w:author="user" w:date="2025-05-13T14:42:35Z">
              <w:rPr>
                <w:rFonts w:hint="eastAsia"/>
              </w:rPr>
            </w:rPrChange>
          </w:rPr>
          <w:t>4.2.7</w:t>
        </w:r>
      </w:ins>
      <w:ins w:id="1322" w:author="心痕" w:date="2025-04-30T16:07:39Z">
        <w:r>
          <w:rPr>
            <w:rFonts w:hint="eastAsia" w:ascii="宋体" w:hAnsi="宋体" w:eastAsia="宋体" w:cs="宋体"/>
            <w:sz w:val="21"/>
            <w:szCs w:val="21"/>
            <w:rPrChange w:id="1323" w:author="user" w:date="2025-05-13T14:42:35Z">
              <w:rPr/>
            </w:rPrChange>
          </w:rPr>
          <w:t xml:space="preserve"> </w:t>
        </w:r>
      </w:ins>
      <w:ins w:id="1324" w:author="心痕" w:date="2025-04-30T16:07:39Z">
        <w:r>
          <w:rPr>
            <w:rFonts w:hint="eastAsia" w:ascii="宋体" w:hAnsi="宋体" w:eastAsia="宋体" w:cs="宋体"/>
            <w:sz w:val="21"/>
            <w:szCs w:val="21"/>
            <w:rPrChange w:id="1325" w:author="user" w:date="2025-05-13T14:42:35Z">
              <w:rPr>
                <w:rFonts w:hint="eastAsia"/>
              </w:rPr>
            </w:rPrChange>
          </w:rPr>
          <w:t>后端逻辑开发</w:t>
        </w:r>
      </w:ins>
    </w:p>
    <w:p w14:paraId="7A43BEFE">
      <w:pPr>
        <w:spacing w:line="360" w:lineRule="auto"/>
        <w:ind w:left="420" w:firstLine="371" w:firstLineChars="177"/>
        <w:rPr>
          <w:ins w:id="1326" w:author="心痕" w:date="2025-04-30T16:07:39Z"/>
          <w:rFonts w:hint="eastAsia" w:ascii="宋体" w:hAnsi="宋体" w:eastAsia="宋体" w:cs="宋体"/>
          <w:bCs/>
          <w:sz w:val="21"/>
          <w:szCs w:val="21"/>
          <w:rPrChange w:id="1327" w:author="user" w:date="2025-05-13T14:42:35Z">
            <w:rPr>
              <w:ins w:id="1328" w:author="心痕" w:date="2025-04-30T16:07:39Z"/>
              <w:rFonts w:ascii="仿宋" w:hAnsi="仿宋" w:eastAsia="仿宋" w:cs="仿宋"/>
              <w:bCs/>
              <w:sz w:val="24"/>
              <w:szCs w:val="24"/>
            </w:rPr>
          </w:rPrChange>
        </w:rPr>
      </w:pPr>
      <w:ins w:id="1329" w:author="心痕" w:date="2025-04-30T16:07:39Z">
        <w:r>
          <w:rPr>
            <w:rFonts w:hint="eastAsia" w:ascii="宋体" w:hAnsi="宋体" w:eastAsia="宋体" w:cs="宋体"/>
            <w:bCs/>
            <w:sz w:val="21"/>
            <w:szCs w:val="21"/>
            <w:rPrChange w:id="1330" w:author="user" w:date="2025-05-13T14:42:35Z">
              <w:rPr>
                <w:rFonts w:hint="eastAsia" w:ascii="仿宋" w:hAnsi="仿宋" w:eastAsia="仿宋" w:cs="仿宋"/>
                <w:bCs/>
                <w:sz w:val="24"/>
                <w:szCs w:val="24"/>
              </w:rPr>
            </w:rPrChange>
          </w:rPr>
          <w:t>开发后端逻辑，支持销售品参数的增删改查操作。</w:t>
        </w:r>
      </w:ins>
    </w:p>
    <w:p w14:paraId="14030924">
      <w:pPr>
        <w:spacing w:line="360" w:lineRule="auto"/>
        <w:ind w:left="420" w:firstLine="371" w:firstLineChars="177"/>
        <w:rPr>
          <w:ins w:id="1331" w:author="心痕" w:date="2025-04-30T16:07:39Z"/>
          <w:rFonts w:hint="eastAsia" w:ascii="宋体" w:hAnsi="宋体" w:eastAsia="宋体" w:cs="宋体"/>
          <w:bCs/>
          <w:sz w:val="21"/>
          <w:szCs w:val="21"/>
          <w:rPrChange w:id="1332" w:author="user" w:date="2025-05-13T14:42:35Z">
            <w:rPr>
              <w:ins w:id="1333" w:author="心痕" w:date="2025-04-30T16:07:39Z"/>
              <w:rFonts w:ascii="仿宋" w:hAnsi="仿宋" w:eastAsia="仿宋" w:cs="仿宋"/>
              <w:bCs/>
              <w:sz w:val="24"/>
              <w:szCs w:val="24"/>
            </w:rPr>
          </w:rPrChange>
        </w:rPr>
      </w:pPr>
      <w:ins w:id="1334" w:author="心痕" w:date="2025-04-30T16:07:39Z">
        <w:r>
          <w:rPr>
            <w:rFonts w:hint="eastAsia" w:ascii="宋体" w:hAnsi="宋体" w:eastAsia="宋体" w:cs="宋体"/>
            <w:bCs/>
            <w:sz w:val="21"/>
            <w:szCs w:val="21"/>
            <w:rPrChange w:id="1335" w:author="user" w:date="2025-05-13T14:42:35Z">
              <w:rPr>
                <w:rFonts w:hint="eastAsia" w:ascii="仿宋" w:hAnsi="仿宋" w:eastAsia="仿宋" w:cs="仿宋"/>
                <w:bCs/>
                <w:sz w:val="24"/>
                <w:szCs w:val="24"/>
              </w:rPr>
            </w:rPrChange>
          </w:rPr>
          <w:t>实现图片上传接口，支持多格式图片上传，并提供上传进度反馈。</w:t>
        </w:r>
      </w:ins>
    </w:p>
    <w:p w14:paraId="53826F16">
      <w:pPr>
        <w:spacing w:line="360" w:lineRule="auto"/>
        <w:ind w:left="420" w:firstLine="371" w:firstLineChars="177"/>
        <w:rPr>
          <w:ins w:id="1336" w:author="心痕" w:date="2025-04-30T16:21:08Z"/>
          <w:rFonts w:hint="eastAsia" w:ascii="宋体" w:hAnsi="宋体" w:eastAsia="宋体" w:cs="宋体"/>
          <w:bCs/>
          <w:sz w:val="21"/>
          <w:szCs w:val="21"/>
          <w:rPrChange w:id="1337" w:author="user" w:date="2025-05-13T14:42:35Z">
            <w:rPr>
              <w:ins w:id="1338" w:author="心痕" w:date="2025-04-30T16:21:08Z"/>
              <w:rFonts w:hint="eastAsia" w:ascii="仿宋" w:hAnsi="仿宋" w:eastAsia="仿宋" w:cs="仿宋"/>
              <w:bCs/>
              <w:sz w:val="24"/>
              <w:szCs w:val="24"/>
            </w:rPr>
          </w:rPrChange>
        </w:rPr>
      </w:pPr>
      <w:ins w:id="1339" w:author="心痕" w:date="2025-04-30T16:07:39Z">
        <w:r>
          <w:rPr>
            <w:rFonts w:hint="eastAsia" w:ascii="宋体" w:hAnsi="宋体" w:eastAsia="宋体" w:cs="宋体"/>
            <w:bCs/>
            <w:sz w:val="21"/>
            <w:szCs w:val="21"/>
            <w:rPrChange w:id="1340" w:author="user" w:date="2025-05-13T14:42:35Z">
              <w:rPr>
                <w:rFonts w:hint="eastAsia" w:ascii="仿宋" w:hAnsi="仿宋" w:eastAsia="仿宋" w:cs="仿宋"/>
                <w:bCs/>
                <w:sz w:val="24"/>
                <w:szCs w:val="24"/>
              </w:rPr>
            </w:rPrChange>
          </w:rPr>
          <w:t>提供参数查询接口，支持多条件查询（如品牌、型号、参数范围等）。</w:t>
        </w:r>
      </w:ins>
    </w:p>
    <w:p w14:paraId="60C289E7">
      <w:pPr>
        <w:spacing w:line="360" w:lineRule="auto"/>
        <w:ind w:left="420" w:firstLine="371" w:firstLineChars="177"/>
        <w:rPr>
          <w:ins w:id="1341" w:author="心痕" w:date="2025-04-30T16:07:39Z"/>
          <w:rFonts w:hint="eastAsia" w:ascii="宋体" w:hAnsi="宋体" w:eastAsia="宋体" w:cs="宋体"/>
          <w:bCs/>
          <w:sz w:val="21"/>
          <w:szCs w:val="21"/>
          <w:rPrChange w:id="1342" w:author="user" w:date="2025-05-13T14:42:35Z">
            <w:rPr>
              <w:ins w:id="1343" w:author="心痕" w:date="2025-04-30T16:07:39Z"/>
              <w:rFonts w:hint="eastAsia" w:ascii="仿宋" w:hAnsi="仿宋" w:eastAsia="仿宋" w:cs="仿宋"/>
              <w:bCs/>
              <w:sz w:val="24"/>
              <w:szCs w:val="24"/>
            </w:rPr>
          </w:rPrChange>
        </w:rPr>
      </w:pPr>
      <w:ins w:id="1344" w:author="心痕" w:date="2025-04-30T16:21:08Z">
        <w:r>
          <w:rPr>
            <w:rFonts w:hint="eastAsia" w:ascii="宋体" w:hAnsi="宋体" w:eastAsia="宋体" w:cs="宋体"/>
            <w:bCs/>
            <w:sz w:val="21"/>
            <w:szCs w:val="21"/>
            <w:lang w:val="en-US" w:eastAsia="zh-CN"/>
            <w:rPrChange w:id="1345" w:author="user" w:date="2025-05-13T14:42:35Z">
              <w:rPr>
                <w:rFonts w:hint="eastAsia" w:ascii="仿宋" w:hAnsi="仿宋" w:eastAsia="仿宋" w:cs="仿宋"/>
                <w:bCs/>
                <w:sz w:val="24"/>
                <w:szCs w:val="24"/>
                <w:lang w:val="en-US" w:eastAsia="zh-CN"/>
              </w:rPr>
            </w:rPrChange>
          </w:rPr>
          <w:t>应答：</w:t>
        </w:r>
      </w:ins>
    </w:p>
    <w:p w14:paraId="4DEC83FF">
      <w:pPr>
        <w:pStyle w:val="6"/>
        <w:ind w:firstLine="0"/>
        <w:rPr>
          <w:ins w:id="1346" w:author="心痕" w:date="2025-04-30T16:07:39Z"/>
          <w:rFonts w:hint="eastAsia" w:ascii="宋体" w:hAnsi="宋体" w:eastAsia="宋体" w:cs="宋体"/>
          <w:sz w:val="21"/>
          <w:szCs w:val="21"/>
          <w:rPrChange w:id="1347" w:author="user" w:date="2025-05-13T14:42:35Z">
            <w:rPr>
              <w:ins w:id="1348" w:author="心痕" w:date="2025-04-30T16:07:39Z"/>
            </w:rPr>
          </w:rPrChange>
        </w:rPr>
      </w:pPr>
      <w:ins w:id="1349" w:author="心痕" w:date="2025-04-30T16:07:39Z">
        <w:r>
          <w:rPr>
            <w:rFonts w:hint="eastAsia" w:ascii="宋体" w:hAnsi="宋体" w:eastAsia="宋体" w:cs="宋体"/>
            <w:sz w:val="21"/>
            <w:szCs w:val="21"/>
            <w:rPrChange w:id="1350" w:author="user" w:date="2025-05-13T14:42:35Z">
              <w:rPr>
                <w:rFonts w:hint="eastAsia"/>
              </w:rPr>
            </w:rPrChange>
          </w:rPr>
          <w:t>4.2.8</w:t>
        </w:r>
      </w:ins>
      <w:ins w:id="1351" w:author="心痕" w:date="2025-04-30T16:07:39Z">
        <w:r>
          <w:rPr>
            <w:rFonts w:hint="eastAsia" w:ascii="宋体" w:hAnsi="宋体" w:eastAsia="宋体" w:cs="宋体"/>
            <w:sz w:val="21"/>
            <w:szCs w:val="21"/>
            <w:rPrChange w:id="1352" w:author="user" w:date="2025-05-13T14:42:35Z">
              <w:rPr/>
            </w:rPrChange>
          </w:rPr>
          <w:t xml:space="preserve"> </w:t>
        </w:r>
      </w:ins>
      <w:ins w:id="1353" w:author="心痕" w:date="2025-04-30T16:07:39Z">
        <w:r>
          <w:rPr>
            <w:rFonts w:hint="eastAsia" w:ascii="宋体" w:hAnsi="宋体" w:eastAsia="宋体" w:cs="宋体"/>
            <w:sz w:val="21"/>
            <w:szCs w:val="21"/>
            <w:rPrChange w:id="1354" w:author="user" w:date="2025-05-13T14:42:35Z">
              <w:rPr>
                <w:rFonts w:hint="eastAsia"/>
              </w:rPr>
            </w:rPrChange>
          </w:rPr>
          <w:t>前端展示与交互</w:t>
        </w:r>
      </w:ins>
    </w:p>
    <w:p w14:paraId="0590A1C9">
      <w:pPr>
        <w:spacing w:line="360" w:lineRule="auto"/>
        <w:ind w:left="420" w:firstLine="371" w:firstLineChars="177"/>
        <w:rPr>
          <w:ins w:id="1355" w:author="心痕" w:date="2025-04-30T16:07:39Z"/>
          <w:rFonts w:hint="eastAsia" w:ascii="宋体" w:hAnsi="宋体" w:eastAsia="宋体" w:cs="宋体"/>
          <w:bCs/>
          <w:sz w:val="21"/>
          <w:szCs w:val="21"/>
          <w:rPrChange w:id="1356" w:author="user" w:date="2025-05-13T14:42:35Z">
            <w:rPr>
              <w:ins w:id="1357" w:author="心痕" w:date="2025-04-30T16:07:39Z"/>
              <w:rFonts w:ascii="仿宋" w:hAnsi="仿宋" w:eastAsia="仿宋" w:cs="仿宋"/>
              <w:bCs/>
              <w:sz w:val="24"/>
              <w:szCs w:val="24"/>
            </w:rPr>
          </w:rPrChange>
        </w:rPr>
      </w:pPr>
      <w:ins w:id="1358" w:author="心痕" w:date="2025-04-30T16:07:39Z">
        <w:r>
          <w:rPr>
            <w:rFonts w:hint="eastAsia" w:ascii="宋体" w:hAnsi="宋体" w:eastAsia="宋体" w:cs="宋体"/>
            <w:bCs/>
            <w:sz w:val="21"/>
            <w:szCs w:val="21"/>
            <w:rPrChange w:id="1359" w:author="user" w:date="2025-05-13T14:42:35Z">
              <w:rPr>
                <w:rFonts w:hint="eastAsia" w:ascii="仿宋" w:hAnsi="仿宋" w:eastAsia="仿宋" w:cs="仿宋"/>
                <w:bCs/>
                <w:sz w:val="24"/>
                <w:szCs w:val="24"/>
              </w:rPr>
            </w:rPrChange>
          </w:rPr>
          <w:t>设计用户友好的前端界面，支持销售品图片和详细参数的展示。</w:t>
        </w:r>
      </w:ins>
    </w:p>
    <w:p w14:paraId="189B4ED3">
      <w:pPr>
        <w:spacing w:line="360" w:lineRule="auto"/>
        <w:ind w:left="420" w:firstLine="371" w:firstLineChars="177"/>
        <w:rPr>
          <w:ins w:id="1360" w:author="心痕" w:date="2025-04-30T16:07:39Z"/>
          <w:rFonts w:hint="eastAsia" w:ascii="宋体" w:hAnsi="宋体" w:eastAsia="宋体" w:cs="宋体"/>
          <w:bCs/>
          <w:sz w:val="21"/>
          <w:szCs w:val="21"/>
          <w:rPrChange w:id="1361" w:author="user" w:date="2025-05-13T14:42:35Z">
            <w:rPr>
              <w:ins w:id="1362" w:author="心痕" w:date="2025-04-30T16:07:39Z"/>
              <w:rFonts w:ascii="仿宋" w:hAnsi="仿宋" w:eastAsia="仿宋" w:cs="仿宋"/>
              <w:bCs/>
              <w:sz w:val="24"/>
              <w:szCs w:val="24"/>
            </w:rPr>
          </w:rPrChange>
        </w:rPr>
      </w:pPr>
      <w:ins w:id="1363" w:author="心痕" w:date="2025-04-30T16:07:39Z">
        <w:r>
          <w:rPr>
            <w:rFonts w:hint="eastAsia" w:ascii="宋体" w:hAnsi="宋体" w:eastAsia="宋体" w:cs="宋体"/>
            <w:bCs/>
            <w:sz w:val="21"/>
            <w:szCs w:val="21"/>
            <w:rPrChange w:id="1364" w:author="user" w:date="2025-05-13T14:42:35Z">
              <w:rPr>
                <w:rFonts w:hint="eastAsia" w:ascii="仿宋" w:hAnsi="仿宋" w:eastAsia="仿宋" w:cs="仿宋"/>
                <w:bCs/>
                <w:sz w:val="24"/>
                <w:szCs w:val="24"/>
              </w:rPr>
            </w:rPrChange>
          </w:rPr>
          <w:t>支持多语言展示，满足不同地区用户的需求。</w:t>
        </w:r>
      </w:ins>
    </w:p>
    <w:p w14:paraId="192BADFA">
      <w:pPr>
        <w:spacing w:line="360" w:lineRule="auto"/>
        <w:ind w:left="420" w:firstLine="371" w:firstLineChars="177"/>
        <w:rPr>
          <w:ins w:id="1365" w:author="心痕" w:date="2025-04-30T16:21:11Z"/>
          <w:rFonts w:hint="eastAsia" w:ascii="宋体" w:hAnsi="宋体" w:eastAsia="宋体" w:cs="宋体"/>
          <w:bCs/>
          <w:sz w:val="21"/>
          <w:szCs w:val="21"/>
          <w:rPrChange w:id="1366" w:author="user" w:date="2025-05-13T14:42:35Z">
            <w:rPr>
              <w:ins w:id="1367" w:author="心痕" w:date="2025-04-30T16:21:11Z"/>
              <w:rFonts w:hint="eastAsia" w:ascii="仿宋" w:hAnsi="仿宋" w:eastAsia="仿宋" w:cs="仿宋"/>
              <w:bCs/>
              <w:sz w:val="24"/>
              <w:szCs w:val="24"/>
            </w:rPr>
          </w:rPrChange>
        </w:rPr>
      </w:pPr>
      <w:ins w:id="1368" w:author="心痕" w:date="2025-04-30T16:07:39Z">
        <w:r>
          <w:rPr>
            <w:rFonts w:hint="eastAsia" w:ascii="宋体" w:hAnsi="宋体" w:eastAsia="宋体" w:cs="宋体"/>
            <w:bCs/>
            <w:sz w:val="21"/>
            <w:szCs w:val="21"/>
            <w:rPrChange w:id="1369" w:author="user" w:date="2025-05-13T14:42:35Z">
              <w:rPr>
                <w:rFonts w:hint="eastAsia" w:ascii="仿宋" w:hAnsi="仿宋" w:eastAsia="仿宋" w:cs="仿宋"/>
                <w:bCs/>
                <w:sz w:val="24"/>
                <w:szCs w:val="24"/>
              </w:rPr>
            </w:rPrChange>
          </w:rPr>
          <w:t>提供参数对比功能，支持用户选择多个销售品进行参数对比。</w:t>
        </w:r>
      </w:ins>
    </w:p>
    <w:p w14:paraId="11D7D8C8">
      <w:pPr>
        <w:spacing w:line="360" w:lineRule="auto"/>
        <w:ind w:left="420" w:firstLine="371" w:firstLineChars="177"/>
        <w:rPr>
          <w:ins w:id="1370" w:author="心痕" w:date="2025-04-30T16:07:39Z"/>
          <w:rFonts w:hint="eastAsia" w:ascii="宋体" w:hAnsi="宋体" w:eastAsia="宋体" w:cs="宋体"/>
          <w:bCs/>
          <w:sz w:val="21"/>
          <w:szCs w:val="21"/>
          <w:rPrChange w:id="1371" w:author="user" w:date="2025-05-13T14:42:35Z">
            <w:rPr>
              <w:ins w:id="1372" w:author="心痕" w:date="2025-04-30T16:07:39Z"/>
              <w:rFonts w:hint="eastAsia" w:ascii="仿宋" w:hAnsi="仿宋" w:eastAsia="仿宋" w:cs="仿宋"/>
              <w:bCs/>
              <w:sz w:val="24"/>
              <w:szCs w:val="24"/>
            </w:rPr>
          </w:rPrChange>
        </w:rPr>
      </w:pPr>
      <w:ins w:id="1373" w:author="心痕" w:date="2025-04-30T16:21:11Z">
        <w:r>
          <w:rPr>
            <w:rFonts w:hint="eastAsia" w:ascii="宋体" w:hAnsi="宋体" w:eastAsia="宋体" w:cs="宋体"/>
            <w:bCs/>
            <w:sz w:val="21"/>
            <w:szCs w:val="21"/>
            <w:lang w:val="en-US" w:eastAsia="zh-CN"/>
            <w:rPrChange w:id="1374" w:author="user" w:date="2025-05-13T14:42:35Z">
              <w:rPr>
                <w:rFonts w:hint="eastAsia" w:ascii="仿宋" w:hAnsi="仿宋" w:eastAsia="仿宋" w:cs="仿宋"/>
                <w:bCs/>
                <w:sz w:val="24"/>
                <w:szCs w:val="24"/>
                <w:lang w:val="en-US" w:eastAsia="zh-CN"/>
              </w:rPr>
            </w:rPrChange>
          </w:rPr>
          <w:t>应答：</w:t>
        </w:r>
      </w:ins>
    </w:p>
    <w:p w14:paraId="3BBE0193">
      <w:pPr>
        <w:pStyle w:val="6"/>
        <w:ind w:firstLine="0"/>
        <w:rPr>
          <w:ins w:id="1375" w:author="心痕" w:date="2025-04-30T16:07:39Z"/>
          <w:rFonts w:hint="eastAsia" w:ascii="宋体" w:hAnsi="宋体" w:eastAsia="宋体" w:cs="宋体"/>
          <w:sz w:val="21"/>
          <w:szCs w:val="21"/>
          <w:rPrChange w:id="1376" w:author="user" w:date="2025-05-13T14:42:35Z">
            <w:rPr>
              <w:ins w:id="1377" w:author="心痕" w:date="2025-04-30T16:07:39Z"/>
            </w:rPr>
          </w:rPrChange>
        </w:rPr>
      </w:pPr>
      <w:ins w:id="1378" w:author="心痕" w:date="2025-04-30T16:07:39Z">
        <w:r>
          <w:rPr>
            <w:rFonts w:hint="eastAsia" w:ascii="宋体" w:hAnsi="宋体" w:eastAsia="宋体" w:cs="宋体"/>
            <w:sz w:val="21"/>
            <w:szCs w:val="21"/>
            <w:rPrChange w:id="1379" w:author="user" w:date="2025-05-13T14:42:35Z">
              <w:rPr>
                <w:rFonts w:hint="eastAsia"/>
              </w:rPr>
            </w:rPrChange>
          </w:rPr>
          <w:t>4.2.9</w:t>
        </w:r>
      </w:ins>
      <w:ins w:id="1380" w:author="心痕" w:date="2025-04-30T16:07:39Z">
        <w:r>
          <w:rPr>
            <w:rFonts w:hint="eastAsia" w:ascii="宋体" w:hAnsi="宋体" w:eastAsia="宋体" w:cs="宋体"/>
            <w:sz w:val="21"/>
            <w:szCs w:val="21"/>
            <w:rPrChange w:id="1381" w:author="user" w:date="2025-05-13T14:42:35Z">
              <w:rPr/>
            </w:rPrChange>
          </w:rPr>
          <w:t xml:space="preserve"> </w:t>
        </w:r>
      </w:ins>
      <w:ins w:id="1382" w:author="心痕" w:date="2025-04-30T16:07:39Z">
        <w:r>
          <w:rPr>
            <w:rFonts w:hint="eastAsia" w:ascii="宋体" w:hAnsi="宋体" w:eastAsia="宋体" w:cs="宋体"/>
            <w:sz w:val="21"/>
            <w:szCs w:val="21"/>
            <w:rPrChange w:id="1383" w:author="user" w:date="2025-05-13T14:42:35Z">
              <w:rPr>
                <w:rFonts w:hint="eastAsia"/>
              </w:rPr>
            </w:rPrChange>
          </w:rPr>
          <w:t>数据接口开发</w:t>
        </w:r>
      </w:ins>
    </w:p>
    <w:p w14:paraId="034F2F42">
      <w:pPr>
        <w:spacing w:line="360" w:lineRule="auto"/>
        <w:ind w:left="420" w:firstLine="371" w:firstLineChars="177"/>
        <w:rPr>
          <w:ins w:id="1384" w:author="心痕" w:date="2025-04-30T16:07:39Z"/>
          <w:rFonts w:hint="eastAsia" w:ascii="宋体" w:hAnsi="宋体" w:eastAsia="宋体" w:cs="宋体"/>
          <w:bCs/>
          <w:sz w:val="21"/>
          <w:szCs w:val="21"/>
          <w:rPrChange w:id="1385" w:author="user" w:date="2025-05-13T14:42:35Z">
            <w:rPr>
              <w:ins w:id="1386" w:author="心痕" w:date="2025-04-30T16:07:39Z"/>
              <w:rFonts w:ascii="仿宋" w:hAnsi="仿宋" w:eastAsia="仿宋" w:cs="仿宋"/>
              <w:bCs/>
              <w:sz w:val="24"/>
              <w:szCs w:val="24"/>
            </w:rPr>
          </w:rPrChange>
        </w:rPr>
      </w:pPr>
      <w:ins w:id="1387" w:author="心痕" w:date="2025-04-30T16:07:39Z">
        <w:r>
          <w:rPr>
            <w:rFonts w:hint="eastAsia" w:ascii="宋体" w:hAnsi="宋体" w:eastAsia="宋体" w:cs="宋体"/>
            <w:bCs/>
            <w:sz w:val="21"/>
            <w:szCs w:val="21"/>
            <w:rPrChange w:id="1388" w:author="user" w:date="2025-05-13T14:42:35Z">
              <w:rPr>
                <w:rFonts w:hint="eastAsia" w:ascii="仿宋" w:hAnsi="仿宋" w:eastAsia="仿宋" w:cs="仿宋"/>
                <w:bCs/>
                <w:sz w:val="24"/>
                <w:szCs w:val="24"/>
              </w:rPr>
            </w:rPrChange>
          </w:rPr>
          <w:t>开发与数据库交互的数据接口，确保前后端数据通信的高效性和稳定性。</w:t>
        </w:r>
      </w:ins>
    </w:p>
    <w:p w14:paraId="0FD4BC10">
      <w:pPr>
        <w:spacing w:line="360" w:lineRule="auto"/>
        <w:ind w:left="420" w:firstLine="371" w:firstLineChars="177"/>
        <w:rPr>
          <w:ins w:id="1389" w:author="心痕" w:date="2025-04-30T16:07:39Z"/>
          <w:rFonts w:hint="eastAsia" w:ascii="宋体" w:hAnsi="宋体" w:eastAsia="宋体" w:cs="宋体"/>
          <w:bCs/>
          <w:sz w:val="21"/>
          <w:szCs w:val="21"/>
          <w:rPrChange w:id="1390" w:author="user" w:date="2025-05-13T14:42:35Z">
            <w:rPr>
              <w:ins w:id="1391" w:author="心痕" w:date="2025-04-30T16:07:39Z"/>
              <w:rFonts w:ascii="仿宋" w:hAnsi="仿宋" w:eastAsia="仿宋" w:cs="仿宋"/>
              <w:bCs/>
              <w:sz w:val="24"/>
              <w:szCs w:val="24"/>
            </w:rPr>
          </w:rPrChange>
        </w:rPr>
      </w:pPr>
      <w:ins w:id="1392" w:author="心痕" w:date="2025-04-30T16:07:39Z">
        <w:r>
          <w:rPr>
            <w:rFonts w:hint="eastAsia" w:ascii="宋体" w:hAnsi="宋体" w:eastAsia="宋体" w:cs="宋体"/>
            <w:bCs/>
            <w:sz w:val="21"/>
            <w:szCs w:val="21"/>
            <w:rPrChange w:id="1393" w:author="user" w:date="2025-05-13T14:42:35Z">
              <w:rPr>
                <w:rFonts w:hint="eastAsia" w:ascii="仿宋" w:hAnsi="仿宋" w:eastAsia="仿宋" w:cs="仿宋"/>
                <w:bCs/>
                <w:sz w:val="24"/>
                <w:szCs w:val="24"/>
              </w:rPr>
            </w:rPrChange>
          </w:rPr>
          <w:t>提供API文档，方便前端开发人员调用接口。</w:t>
        </w:r>
      </w:ins>
    </w:p>
    <w:p w14:paraId="6F3F776C">
      <w:pPr>
        <w:spacing w:line="360" w:lineRule="auto"/>
        <w:ind w:left="420" w:firstLine="371" w:firstLineChars="177"/>
        <w:rPr>
          <w:ins w:id="1394" w:author="心痕" w:date="2025-04-30T16:21:15Z"/>
          <w:rFonts w:hint="eastAsia" w:ascii="宋体" w:hAnsi="宋体" w:eastAsia="宋体" w:cs="宋体"/>
          <w:bCs/>
          <w:sz w:val="21"/>
          <w:szCs w:val="21"/>
          <w:rPrChange w:id="1395" w:author="user" w:date="2025-05-13T14:42:35Z">
            <w:rPr>
              <w:ins w:id="1396" w:author="心痕" w:date="2025-04-30T16:21:15Z"/>
              <w:rFonts w:hint="eastAsia" w:ascii="仿宋" w:hAnsi="仿宋" w:eastAsia="仿宋" w:cs="仿宋"/>
              <w:bCs/>
              <w:sz w:val="24"/>
              <w:szCs w:val="24"/>
            </w:rPr>
          </w:rPrChange>
        </w:rPr>
      </w:pPr>
      <w:ins w:id="1397" w:author="心痕" w:date="2025-04-30T16:07:39Z">
        <w:r>
          <w:rPr>
            <w:rFonts w:hint="eastAsia" w:ascii="宋体" w:hAnsi="宋体" w:eastAsia="宋体" w:cs="宋体"/>
            <w:bCs/>
            <w:sz w:val="21"/>
            <w:szCs w:val="21"/>
            <w:rPrChange w:id="1398" w:author="user" w:date="2025-05-13T14:42:35Z">
              <w:rPr>
                <w:rFonts w:hint="eastAsia" w:ascii="仿宋" w:hAnsi="仿宋" w:eastAsia="仿宋" w:cs="仿宋"/>
                <w:bCs/>
                <w:sz w:val="24"/>
                <w:szCs w:val="24"/>
              </w:rPr>
            </w:rPrChange>
          </w:rPr>
          <w:t>支持接口的安全认证，防止未授权访问。</w:t>
        </w:r>
      </w:ins>
    </w:p>
    <w:p w14:paraId="07B5F7C4">
      <w:pPr>
        <w:spacing w:line="360" w:lineRule="auto"/>
        <w:ind w:left="420" w:firstLine="371" w:firstLineChars="177"/>
        <w:rPr>
          <w:ins w:id="1399" w:author="心痕" w:date="2025-04-30T16:07:39Z"/>
          <w:rFonts w:hint="eastAsia" w:ascii="宋体" w:hAnsi="宋体" w:eastAsia="宋体" w:cs="宋体"/>
          <w:bCs/>
          <w:sz w:val="21"/>
          <w:szCs w:val="21"/>
          <w:rPrChange w:id="1400" w:author="user" w:date="2025-05-13T14:42:35Z">
            <w:rPr>
              <w:ins w:id="1401" w:author="心痕" w:date="2025-04-30T16:07:39Z"/>
              <w:rFonts w:hint="eastAsia" w:ascii="仿宋" w:hAnsi="仿宋" w:eastAsia="仿宋" w:cs="仿宋"/>
              <w:bCs/>
              <w:sz w:val="24"/>
              <w:szCs w:val="24"/>
            </w:rPr>
          </w:rPrChange>
        </w:rPr>
      </w:pPr>
      <w:ins w:id="1402" w:author="心痕" w:date="2025-04-30T16:21:15Z">
        <w:r>
          <w:rPr>
            <w:rFonts w:hint="eastAsia" w:ascii="宋体" w:hAnsi="宋体" w:eastAsia="宋体" w:cs="宋体"/>
            <w:bCs/>
            <w:sz w:val="21"/>
            <w:szCs w:val="21"/>
            <w:lang w:val="en-US" w:eastAsia="zh-CN"/>
            <w:rPrChange w:id="1403" w:author="user" w:date="2025-05-13T14:42:35Z">
              <w:rPr>
                <w:rFonts w:hint="eastAsia" w:ascii="仿宋" w:hAnsi="仿宋" w:eastAsia="仿宋" w:cs="仿宋"/>
                <w:bCs/>
                <w:sz w:val="24"/>
                <w:szCs w:val="24"/>
                <w:lang w:val="en-US" w:eastAsia="zh-CN"/>
              </w:rPr>
            </w:rPrChange>
          </w:rPr>
          <w:t>应答：</w:t>
        </w:r>
      </w:ins>
    </w:p>
    <w:p w14:paraId="70D55142">
      <w:pPr>
        <w:pStyle w:val="6"/>
        <w:ind w:firstLine="0"/>
        <w:rPr>
          <w:ins w:id="1404" w:author="心痕" w:date="2025-04-30T16:07:39Z"/>
          <w:rFonts w:hint="eastAsia" w:ascii="宋体" w:hAnsi="宋体" w:eastAsia="宋体" w:cs="宋体"/>
          <w:sz w:val="21"/>
          <w:szCs w:val="21"/>
          <w:rPrChange w:id="1405" w:author="user" w:date="2025-05-13T14:42:35Z">
            <w:rPr>
              <w:ins w:id="1406" w:author="心痕" w:date="2025-04-30T16:07:39Z"/>
            </w:rPr>
          </w:rPrChange>
        </w:rPr>
      </w:pPr>
      <w:ins w:id="1407" w:author="心痕" w:date="2025-04-30T16:07:39Z">
        <w:r>
          <w:rPr>
            <w:rFonts w:hint="eastAsia" w:ascii="宋体" w:hAnsi="宋体" w:eastAsia="宋体" w:cs="宋体"/>
            <w:sz w:val="21"/>
            <w:szCs w:val="21"/>
            <w:rPrChange w:id="1408" w:author="user" w:date="2025-05-13T14:42:35Z">
              <w:rPr>
                <w:rFonts w:hint="eastAsia"/>
              </w:rPr>
            </w:rPrChange>
          </w:rPr>
          <w:t>4.2.10</w:t>
        </w:r>
      </w:ins>
      <w:ins w:id="1409" w:author="心痕" w:date="2025-04-30T16:07:39Z">
        <w:r>
          <w:rPr>
            <w:rFonts w:hint="eastAsia" w:ascii="宋体" w:hAnsi="宋体" w:eastAsia="宋体" w:cs="宋体"/>
            <w:sz w:val="21"/>
            <w:szCs w:val="21"/>
            <w:rPrChange w:id="1410" w:author="user" w:date="2025-05-13T14:42:35Z">
              <w:rPr/>
            </w:rPrChange>
          </w:rPr>
          <w:t xml:space="preserve"> </w:t>
        </w:r>
      </w:ins>
      <w:ins w:id="1411" w:author="心痕" w:date="2025-04-30T16:07:39Z">
        <w:r>
          <w:rPr>
            <w:rFonts w:hint="eastAsia" w:ascii="宋体" w:hAnsi="宋体" w:eastAsia="宋体" w:cs="宋体"/>
            <w:sz w:val="21"/>
            <w:szCs w:val="21"/>
            <w:rPrChange w:id="1412" w:author="user" w:date="2025-05-13T14:42:35Z">
              <w:rPr>
                <w:rFonts w:hint="eastAsia"/>
              </w:rPr>
            </w:rPrChange>
          </w:rPr>
          <w:t>历史版本追溯与数据可视化</w:t>
        </w:r>
      </w:ins>
    </w:p>
    <w:p w14:paraId="429B47E3">
      <w:pPr>
        <w:spacing w:line="360" w:lineRule="auto"/>
        <w:ind w:left="420" w:firstLine="371" w:firstLineChars="177"/>
        <w:rPr>
          <w:ins w:id="1413" w:author="心痕" w:date="2025-04-30T16:07:39Z"/>
          <w:rFonts w:hint="eastAsia" w:ascii="宋体" w:hAnsi="宋体" w:eastAsia="宋体" w:cs="宋体"/>
          <w:bCs/>
          <w:sz w:val="21"/>
          <w:szCs w:val="21"/>
          <w:rPrChange w:id="1414" w:author="user" w:date="2025-05-13T14:42:35Z">
            <w:rPr>
              <w:ins w:id="1415" w:author="心痕" w:date="2025-04-30T16:07:39Z"/>
              <w:rFonts w:ascii="仿宋" w:hAnsi="仿宋" w:eastAsia="仿宋" w:cs="仿宋"/>
              <w:bCs/>
              <w:sz w:val="24"/>
              <w:szCs w:val="24"/>
            </w:rPr>
          </w:rPrChange>
        </w:rPr>
      </w:pPr>
      <w:ins w:id="1416" w:author="心痕" w:date="2025-04-30T16:07:39Z">
        <w:r>
          <w:rPr>
            <w:rFonts w:hint="eastAsia" w:ascii="宋体" w:hAnsi="宋体" w:eastAsia="宋体" w:cs="宋体"/>
            <w:bCs/>
            <w:sz w:val="21"/>
            <w:szCs w:val="21"/>
            <w:rPrChange w:id="1417" w:author="user" w:date="2025-05-13T14:42:35Z">
              <w:rPr>
                <w:rFonts w:hint="eastAsia" w:ascii="仿宋" w:hAnsi="仿宋" w:eastAsia="仿宋" w:cs="仿宋"/>
                <w:bCs/>
                <w:sz w:val="24"/>
                <w:szCs w:val="24"/>
              </w:rPr>
            </w:rPrChange>
          </w:rPr>
          <w:t>提供销售品参数的历史版本追溯功能，方便用户查看变更记录。</w:t>
        </w:r>
      </w:ins>
    </w:p>
    <w:p w14:paraId="5A21B37E">
      <w:pPr>
        <w:spacing w:line="360" w:lineRule="auto"/>
        <w:ind w:left="420" w:firstLine="371" w:firstLineChars="177"/>
        <w:rPr>
          <w:ins w:id="1418" w:author="心痕" w:date="2025-04-30T16:21:17Z"/>
          <w:rFonts w:hint="eastAsia" w:ascii="宋体" w:hAnsi="宋体" w:eastAsia="宋体" w:cs="宋体"/>
          <w:bCs/>
          <w:sz w:val="21"/>
          <w:szCs w:val="21"/>
          <w:rPrChange w:id="1419" w:author="user" w:date="2025-05-13T14:42:35Z">
            <w:rPr>
              <w:ins w:id="1420" w:author="心痕" w:date="2025-04-30T16:21:17Z"/>
              <w:rFonts w:hint="eastAsia" w:ascii="仿宋" w:hAnsi="仿宋" w:eastAsia="仿宋" w:cs="仿宋"/>
              <w:bCs/>
              <w:sz w:val="24"/>
              <w:szCs w:val="24"/>
            </w:rPr>
          </w:rPrChange>
        </w:rPr>
      </w:pPr>
      <w:ins w:id="1421" w:author="心痕" w:date="2025-04-30T16:07:39Z">
        <w:r>
          <w:rPr>
            <w:rFonts w:hint="eastAsia" w:ascii="宋体" w:hAnsi="宋体" w:eastAsia="宋体" w:cs="宋体"/>
            <w:bCs/>
            <w:sz w:val="21"/>
            <w:szCs w:val="21"/>
            <w:rPrChange w:id="1422" w:author="user" w:date="2025-05-13T14:42:35Z">
              <w:rPr>
                <w:rFonts w:hint="eastAsia" w:ascii="仿宋" w:hAnsi="仿宋" w:eastAsia="仿宋" w:cs="仿宋"/>
                <w:bCs/>
                <w:sz w:val="24"/>
                <w:szCs w:val="24"/>
              </w:rPr>
            </w:rPrChange>
          </w:rPr>
          <w:t>支持数据可视化展示，如参数对比图表、销售品热度图等。</w:t>
        </w:r>
      </w:ins>
    </w:p>
    <w:p w14:paraId="5E9F01C6">
      <w:pPr>
        <w:spacing w:line="360" w:lineRule="auto"/>
        <w:ind w:left="420" w:firstLine="371" w:firstLineChars="177"/>
        <w:rPr>
          <w:ins w:id="1423" w:author="心痕" w:date="2025-05-09T17:47:30Z"/>
          <w:rFonts w:hint="eastAsia" w:ascii="宋体" w:hAnsi="宋体" w:eastAsia="宋体" w:cs="宋体"/>
          <w:bCs/>
          <w:sz w:val="21"/>
          <w:szCs w:val="21"/>
          <w:lang w:val="en-US" w:eastAsia="zh-CN"/>
          <w:rPrChange w:id="1424" w:author="user" w:date="2025-05-13T14:42:35Z">
            <w:rPr>
              <w:ins w:id="1425" w:author="心痕" w:date="2025-05-09T17:47:30Z"/>
              <w:rFonts w:hint="eastAsia" w:ascii="仿宋" w:hAnsi="仿宋" w:eastAsia="仿宋" w:cs="仿宋"/>
              <w:bCs/>
              <w:sz w:val="24"/>
              <w:szCs w:val="24"/>
              <w:lang w:val="en-US" w:eastAsia="zh-CN"/>
            </w:rPr>
          </w:rPrChange>
        </w:rPr>
      </w:pPr>
      <w:ins w:id="1426" w:author="心痕" w:date="2025-04-30T16:21:17Z">
        <w:r>
          <w:rPr>
            <w:rFonts w:hint="eastAsia" w:ascii="宋体" w:hAnsi="宋体" w:eastAsia="宋体" w:cs="宋体"/>
            <w:bCs/>
            <w:sz w:val="21"/>
            <w:szCs w:val="21"/>
            <w:lang w:val="en-US" w:eastAsia="zh-CN"/>
            <w:rPrChange w:id="1427" w:author="user" w:date="2025-05-13T14:42:35Z">
              <w:rPr>
                <w:rFonts w:hint="eastAsia" w:ascii="仿宋" w:hAnsi="仿宋" w:eastAsia="仿宋" w:cs="仿宋"/>
                <w:bCs/>
                <w:sz w:val="24"/>
                <w:szCs w:val="24"/>
                <w:lang w:val="en-US" w:eastAsia="zh-CN"/>
              </w:rPr>
            </w:rPrChange>
          </w:rPr>
          <w:t>应答：</w:t>
        </w:r>
      </w:ins>
    </w:p>
    <w:p w14:paraId="7F8CB474">
      <w:pPr>
        <w:pStyle w:val="2"/>
        <w:rPr>
          <w:ins w:id="1428" w:author="心痕" w:date="2025-05-09T17:47:31Z"/>
          <w:rFonts w:hint="eastAsia" w:ascii="宋体" w:hAnsi="宋体" w:eastAsia="宋体" w:cs="宋体"/>
          <w:bCs/>
          <w:sz w:val="21"/>
          <w:szCs w:val="21"/>
          <w:lang w:val="en-US" w:eastAsia="zh-CN"/>
          <w:rPrChange w:id="1429" w:author="user" w:date="2025-05-13T14:42:35Z">
            <w:rPr>
              <w:ins w:id="1430" w:author="心痕" w:date="2025-05-09T17:47:31Z"/>
              <w:rFonts w:hint="eastAsia" w:ascii="仿宋" w:hAnsi="仿宋" w:eastAsia="仿宋" w:cs="仿宋"/>
              <w:bCs/>
              <w:sz w:val="24"/>
              <w:szCs w:val="24"/>
              <w:lang w:val="en-US" w:eastAsia="zh-CN"/>
            </w:rPr>
          </w:rPrChange>
        </w:rPr>
      </w:pPr>
    </w:p>
    <w:p w14:paraId="4BA7AAFE">
      <w:pPr>
        <w:pStyle w:val="6"/>
        <w:ind w:firstLine="0"/>
        <w:rPr>
          <w:ins w:id="1431" w:author="心痕" w:date="2025-05-09T17:47:32Z"/>
          <w:rFonts w:hint="eastAsia" w:ascii="宋体" w:hAnsi="宋体" w:eastAsia="宋体" w:cs="宋体"/>
          <w:bCs/>
          <w:sz w:val="21"/>
          <w:szCs w:val="21"/>
          <w:lang w:val="en-US" w:eastAsia="zh-CN"/>
          <w:rPrChange w:id="1432" w:author="user" w:date="2025-05-13T14:42:35Z">
            <w:rPr>
              <w:ins w:id="1433" w:author="心痕" w:date="2025-05-09T17:47:32Z"/>
              <w:rFonts w:hint="eastAsia" w:ascii="Times New Roman" w:hAnsi="Times New Roman" w:eastAsia="仿宋" w:cs="Times New Roman"/>
              <w:bCs/>
              <w:sz w:val="24"/>
              <w:szCs w:val="32"/>
              <w:lang w:val="en-US" w:eastAsia="zh-CN"/>
            </w:rPr>
          </w:rPrChange>
        </w:rPr>
      </w:pPr>
      <w:ins w:id="1434" w:author="心痕" w:date="2025-05-09T17:48:20Z">
        <w:r>
          <w:rPr>
            <w:rFonts w:hint="eastAsia" w:ascii="宋体" w:hAnsi="宋体" w:eastAsia="宋体" w:cs="宋体"/>
            <w:sz w:val="21"/>
            <w:szCs w:val="21"/>
            <w:rPrChange w:id="1435" w:author="user" w:date="2025-05-13T14:42:35Z">
              <w:rPr>
                <w:rFonts w:hint="eastAsia" w:ascii="微软雅黑" w:hAnsi="微软雅黑" w:eastAsia="微软雅黑" w:cs="微软雅黑"/>
                <w:sz w:val="24"/>
                <w:szCs w:val="24"/>
              </w:rPr>
            </w:rPrChange>
          </w:rPr>
          <w:t>★</w:t>
        </w:r>
      </w:ins>
      <w:ins w:id="1436" w:author="心痕" w:date="2025-05-09T17:47:32Z">
        <w:r>
          <w:rPr>
            <w:rFonts w:hint="eastAsia" w:ascii="宋体" w:hAnsi="宋体" w:eastAsia="宋体" w:cs="宋体"/>
            <w:bCs/>
            <w:sz w:val="21"/>
            <w:szCs w:val="21"/>
            <w:lang w:val="en-US" w:eastAsia="zh-CN"/>
            <w:rPrChange w:id="1437" w:author="user" w:date="2025-05-13T14:42:35Z">
              <w:rPr>
                <w:rFonts w:hint="eastAsia" w:ascii="Times New Roman" w:hAnsi="Times New Roman" w:eastAsia="仿宋" w:cs="Times New Roman"/>
                <w:bCs/>
                <w:sz w:val="24"/>
                <w:szCs w:val="32"/>
                <w:lang w:val="en-US" w:eastAsia="zh-CN"/>
              </w:rPr>
            </w:rPrChange>
          </w:rPr>
          <w:t>4.2.11 知识数据库构建与管理能力</w:t>
        </w:r>
      </w:ins>
    </w:p>
    <w:p w14:paraId="5B78A3C0">
      <w:pPr>
        <w:spacing w:line="360" w:lineRule="auto"/>
        <w:ind w:left="420" w:firstLine="371" w:firstLineChars="177"/>
        <w:rPr>
          <w:ins w:id="1438" w:author="心痕" w:date="2025-05-09T17:47:32Z"/>
          <w:rFonts w:hint="eastAsia" w:ascii="宋体" w:hAnsi="宋体" w:eastAsia="宋体" w:cs="宋体"/>
          <w:bCs/>
          <w:sz w:val="21"/>
          <w:szCs w:val="21"/>
          <w:lang w:val="en-US" w:eastAsia="zh-CN"/>
          <w:rPrChange w:id="1439" w:author="user" w:date="2025-05-13T14:42:35Z">
            <w:rPr>
              <w:ins w:id="1440" w:author="心痕" w:date="2025-05-09T17:47:32Z"/>
              <w:rFonts w:hint="eastAsia" w:ascii="仿宋" w:hAnsi="仿宋" w:eastAsia="仿宋" w:cs="仿宋"/>
              <w:bCs/>
              <w:sz w:val="24"/>
              <w:szCs w:val="24"/>
              <w:lang w:val="en-US" w:eastAsia="zh-CN"/>
            </w:rPr>
          </w:rPrChange>
        </w:rPr>
      </w:pPr>
      <w:ins w:id="1441" w:author="心痕" w:date="2025-05-09T17:47:32Z">
        <w:r>
          <w:rPr>
            <w:rFonts w:hint="eastAsia" w:ascii="宋体" w:hAnsi="宋体" w:eastAsia="宋体" w:cs="宋体"/>
            <w:bCs/>
            <w:sz w:val="21"/>
            <w:szCs w:val="21"/>
            <w:lang w:val="en-US" w:eastAsia="zh-CN"/>
            <w:rPrChange w:id="1442" w:author="user" w:date="2025-05-13T14:42:35Z">
              <w:rPr>
                <w:rFonts w:hint="eastAsia" w:ascii="仿宋" w:hAnsi="仿宋" w:eastAsia="仿宋" w:cs="仿宋"/>
                <w:bCs/>
                <w:sz w:val="24"/>
                <w:szCs w:val="24"/>
                <w:lang w:val="en-US" w:eastAsia="zh-CN"/>
              </w:rPr>
            </w:rPrChange>
          </w:rPr>
          <w:t>建立多源数据整合方法，覆盖电信业务场景的客户数据、产品数据等异构数据源，实现统一知识库构建。</w:t>
        </w:r>
      </w:ins>
    </w:p>
    <w:p w14:paraId="108B705D">
      <w:pPr>
        <w:spacing w:line="360" w:lineRule="auto"/>
        <w:ind w:left="420" w:firstLine="371" w:firstLineChars="177"/>
        <w:rPr>
          <w:ins w:id="1443" w:author="心痕" w:date="2025-05-09T17:47:32Z"/>
          <w:rFonts w:hint="eastAsia" w:ascii="宋体" w:hAnsi="宋体" w:eastAsia="宋体" w:cs="宋体"/>
          <w:bCs/>
          <w:sz w:val="21"/>
          <w:szCs w:val="21"/>
          <w:lang w:val="en-US" w:eastAsia="zh-CN"/>
          <w:rPrChange w:id="1444" w:author="user" w:date="2025-05-13T14:42:35Z">
            <w:rPr>
              <w:ins w:id="1445" w:author="心痕" w:date="2025-05-09T17:47:32Z"/>
              <w:rFonts w:hint="eastAsia" w:ascii="仿宋" w:hAnsi="仿宋" w:eastAsia="仿宋" w:cs="仿宋"/>
              <w:bCs/>
              <w:sz w:val="24"/>
              <w:szCs w:val="24"/>
              <w:lang w:val="en-US" w:eastAsia="zh-CN"/>
            </w:rPr>
          </w:rPrChange>
        </w:rPr>
      </w:pPr>
      <w:ins w:id="1446" w:author="心痕" w:date="2025-05-09T17:47:32Z">
        <w:r>
          <w:rPr>
            <w:rFonts w:hint="eastAsia" w:ascii="宋体" w:hAnsi="宋体" w:eastAsia="宋体" w:cs="宋体"/>
            <w:bCs/>
            <w:sz w:val="21"/>
            <w:szCs w:val="21"/>
            <w:lang w:val="en-US" w:eastAsia="zh-CN"/>
            <w:rPrChange w:id="1447" w:author="user" w:date="2025-05-13T14:42:35Z">
              <w:rPr>
                <w:rFonts w:hint="eastAsia" w:ascii="仿宋" w:hAnsi="仿宋" w:eastAsia="仿宋" w:cs="仿宋"/>
                <w:bCs/>
                <w:sz w:val="24"/>
                <w:szCs w:val="24"/>
                <w:lang w:val="en-US" w:eastAsia="zh-CN"/>
              </w:rPr>
            </w:rPrChange>
          </w:rPr>
          <w:t>构建动态更新机制，支持实时数据流接入与批量数据更新，保障业务知识库时效性。</w:t>
        </w:r>
      </w:ins>
    </w:p>
    <w:p w14:paraId="38657ED5">
      <w:pPr>
        <w:spacing w:line="360" w:lineRule="auto"/>
        <w:ind w:left="420" w:firstLine="371" w:firstLineChars="177"/>
        <w:rPr>
          <w:ins w:id="1448" w:author="心痕" w:date="2025-04-30T16:07:39Z"/>
          <w:rFonts w:hint="eastAsia" w:ascii="宋体" w:hAnsi="宋体" w:eastAsia="宋体" w:cs="宋体"/>
          <w:bCs/>
          <w:sz w:val="21"/>
          <w:szCs w:val="21"/>
          <w:lang w:val="en-US" w:eastAsia="zh-CN"/>
          <w:rPrChange w:id="1449" w:author="user" w:date="2025-05-13T14:42:35Z">
            <w:rPr>
              <w:ins w:id="1450" w:author="心痕" w:date="2025-04-30T16:07:39Z"/>
              <w:rFonts w:hint="eastAsia" w:ascii="仿宋" w:hAnsi="仿宋" w:eastAsia="仿宋" w:cs="仿宋"/>
              <w:bCs/>
              <w:sz w:val="24"/>
              <w:szCs w:val="24"/>
              <w:lang w:val="en-US" w:eastAsia="zh-CN"/>
            </w:rPr>
          </w:rPrChange>
        </w:rPr>
      </w:pPr>
      <w:ins w:id="1451" w:author="心痕" w:date="2025-05-09T17:47:32Z">
        <w:r>
          <w:rPr>
            <w:rFonts w:hint="eastAsia" w:ascii="宋体" w:hAnsi="宋体" w:eastAsia="宋体" w:cs="宋体"/>
            <w:bCs/>
            <w:sz w:val="21"/>
            <w:szCs w:val="21"/>
            <w:lang w:val="en-US" w:eastAsia="zh-CN"/>
            <w:rPrChange w:id="1452" w:author="user" w:date="2025-05-13T14:42:35Z">
              <w:rPr>
                <w:rFonts w:hint="eastAsia" w:ascii="仿宋" w:hAnsi="仿宋" w:eastAsia="仿宋" w:cs="仿宋"/>
                <w:bCs/>
                <w:sz w:val="24"/>
                <w:szCs w:val="24"/>
                <w:lang w:val="en-US" w:eastAsia="zh-CN"/>
              </w:rPr>
            </w:rPrChange>
          </w:rPr>
          <w:t>制定标准化字段字典及表设计方案，适配电信业务全链路数据管理需求。</w:t>
        </w:r>
      </w:ins>
    </w:p>
    <w:p w14:paraId="4C3950DC">
      <w:pPr>
        <w:ind w:left="420" w:firstLine="371" w:firstLineChars="177"/>
        <w:rPr>
          <w:ins w:id="1453" w:author="吴睿斌" w:date="2024-11-15T10:51:48Z"/>
          <w:rFonts w:hint="eastAsia" w:ascii="宋体" w:hAnsi="宋体" w:eastAsia="宋体" w:cs="宋体"/>
          <w:bCs/>
          <w:sz w:val="21"/>
          <w:szCs w:val="21"/>
          <w:rPrChange w:id="1454" w:author="user" w:date="2025-05-13T14:42:35Z">
            <w:rPr>
              <w:ins w:id="1455" w:author="吴睿斌" w:date="2024-11-15T10:51:48Z"/>
              <w:rFonts w:hint="eastAsia" w:ascii="仿宋" w:hAnsi="仿宋" w:eastAsia="仿宋" w:cs="仿宋"/>
              <w:bCs/>
              <w:sz w:val="24"/>
              <w:szCs w:val="24"/>
            </w:rPr>
          </w:rPrChange>
        </w:rPr>
      </w:pPr>
    </w:p>
    <w:p w14:paraId="59EFD56B">
      <w:pPr>
        <w:pStyle w:val="5"/>
        <w:ind w:firstLine="482"/>
        <w:rPr>
          <w:ins w:id="1456" w:author="心痕" w:date="2025-04-30T16:09:41Z"/>
          <w:rFonts w:hint="eastAsia" w:ascii="宋体" w:hAnsi="宋体" w:eastAsia="宋体" w:cs="宋体"/>
          <w:sz w:val="21"/>
          <w:szCs w:val="21"/>
          <w:rPrChange w:id="1457" w:author="user" w:date="2025-05-13T14:42:35Z">
            <w:rPr>
              <w:ins w:id="1458" w:author="心痕" w:date="2025-04-30T16:09:41Z"/>
            </w:rPr>
          </w:rPrChange>
        </w:rPr>
      </w:pPr>
      <w:ins w:id="1459" w:author="心痕" w:date="2025-04-30T16:09:41Z">
        <w:r>
          <w:rPr>
            <w:rFonts w:hint="eastAsia" w:ascii="宋体" w:hAnsi="宋体" w:eastAsia="宋体" w:cs="宋体"/>
            <w:sz w:val="21"/>
            <w:szCs w:val="21"/>
            <w:rPrChange w:id="1460" w:author="user" w:date="2025-05-13T14:42:35Z">
              <w:rPr>
                <w:rFonts w:hint="eastAsia"/>
              </w:rPr>
            </w:rPrChange>
          </w:rPr>
          <w:t>4.3 营销政策管理</w:t>
        </w:r>
      </w:ins>
    </w:p>
    <w:p w14:paraId="60DB523F">
      <w:pPr>
        <w:pStyle w:val="6"/>
        <w:ind w:firstLine="0"/>
        <w:rPr>
          <w:ins w:id="1461" w:author="心痕" w:date="2025-04-30T16:09:41Z"/>
          <w:rFonts w:hint="eastAsia" w:ascii="宋体" w:hAnsi="宋体" w:eastAsia="宋体" w:cs="宋体"/>
          <w:sz w:val="21"/>
          <w:szCs w:val="21"/>
          <w:rPrChange w:id="1462" w:author="user" w:date="2025-05-13T14:42:35Z">
            <w:rPr>
              <w:ins w:id="1463" w:author="心痕" w:date="2025-04-30T16:09:41Z"/>
            </w:rPr>
          </w:rPrChange>
        </w:rPr>
      </w:pPr>
      <w:ins w:id="1464" w:author="心痕" w:date="2025-04-30T16:09:41Z">
        <w:r>
          <w:rPr>
            <w:rFonts w:hint="eastAsia" w:ascii="宋体" w:hAnsi="宋体" w:eastAsia="宋体" w:cs="宋体"/>
            <w:sz w:val="21"/>
            <w:szCs w:val="21"/>
            <w:rPrChange w:id="1465" w:author="user" w:date="2025-05-13T14:42:35Z">
              <w:rPr>
                <w:rFonts w:hint="eastAsia"/>
              </w:rPr>
            </w:rPrChange>
          </w:rPr>
          <w:t>4.3.1 需求分析与规划</w:t>
        </w:r>
      </w:ins>
    </w:p>
    <w:p w14:paraId="58EF15B3">
      <w:pPr>
        <w:spacing w:line="360" w:lineRule="auto"/>
        <w:ind w:left="420" w:firstLine="371" w:firstLineChars="177"/>
        <w:rPr>
          <w:ins w:id="1466" w:author="心痕" w:date="2025-04-30T16:09:41Z"/>
          <w:rFonts w:hint="eastAsia" w:ascii="宋体" w:hAnsi="宋体" w:eastAsia="宋体" w:cs="宋体"/>
          <w:bCs/>
          <w:sz w:val="21"/>
          <w:szCs w:val="21"/>
          <w:rPrChange w:id="1467" w:author="user" w:date="2025-05-13T14:42:35Z">
            <w:rPr>
              <w:ins w:id="1468" w:author="心痕" w:date="2025-04-30T16:09:41Z"/>
              <w:rFonts w:ascii="仿宋" w:hAnsi="仿宋" w:eastAsia="仿宋" w:cs="仿宋"/>
              <w:bCs/>
              <w:sz w:val="24"/>
              <w:szCs w:val="24"/>
            </w:rPr>
          </w:rPrChange>
        </w:rPr>
      </w:pPr>
      <w:ins w:id="1469" w:author="心痕" w:date="2025-04-30T16:09:41Z">
        <w:r>
          <w:rPr>
            <w:rFonts w:hint="eastAsia" w:ascii="宋体" w:hAnsi="宋体" w:eastAsia="宋体" w:cs="宋体"/>
            <w:bCs/>
            <w:sz w:val="21"/>
            <w:szCs w:val="21"/>
            <w:rPrChange w:id="1470" w:author="user" w:date="2025-05-13T14:42:35Z">
              <w:rPr>
                <w:rFonts w:hint="eastAsia" w:ascii="仿宋" w:hAnsi="仿宋" w:eastAsia="仿宋" w:cs="仿宋"/>
                <w:bCs/>
                <w:sz w:val="24"/>
                <w:szCs w:val="24"/>
              </w:rPr>
            </w:rPrChange>
          </w:rPr>
          <w:t>深入调研不同地区的市场需求和特点，确定本地化营销政策的开发方向。</w:t>
        </w:r>
      </w:ins>
    </w:p>
    <w:p w14:paraId="6720538F">
      <w:pPr>
        <w:spacing w:line="360" w:lineRule="auto"/>
        <w:ind w:left="420" w:firstLine="371" w:firstLineChars="177"/>
        <w:rPr>
          <w:ins w:id="1471" w:author="心痕" w:date="2025-04-30T16:21:30Z"/>
          <w:rFonts w:hint="eastAsia" w:ascii="宋体" w:hAnsi="宋体" w:eastAsia="宋体" w:cs="宋体"/>
          <w:bCs/>
          <w:sz w:val="21"/>
          <w:szCs w:val="21"/>
          <w:rPrChange w:id="1472" w:author="user" w:date="2025-05-13T14:42:35Z">
            <w:rPr>
              <w:ins w:id="1473" w:author="心痕" w:date="2025-04-30T16:21:30Z"/>
              <w:rFonts w:hint="eastAsia" w:ascii="仿宋" w:hAnsi="仿宋" w:eastAsia="仿宋" w:cs="仿宋"/>
              <w:bCs/>
              <w:sz w:val="24"/>
              <w:szCs w:val="24"/>
            </w:rPr>
          </w:rPrChange>
        </w:rPr>
      </w:pPr>
      <w:ins w:id="1474" w:author="心痕" w:date="2025-04-30T16:09:41Z">
        <w:r>
          <w:rPr>
            <w:rFonts w:hint="eastAsia" w:ascii="宋体" w:hAnsi="宋体" w:eastAsia="宋体" w:cs="宋体"/>
            <w:bCs/>
            <w:sz w:val="21"/>
            <w:szCs w:val="21"/>
            <w:rPrChange w:id="1475" w:author="user" w:date="2025-05-13T14:42:35Z">
              <w:rPr>
                <w:rFonts w:hint="eastAsia" w:ascii="仿宋" w:hAnsi="仿宋" w:eastAsia="仿宋" w:cs="仿宋"/>
                <w:bCs/>
                <w:sz w:val="24"/>
                <w:szCs w:val="24"/>
              </w:rPr>
            </w:rPrChange>
          </w:rPr>
          <w:t>制定开发计划，明确时间表、里程碑和资源分配。</w:t>
        </w:r>
      </w:ins>
    </w:p>
    <w:p w14:paraId="0B84BDAC">
      <w:pPr>
        <w:spacing w:line="360" w:lineRule="auto"/>
        <w:ind w:left="420" w:firstLine="371" w:firstLineChars="177"/>
        <w:rPr>
          <w:ins w:id="1476" w:author="心痕" w:date="2025-04-30T16:09:41Z"/>
          <w:rFonts w:hint="eastAsia" w:ascii="宋体" w:hAnsi="宋体" w:eastAsia="宋体" w:cs="宋体"/>
          <w:bCs/>
          <w:sz w:val="21"/>
          <w:szCs w:val="21"/>
          <w:rPrChange w:id="1477" w:author="user" w:date="2025-05-13T14:42:35Z">
            <w:rPr>
              <w:ins w:id="1478" w:author="心痕" w:date="2025-04-30T16:09:41Z"/>
              <w:rFonts w:hint="eastAsia" w:ascii="仿宋" w:hAnsi="仿宋" w:eastAsia="仿宋" w:cs="仿宋"/>
              <w:bCs/>
              <w:sz w:val="24"/>
              <w:szCs w:val="24"/>
            </w:rPr>
          </w:rPrChange>
        </w:rPr>
      </w:pPr>
      <w:ins w:id="1479" w:author="心痕" w:date="2025-04-30T16:21:31Z">
        <w:r>
          <w:rPr>
            <w:rFonts w:hint="eastAsia" w:ascii="宋体" w:hAnsi="宋体" w:eastAsia="宋体" w:cs="宋体"/>
            <w:bCs/>
            <w:sz w:val="21"/>
            <w:szCs w:val="21"/>
            <w:lang w:val="en-US" w:eastAsia="zh-CN"/>
            <w:rPrChange w:id="1480" w:author="user" w:date="2025-05-13T14:42:35Z">
              <w:rPr>
                <w:rFonts w:hint="eastAsia" w:ascii="仿宋" w:hAnsi="仿宋" w:eastAsia="仿宋" w:cs="仿宋"/>
                <w:bCs/>
                <w:sz w:val="24"/>
                <w:szCs w:val="24"/>
                <w:lang w:val="en-US" w:eastAsia="zh-CN"/>
              </w:rPr>
            </w:rPrChange>
          </w:rPr>
          <w:t>应答：</w:t>
        </w:r>
      </w:ins>
    </w:p>
    <w:p w14:paraId="5E32857D">
      <w:pPr>
        <w:pStyle w:val="6"/>
        <w:ind w:firstLine="0"/>
        <w:rPr>
          <w:ins w:id="1481" w:author="心痕" w:date="2025-04-30T16:09:41Z"/>
          <w:rFonts w:hint="eastAsia" w:ascii="宋体" w:hAnsi="宋体" w:eastAsia="宋体" w:cs="宋体"/>
          <w:sz w:val="21"/>
          <w:szCs w:val="21"/>
          <w:rPrChange w:id="1482" w:author="user" w:date="2025-05-13T14:42:35Z">
            <w:rPr>
              <w:ins w:id="1483" w:author="心痕" w:date="2025-04-30T16:09:41Z"/>
            </w:rPr>
          </w:rPrChange>
        </w:rPr>
      </w:pPr>
      <w:ins w:id="1484" w:author="心痕" w:date="2025-04-30T16:09:41Z">
        <w:r>
          <w:rPr>
            <w:rFonts w:hint="eastAsia" w:ascii="宋体" w:hAnsi="宋体" w:eastAsia="宋体" w:cs="宋体"/>
            <w:sz w:val="21"/>
            <w:szCs w:val="21"/>
            <w:rPrChange w:id="1485" w:author="user" w:date="2025-05-13T14:42:35Z">
              <w:rPr>
                <w:rFonts w:hint="eastAsia"/>
              </w:rPr>
            </w:rPrChange>
          </w:rPr>
          <w:t>4.3.2 政策信息录入及管理</w:t>
        </w:r>
      </w:ins>
    </w:p>
    <w:p w14:paraId="533805DE">
      <w:pPr>
        <w:spacing w:line="360" w:lineRule="auto"/>
        <w:ind w:left="420" w:firstLine="371" w:firstLineChars="177"/>
        <w:rPr>
          <w:ins w:id="1486" w:author="心痕" w:date="2025-04-30T16:09:41Z"/>
          <w:rFonts w:hint="eastAsia" w:ascii="宋体" w:hAnsi="宋体" w:eastAsia="宋体" w:cs="宋体"/>
          <w:bCs/>
          <w:sz w:val="21"/>
          <w:szCs w:val="21"/>
          <w:rPrChange w:id="1487" w:author="user" w:date="2025-05-13T14:42:35Z">
            <w:rPr>
              <w:ins w:id="1488" w:author="心痕" w:date="2025-04-30T16:09:41Z"/>
              <w:rFonts w:ascii="仿宋" w:hAnsi="仿宋" w:eastAsia="仿宋" w:cs="仿宋"/>
              <w:bCs/>
              <w:sz w:val="24"/>
              <w:szCs w:val="24"/>
            </w:rPr>
          </w:rPrChange>
        </w:rPr>
      </w:pPr>
      <w:ins w:id="1489" w:author="心痕" w:date="2025-04-30T16:09:41Z">
        <w:r>
          <w:rPr>
            <w:rFonts w:hint="eastAsia" w:ascii="宋体" w:hAnsi="宋体" w:eastAsia="宋体" w:cs="宋体"/>
            <w:bCs/>
            <w:sz w:val="21"/>
            <w:szCs w:val="21"/>
            <w:rPrChange w:id="1490" w:author="user" w:date="2025-05-13T14:42:35Z">
              <w:rPr>
                <w:rFonts w:hint="eastAsia" w:ascii="仿宋" w:hAnsi="仿宋" w:eastAsia="仿宋" w:cs="仿宋"/>
                <w:bCs/>
                <w:sz w:val="24"/>
                <w:szCs w:val="24"/>
              </w:rPr>
            </w:rPrChange>
          </w:rPr>
          <w:t>提供政策录入功能，支持录入政策名称、内容、适用地区、生效时间等信息。</w:t>
        </w:r>
      </w:ins>
    </w:p>
    <w:p w14:paraId="27460059">
      <w:pPr>
        <w:spacing w:line="360" w:lineRule="auto"/>
        <w:ind w:left="420" w:firstLine="371" w:firstLineChars="177"/>
        <w:rPr>
          <w:ins w:id="1491" w:author="心痕" w:date="2025-04-30T16:09:41Z"/>
          <w:rFonts w:hint="eastAsia" w:ascii="宋体" w:hAnsi="宋体" w:eastAsia="宋体" w:cs="宋体"/>
          <w:bCs/>
          <w:sz w:val="21"/>
          <w:szCs w:val="21"/>
          <w:rPrChange w:id="1492" w:author="user" w:date="2025-05-13T14:42:35Z">
            <w:rPr>
              <w:ins w:id="1493" w:author="心痕" w:date="2025-04-30T16:09:41Z"/>
              <w:rFonts w:ascii="仿宋" w:hAnsi="仿宋" w:eastAsia="仿宋" w:cs="仿宋"/>
              <w:bCs/>
              <w:sz w:val="24"/>
              <w:szCs w:val="24"/>
            </w:rPr>
          </w:rPrChange>
        </w:rPr>
      </w:pPr>
      <w:ins w:id="1494" w:author="心痕" w:date="2025-04-30T16:09:41Z">
        <w:r>
          <w:rPr>
            <w:rFonts w:hint="eastAsia" w:ascii="宋体" w:hAnsi="宋体" w:eastAsia="宋体" w:cs="宋体"/>
            <w:bCs/>
            <w:sz w:val="21"/>
            <w:szCs w:val="21"/>
            <w:rPrChange w:id="1495" w:author="user" w:date="2025-05-13T14:42:35Z">
              <w:rPr>
                <w:rFonts w:hint="eastAsia" w:ascii="仿宋" w:hAnsi="仿宋" w:eastAsia="仿宋" w:cs="仿宋"/>
                <w:bCs/>
                <w:sz w:val="24"/>
                <w:szCs w:val="24"/>
              </w:rPr>
            </w:rPrChange>
          </w:rPr>
          <w:t>支持政策分类管理，方便用户快速查找目标政策。</w:t>
        </w:r>
      </w:ins>
    </w:p>
    <w:p w14:paraId="438822FC">
      <w:pPr>
        <w:spacing w:line="360" w:lineRule="auto"/>
        <w:ind w:left="420" w:firstLine="371" w:firstLineChars="177"/>
        <w:rPr>
          <w:ins w:id="1496" w:author="心痕" w:date="2025-04-30T16:21:36Z"/>
          <w:rFonts w:hint="eastAsia" w:ascii="宋体" w:hAnsi="宋体" w:eastAsia="宋体" w:cs="宋体"/>
          <w:bCs/>
          <w:sz w:val="21"/>
          <w:szCs w:val="21"/>
          <w:rPrChange w:id="1497" w:author="user" w:date="2025-05-13T14:42:35Z">
            <w:rPr>
              <w:ins w:id="1498" w:author="心痕" w:date="2025-04-30T16:21:36Z"/>
              <w:rFonts w:hint="eastAsia" w:ascii="仿宋" w:hAnsi="仿宋" w:eastAsia="仿宋" w:cs="仿宋"/>
              <w:bCs/>
              <w:sz w:val="24"/>
              <w:szCs w:val="24"/>
            </w:rPr>
          </w:rPrChange>
        </w:rPr>
      </w:pPr>
      <w:ins w:id="1499" w:author="心痕" w:date="2025-04-30T16:09:41Z">
        <w:r>
          <w:rPr>
            <w:rFonts w:hint="eastAsia" w:ascii="宋体" w:hAnsi="宋体" w:eastAsia="宋体" w:cs="宋体"/>
            <w:bCs/>
            <w:sz w:val="21"/>
            <w:szCs w:val="21"/>
            <w:rPrChange w:id="1500" w:author="user" w:date="2025-05-13T14:42:35Z">
              <w:rPr>
                <w:rFonts w:hint="eastAsia" w:ascii="仿宋" w:hAnsi="仿宋" w:eastAsia="仿宋" w:cs="仿宋"/>
                <w:bCs/>
                <w:sz w:val="24"/>
                <w:szCs w:val="24"/>
              </w:rPr>
            </w:rPrChange>
          </w:rPr>
          <w:t>提供政策检索功能，支持按关键词、地区、生效时间等条件检索政策。</w:t>
        </w:r>
      </w:ins>
    </w:p>
    <w:p w14:paraId="5CE8AF40">
      <w:pPr>
        <w:spacing w:line="360" w:lineRule="auto"/>
        <w:ind w:left="420" w:firstLine="371" w:firstLineChars="177"/>
        <w:rPr>
          <w:ins w:id="1501" w:author="心痕" w:date="2025-04-30T16:09:41Z"/>
          <w:rFonts w:hint="eastAsia" w:ascii="宋体" w:hAnsi="宋体" w:eastAsia="宋体" w:cs="宋体"/>
          <w:bCs/>
          <w:sz w:val="21"/>
          <w:szCs w:val="21"/>
          <w:rPrChange w:id="1502" w:author="user" w:date="2025-05-13T14:42:35Z">
            <w:rPr>
              <w:ins w:id="1503" w:author="心痕" w:date="2025-04-30T16:09:41Z"/>
              <w:rFonts w:hint="eastAsia" w:ascii="仿宋" w:hAnsi="仿宋" w:eastAsia="仿宋" w:cs="仿宋"/>
              <w:bCs/>
              <w:sz w:val="24"/>
              <w:szCs w:val="24"/>
            </w:rPr>
          </w:rPrChange>
        </w:rPr>
      </w:pPr>
      <w:ins w:id="1504" w:author="心痕" w:date="2025-04-30T16:21:36Z">
        <w:r>
          <w:rPr>
            <w:rFonts w:hint="eastAsia" w:ascii="宋体" w:hAnsi="宋体" w:eastAsia="宋体" w:cs="宋体"/>
            <w:bCs/>
            <w:sz w:val="21"/>
            <w:szCs w:val="21"/>
            <w:lang w:val="en-US" w:eastAsia="zh-CN"/>
            <w:rPrChange w:id="1505" w:author="user" w:date="2025-05-13T14:42:35Z">
              <w:rPr>
                <w:rFonts w:hint="eastAsia" w:ascii="仿宋" w:hAnsi="仿宋" w:eastAsia="仿宋" w:cs="仿宋"/>
                <w:bCs/>
                <w:sz w:val="24"/>
                <w:szCs w:val="24"/>
                <w:lang w:val="en-US" w:eastAsia="zh-CN"/>
              </w:rPr>
            </w:rPrChange>
          </w:rPr>
          <w:t>应答：</w:t>
        </w:r>
      </w:ins>
    </w:p>
    <w:p w14:paraId="58B2F06B">
      <w:pPr>
        <w:pStyle w:val="6"/>
        <w:ind w:firstLine="0"/>
        <w:rPr>
          <w:ins w:id="1506" w:author="心痕" w:date="2025-04-30T16:09:41Z"/>
          <w:rFonts w:hint="eastAsia" w:ascii="宋体" w:hAnsi="宋体" w:eastAsia="宋体" w:cs="宋体"/>
          <w:sz w:val="21"/>
          <w:szCs w:val="21"/>
          <w:rPrChange w:id="1507" w:author="user" w:date="2025-05-13T14:42:35Z">
            <w:rPr>
              <w:ins w:id="1508" w:author="心痕" w:date="2025-04-30T16:09:41Z"/>
            </w:rPr>
          </w:rPrChange>
        </w:rPr>
      </w:pPr>
      <w:ins w:id="1509" w:author="心痕" w:date="2025-04-30T16:09:41Z">
        <w:r>
          <w:rPr>
            <w:rFonts w:hint="eastAsia" w:ascii="宋体" w:hAnsi="宋体" w:eastAsia="宋体" w:cs="宋体"/>
            <w:sz w:val="21"/>
            <w:szCs w:val="21"/>
            <w:rPrChange w:id="1510" w:author="user" w:date="2025-05-13T14:42:35Z">
              <w:rPr>
                <w:rFonts w:hint="eastAsia"/>
              </w:rPr>
            </w:rPrChange>
          </w:rPr>
          <w:t>4.3.3 政策展示与对比</w:t>
        </w:r>
      </w:ins>
    </w:p>
    <w:p w14:paraId="63BE0EAA">
      <w:pPr>
        <w:spacing w:line="360" w:lineRule="auto"/>
        <w:ind w:left="420" w:firstLine="371" w:firstLineChars="177"/>
        <w:rPr>
          <w:ins w:id="1511" w:author="心痕" w:date="2025-04-30T16:09:41Z"/>
          <w:rFonts w:hint="eastAsia" w:ascii="宋体" w:hAnsi="宋体" w:eastAsia="宋体" w:cs="宋体"/>
          <w:bCs/>
          <w:sz w:val="21"/>
          <w:szCs w:val="21"/>
          <w:rPrChange w:id="1512" w:author="user" w:date="2025-05-13T14:42:35Z">
            <w:rPr>
              <w:ins w:id="1513" w:author="心痕" w:date="2025-04-30T16:09:41Z"/>
              <w:rFonts w:ascii="仿宋" w:hAnsi="仿宋" w:eastAsia="仿宋" w:cs="仿宋"/>
              <w:bCs/>
              <w:sz w:val="24"/>
              <w:szCs w:val="24"/>
            </w:rPr>
          </w:rPrChange>
        </w:rPr>
      </w:pPr>
      <w:ins w:id="1514" w:author="心痕" w:date="2025-04-30T16:09:41Z">
        <w:r>
          <w:rPr>
            <w:rFonts w:hint="eastAsia" w:ascii="宋体" w:hAnsi="宋体" w:eastAsia="宋体" w:cs="宋体"/>
            <w:bCs/>
            <w:sz w:val="21"/>
            <w:szCs w:val="21"/>
            <w:rPrChange w:id="1515" w:author="user" w:date="2025-05-13T14:42:35Z">
              <w:rPr>
                <w:rFonts w:hint="eastAsia" w:ascii="仿宋" w:hAnsi="仿宋" w:eastAsia="仿宋" w:cs="仿宋"/>
                <w:bCs/>
                <w:sz w:val="24"/>
                <w:szCs w:val="24"/>
              </w:rPr>
            </w:rPrChange>
          </w:rPr>
          <w:t>设计用户友好的政策展示界面，支持政策详情查看。</w:t>
        </w:r>
      </w:ins>
    </w:p>
    <w:p w14:paraId="0D4568C7">
      <w:pPr>
        <w:spacing w:line="360" w:lineRule="auto"/>
        <w:ind w:left="420" w:firstLine="371" w:firstLineChars="177"/>
        <w:rPr>
          <w:ins w:id="1516" w:author="心痕" w:date="2025-04-30T16:21:40Z"/>
          <w:rFonts w:hint="eastAsia" w:ascii="宋体" w:hAnsi="宋体" w:eastAsia="宋体" w:cs="宋体"/>
          <w:bCs/>
          <w:sz w:val="21"/>
          <w:szCs w:val="21"/>
          <w:rPrChange w:id="1517" w:author="user" w:date="2025-05-13T14:42:35Z">
            <w:rPr>
              <w:ins w:id="1518" w:author="心痕" w:date="2025-04-30T16:21:40Z"/>
              <w:rFonts w:hint="eastAsia" w:ascii="仿宋" w:hAnsi="仿宋" w:eastAsia="仿宋" w:cs="仿宋"/>
              <w:bCs/>
              <w:sz w:val="24"/>
              <w:szCs w:val="24"/>
            </w:rPr>
          </w:rPrChange>
        </w:rPr>
      </w:pPr>
      <w:ins w:id="1519" w:author="心痕" w:date="2025-04-30T16:09:41Z">
        <w:r>
          <w:rPr>
            <w:rFonts w:hint="eastAsia" w:ascii="宋体" w:hAnsi="宋体" w:eastAsia="宋体" w:cs="宋体"/>
            <w:bCs/>
            <w:sz w:val="21"/>
            <w:szCs w:val="21"/>
            <w:rPrChange w:id="1520" w:author="user" w:date="2025-05-13T14:42:35Z">
              <w:rPr>
                <w:rFonts w:hint="eastAsia" w:ascii="仿宋" w:hAnsi="仿宋" w:eastAsia="仿宋" w:cs="仿宋"/>
                <w:bCs/>
                <w:sz w:val="24"/>
                <w:szCs w:val="24"/>
              </w:rPr>
            </w:rPrChange>
          </w:rPr>
          <w:t>提供政策对比功能，支持用户选择多个政策进行对比分析。</w:t>
        </w:r>
      </w:ins>
    </w:p>
    <w:p w14:paraId="050085BF">
      <w:pPr>
        <w:spacing w:line="360" w:lineRule="auto"/>
        <w:ind w:left="420" w:firstLine="371" w:firstLineChars="177"/>
        <w:rPr>
          <w:ins w:id="1521" w:author="心痕" w:date="2025-04-30T16:09:41Z"/>
          <w:rFonts w:hint="eastAsia" w:ascii="宋体" w:hAnsi="宋体" w:eastAsia="宋体" w:cs="宋体"/>
          <w:bCs/>
          <w:sz w:val="21"/>
          <w:szCs w:val="21"/>
          <w:rPrChange w:id="1522" w:author="user" w:date="2025-05-13T14:42:35Z">
            <w:rPr>
              <w:ins w:id="1523" w:author="心痕" w:date="2025-04-30T16:09:41Z"/>
              <w:rFonts w:hint="eastAsia" w:ascii="仿宋" w:hAnsi="仿宋" w:eastAsia="仿宋" w:cs="仿宋"/>
              <w:bCs/>
              <w:sz w:val="24"/>
              <w:szCs w:val="24"/>
            </w:rPr>
          </w:rPrChange>
        </w:rPr>
      </w:pPr>
      <w:ins w:id="1524" w:author="心痕" w:date="2025-04-30T16:21:40Z">
        <w:r>
          <w:rPr>
            <w:rFonts w:hint="eastAsia" w:ascii="宋体" w:hAnsi="宋体" w:eastAsia="宋体" w:cs="宋体"/>
            <w:bCs/>
            <w:sz w:val="21"/>
            <w:szCs w:val="21"/>
            <w:lang w:val="en-US" w:eastAsia="zh-CN"/>
            <w:rPrChange w:id="1525" w:author="user" w:date="2025-05-13T14:42:35Z">
              <w:rPr>
                <w:rFonts w:hint="eastAsia" w:ascii="仿宋" w:hAnsi="仿宋" w:eastAsia="仿宋" w:cs="仿宋"/>
                <w:bCs/>
                <w:sz w:val="24"/>
                <w:szCs w:val="24"/>
                <w:lang w:val="en-US" w:eastAsia="zh-CN"/>
              </w:rPr>
            </w:rPrChange>
          </w:rPr>
          <w:t>应答：</w:t>
        </w:r>
      </w:ins>
    </w:p>
    <w:p w14:paraId="3AD145AD">
      <w:pPr>
        <w:pStyle w:val="6"/>
        <w:ind w:firstLine="0"/>
        <w:rPr>
          <w:ins w:id="1526" w:author="心痕" w:date="2025-04-30T16:09:41Z"/>
          <w:rFonts w:hint="eastAsia" w:ascii="宋体" w:hAnsi="宋体" w:eastAsia="宋体" w:cs="宋体"/>
          <w:sz w:val="21"/>
          <w:szCs w:val="21"/>
          <w:rPrChange w:id="1527" w:author="user" w:date="2025-05-13T14:42:35Z">
            <w:rPr>
              <w:ins w:id="1528" w:author="心痕" w:date="2025-04-30T16:09:41Z"/>
            </w:rPr>
          </w:rPrChange>
        </w:rPr>
      </w:pPr>
      <w:ins w:id="1529" w:author="心痕" w:date="2025-04-30T16:09:41Z">
        <w:r>
          <w:rPr>
            <w:rFonts w:hint="eastAsia" w:ascii="宋体" w:hAnsi="宋体" w:eastAsia="宋体" w:cs="宋体"/>
            <w:sz w:val="21"/>
            <w:szCs w:val="21"/>
            <w:rPrChange w:id="1530" w:author="user" w:date="2025-05-13T14:42:35Z">
              <w:rPr>
                <w:rFonts w:hint="eastAsia"/>
              </w:rPr>
            </w:rPrChange>
          </w:rPr>
          <w:t>4.3.4实时更新与历史版本管理</w:t>
        </w:r>
      </w:ins>
    </w:p>
    <w:p w14:paraId="096ADE36">
      <w:pPr>
        <w:spacing w:line="360" w:lineRule="auto"/>
        <w:ind w:left="420" w:firstLine="371" w:firstLineChars="177"/>
        <w:rPr>
          <w:ins w:id="1531" w:author="心痕" w:date="2025-04-30T16:09:41Z"/>
          <w:rFonts w:hint="eastAsia" w:ascii="宋体" w:hAnsi="宋体" w:eastAsia="宋体" w:cs="宋体"/>
          <w:bCs/>
          <w:sz w:val="21"/>
          <w:szCs w:val="21"/>
          <w:rPrChange w:id="1532" w:author="user" w:date="2025-05-13T14:42:35Z">
            <w:rPr>
              <w:ins w:id="1533" w:author="心痕" w:date="2025-04-30T16:09:41Z"/>
              <w:rFonts w:ascii="仿宋" w:hAnsi="仿宋" w:eastAsia="仿宋" w:cs="仿宋"/>
              <w:bCs/>
              <w:sz w:val="24"/>
              <w:szCs w:val="24"/>
            </w:rPr>
          </w:rPrChange>
        </w:rPr>
      </w:pPr>
      <w:ins w:id="1534" w:author="心痕" w:date="2025-04-30T16:09:41Z">
        <w:r>
          <w:rPr>
            <w:rFonts w:hint="eastAsia" w:ascii="宋体" w:hAnsi="宋体" w:eastAsia="宋体" w:cs="宋体"/>
            <w:bCs/>
            <w:sz w:val="21"/>
            <w:szCs w:val="21"/>
            <w:rPrChange w:id="1535" w:author="user" w:date="2025-05-13T14:42:35Z">
              <w:rPr>
                <w:rFonts w:hint="eastAsia" w:ascii="仿宋" w:hAnsi="仿宋" w:eastAsia="仿宋" w:cs="仿宋"/>
                <w:bCs/>
                <w:sz w:val="24"/>
                <w:szCs w:val="24"/>
              </w:rPr>
            </w:rPrChange>
          </w:rPr>
          <w:t>支持政策的实时更新，确保销售人员获取最新政策信息。</w:t>
        </w:r>
      </w:ins>
    </w:p>
    <w:p w14:paraId="63DB615B">
      <w:pPr>
        <w:spacing w:line="360" w:lineRule="auto"/>
        <w:ind w:left="420" w:firstLine="371" w:firstLineChars="177"/>
        <w:rPr>
          <w:ins w:id="1536" w:author="心痕" w:date="2025-04-30T16:21:42Z"/>
          <w:rFonts w:hint="eastAsia" w:ascii="宋体" w:hAnsi="宋体" w:eastAsia="宋体" w:cs="宋体"/>
          <w:bCs/>
          <w:sz w:val="21"/>
          <w:szCs w:val="21"/>
          <w:rPrChange w:id="1537" w:author="user" w:date="2025-05-13T14:42:35Z">
            <w:rPr>
              <w:ins w:id="1538" w:author="心痕" w:date="2025-04-30T16:21:42Z"/>
              <w:rFonts w:hint="eastAsia" w:ascii="仿宋" w:hAnsi="仿宋" w:eastAsia="仿宋" w:cs="仿宋"/>
              <w:bCs/>
              <w:sz w:val="24"/>
              <w:szCs w:val="24"/>
            </w:rPr>
          </w:rPrChange>
        </w:rPr>
      </w:pPr>
      <w:ins w:id="1539" w:author="心痕" w:date="2025-04-30T16:09:41Z">
        <w:r>
          <w:rPr>
            <w:rFonts w:hint="eastAsia" w:ascii="宋体" w:hAnsi="宋体" w:eastAsia="宋体" w:cs="宋体"/>
            <w:bCs/>
            <w:sz w:val="21"/>
            <w:szCs w:val="21"/>
            <w:rPrChange w:id="1540" w:author="user" w:date="2025-05-13T14:42:35Z">
              <w:rPr>
                <w:rFonts w:hint="eastAsia" w:ascii="仿宋" w:hAnsi="仿宋" w:eastAsia="仿宋" w:cs="仿宋"/>
                <w:bCs/>
                <w:sz w:val="24"/>
                <w:szCs w:val="24"/>
              </w:rPr>
            </w:rPrChange>
          </w:rPr>
          <w:t>提供政策历史版本查询功能，方便追溯政策变更记录。</w:t>
        </w:r>
      </w:ins>
    </w:p>
    <w:p w14:paraId="5612868B">
      <w:pPr>
        <w:spacing w:line="360" w:lineRule="auto"/>
        <w:ind w:left="420" w:firstLine="371" w:firstLineChars="177"/>
        <w:rPr>
          <w:ins w:id="1541" w:author="心痕" w:date="2025-04-30T16:09:41Z"/>
          <w:rFonts w:hint="eastAsia" w:ascii="宋体" w:hAnsi="宋体" w:eastAsia="宋体" w:cs="宋体"/>
          <w:bCs/>
          <w:sz w:val="21"/>
          <w:szCs w:val="21"/>
          <w:rPrChange w:id="1542" w:author="user" w:date="2025-05-13T14:42:35Z">
            <w:rPr>
              <w:ins w:id="1543" w:author="心痕" w:date="2025-04-30T16:09:41Z"/>
              <w:rFonts w:hint="eastAsia" w:ascii="仿宋" w:hAnsi="仿宋" w:eastAsia="仿宋" w:cs="仿宋"/>
              <w:bCs/>
              <w:sz w:val="24"/>
              <w:szCs w:val="24"/>
            </w:rPr>
          </w:rPrChange>
        </w:rPr>
      </w:pPr>
      <w:ins w:id="1544" w:author="心痕" w:date="2025-04-30T16:21:42Z">
        <w:r>
          <w:rPr>
            <w:rFonts w:hint="eastAsia" w:ascii="宋体" w:hAnsi="宋体" w:eastAsia="宋体" w:cs="宋体"/>
            <w:bCs/>
            <w:sz w:val="21"/>
            <w:szCs w:val="21"/>
            <w:lang w:val="en-US" w:eastAsia="zh-CN"/>
            <w:rPrChange w:id="1545" w:author="user" w:date="2025-05-13T14:42:35Z">
              <w:rPr>
                <w:rFonts w:hint="eastAsia" w:ascii="仿宋" w:hAnsi="仿宋" w:eastAsia="仿宋" w:cs="仿宋"/>
                <w:bCs/>
                <w:sz w:val="24"/>
                <w:szCs w:val="24"/>
                <w:lang w:val="en-US" w:eastAsia="zh-CN"/>
              </w:rPr>
            </w:rPrChange>
          </w:rPr>
          <w:t>应答：</w:t>
        </w:r>
      </w:ins>
    </w:p>
    <w:p w14:paraId="7232D28C">
      <w:pPr>
        <w:pStyle w:val="6"/>
        <w:ind w:firstLine="0"/>
        <w:rPr>
          <w:ins w:id="1546" w:author="心痕" w:date="2025-04-30T16:09:41Z"/>
          <w:rFonts w:hint="eastAsia" w:ascii="宋体" w:hAnsi="宋体" w:eastAsia="宋体" w:cs="宋体"/>
          <w:sz w:val="21"/>
          <w:szCs w:val="21"/>
          <w:rPrChange w:id="1547" w:author="user" w:date="2025-05-13T14:42:35Z">
            <w:rPr>
              <w:ins w:id="1548" w:author="心痕" w:date="2025-04-30T16:09:41Z"/>
            </w:rPr>
          </w:rPrChange>
        </w:rPr>
      </w:pPr>
      <w:ins w:id="1549" w:author="心痕" w:date="2025-04-30T16:09:41Z">
        <w:r>
          <w:rPr>
            <w:rFonts w:hint="eastAsia" w:ascii="宋体" w:hAnsi="宋体" w:eastAsia="宋体" w:cs="宋体"/>
            <w:sz w:val="21"/>
            <w:szCs w:val="21"/>
            <w:rPrChange w:id="1550" w:author="user" w:date="2025-05-13T14:42:35Z">
              <w:rPr>
                <w:rFonts w:hint="eastAsia"/>
              </w:rPr>
            </w:rPrChange>
          </w:rPr>
          <w:t>4.3.5政策效果评估与数据分析</w:t>
        </w:r>
      </w:ins>
    </w:p>
    <w:p w14:paraId="22C433AE">
      <w:pPr>
        <w:spacing w:line="360" w:lineRule="auto"/>
        <w:ind w:left="420" w:firstLine="371" w:firstLineChars="177"/>
        <w:rPr>
          <w:ins w:id="1551" w:author="心痕" w:date="2025-04-30T16:09:41Z"/>
          <w:rFonts w:hint="eastAsia" w:ascii="宋体" w:hAnsi="宋体" w:eastAsia="宋体" w:cs="宋体"/>
          <w:bCs/>
          <w:sz w:val="21"/>
          <w:szCs w:val="21"/>
          <w:rPrChange w:id="1552" w:author="user" w:date="2025-05-13T14:42:35Z">
            <w:rPr>
              <w:ins w:id="1553" w:author="心痕" w:date="2025-04-30T16:09:41Z"/>
              <w:rFonts w:ascii="仿宋" w:hAnsi="仿宋" w:eastAsia="仿宋" w:cs="仿宋"/>
              <w:bCs/>
              <w:sz w:val="24"/>
              <w:szCs w:val="24"/>
            </w:rPr>
          </w:rPrChange>
        </w:rPr>
      </w:pPr>
      <w:ins w:id="1554" w:author="心痕" w:date="2025-04-30T16:09:41Z">
        <w:r>
          <w:rPr>
            <w:rFonts w:hint="eastAsia" w:ascii="宋体" w:hAnsi="宋体" w:eastAsia="宋体" w:cs="宋体"/>
            <w:bCs/>
            <w:sz w:val="21"/>
            <w:szCs w:val="21"/>
            <w:rPrChange w:id="1555" w:author="user" w:date="2025-05-13T14:42:35Z">
              <w:rPr>
                <w:rFonts w:hint="eastAsia" w:ascii="仿宋" w:hAnsi="仿宋" w:eastAsia="仿宋" w:cs="仿宋"/>
                <w:bCs/>
                <w:sz w:val="24"/>
                <w:szCs w:val="24"/>
              </w:rPr>
            </w:rPrChange>
          </w:rPr>
          <w:t>提供政策效果评估功能，支持统计政策的执行情况和销售转化率。</w:t>
        </w:r>
      </w:ins>
    </w:p>
    <w:p w14:paraId="5BFF6690">
      <w:pPr>
        <w:spacing w:line="360" w:lineRule="auto"/>
        <w:ind w:left="420" w:firstLine="371" w:firstLineChars="177"/>
        <w:rPr>
          <w:ins w:id="1556" w:author="心痕" w:date="2025-04-30T16:21:45Z"/>
          <w:rFonts w:hint="eastAsia" w:ascii="宋体" w:hAnsi="宋体" w:eastAsia="宋体" w:cs="宋体"/>
          <w:bCs/>
          <w:sz w:val="21"/>
          <w:szCs w:val="21"/>
          <w:rPrChange w:id="1557" w:author="user" w:date="2025-05-13T14:42:35Z">
            <w:rPr>
              <w:ins w:id="1558" w:author="心痕" w:date="2025-04-30T16:21:45Z"/>
              <w:rFonts w:hint="eastAsia" w:ascii="仿宋" w:hAnsi="仿宋" w:eastAsia="仿宋" w:cs="仿宋"/>
              <w:bCs/>
              <w:sz w:val="24"/>
              <w:szCs w:val="24"/>
            </w:rPr>
          </w:rPrChange>
        </w:rPr>
      </w:pPr>
      <w:ins w:id="1559" w:author="心痕" w:date="2025-04-30T16:09:41Z">
        <w:r>
          <w:rPr>
            <w:rFonts w:hint="eastAsia" w:ascii="宋体" w:hAnsi="宋体" w:eastAsia="宋体" w:cs="宋体"/>
            <w:bCs/>
            <w:sz w:val="21"/>
            <w:szCs w:val="21"/>
            <w:rPrChange w:id="1560" w:author="user" w:date="2025-05-13T14:42:35Z">
              <w:rPr>
                <w:rFonts w:hint="eastAsia" w:ascii="仿宋" w:hAnsi="仿宋" w:eastAsia="仿宋" w:cs="仿宋"/>
                <w:bCs/>
                <w:sz w:val="24"/>
                <w:szCs w:val="24"/>
              </w:rPr>
            </w:rPrChange>
          </w:rPr>
          <w:t>提供数据分析报告，为销售决策提供数据支持。</w:t>
        </w:r>
      </w:ins>
    </w:p>
    <w:p w14:paraId="411EB7FC">
      <w:pPr>
        <w:spacing w:line="360" w:lineRule="auto"/>
        <w:ind w:left="420" w:firstLine="371" w:firstLineChars="177"/>
        <w:rPr>
          <w:ins w:id="1561" w:author="心痕" w:date="2025-04-30T16:09:41Z"/>
          <w:rFonts w:hint="eastAsia" w:ascii="宋体" w:hAnsi="宋体" w:eastAsia="宋体" w:cs="宋体"/>
          <w:bCs/>
          <w:sz w:val="21"/>
          <w:szCs w:val="21"/>
          <w:rPrChange w:id="1562" w:author="user" w:date="2025-05-13T14:42:35Z">
            <w:rPr>
              <w:ins w:id="1563" w:author="心痕" w:date="2025-04-30T16:09:41Z"/>
              <w:rFonts w:hint="eastAsia" w:ascii="仿宋" w:hAnsi="仿宋" w:eastAsia="仿宋" w:cs="仿宋"/>
              <w:bCs/>
              <w:sz w:val="24"/>
              <w:szCs w:val="24"/>
            </w:rPr>
          </w:rPrChange>
        </w:rPr>
      </w:pPr>
      <w:ins w:id="1564" w:author="心痕" w:date="2025-04-30T16:21:45Z">
        <w:r>
          <w:rPr>
            <w:rFonts w:hint="eastAsia" w:ascii="宋体" w:hAnsi="宋体" w:eastAsia="宋体" w:cs="宋体"/>
            <w:bCs/>
            <w:sz w:val="21"/>
            <w:szCs w:val="21"/>
            <w:lang w:val="en-US" w:eastAsia="zh-CN"/>
            <w:rPrChange w:id="1565" w:author="user" w:date="2025-05-13T14:42:35Z">
              <w:rPr>
                <w:rFonts w:hint="eastAsia" w:ascii="仿宋" w:hAnsi="仿宋" w:eastAsia="仿宋" w:cs="仿宋"/>
                <w:bCs/>
                <w:sz w:val="24"/>
                <w:szCs w:val="24"/>
                <w:lang w:val="en-US" w:eastAsia="zh-CN"/>
              </w:rPr>
            </w:rPrChange>
          </w:rPr>
          <w:t>应答：</w:t>
        </w:r>
      </w:ins>
    </w:p>
    <w:p w14:paraId="26E9FFE4">
      <w:pPr>
        <w:pStyle w:val="2"/>
        <w:ind w:firstLine="0"/>
        <w:rPr>
          <w:ins w:id="1566" w:author="吴睿斌" w:date="2024-11-04T16:55:00Z"/>
          <w:rFonts w:hint="eastAsia" w:ascii="宋体" w:hAnsi="宋体" w:cs="宋体"/>
          <w:szCs w:val="21"/>
          <w:rPrChange w:id="1567" w:author="user" w:date="2025-05-13T14:42:35Z">
            <w:rPr>
              <w:ins w:id="1568" w:author="吴睿斌" w:date="2024-11-04T16:55:00Z"/>
              <w:rFonts w:hint="eastAsia"/>
            </w:rPr>
          </w:rPrChange>
        </w:rPr>
      </w:pPr>
    </w:p>
    <w:p w14:paraId="700E7FAC">
      <w:pPr>
        <w:pStyle w:val="5"/>
        <w:ind w:firstLine="482"/>
        <w:rPr>
          <w:ins w:id="1569" w:author="心痕" w:date="2025-04-30T16:10:31Z"/>
          <w:rFonts w:hint="eastAsia" w:ascii="宋体" w:hAnsi="宋体" w:eastAsia="宋体" w:cs="宋体"/>
          <w:sz w:val="21"/>
          <w:szCs w:val="21"/>
          <w:rPrChange w:id="1570" w:author="user" w:date="2025-05-13T14:42:35Z">
            <w:rPr>
              <w:ins w:id="1571" w:author="心痕" w:date="2025-04-30T16:10:31Z"/>
            </w:rPr>
          </w:rPrChange>
        </w:rPr>
      </w:pPr>
      <w:ins w:id="1572" w:author="心痕" w:date="2025-04-30T16:10:31Z">
        <w:r>
          <w:rPr>
            <w:rFonts w:hint="eastAsia" w:ascii="宋体" w:hAnsi="宋体" w:eastAsia="宋体" w:cs="宋体"/>
            <w:sz w:val="21"/>
            <w:szCs w:val="21"/>
            <w:rPrChange w:id="1573" w:author="user" w:date="2025-05-13T14:42:35Z">
              <w:rPr>
                <w:rFonts w:hint="eastAsia"/>
              </w:rPr>
            </w:rPrChange>
          </w:rPr>
          <w:t>4.4 优惠券和营销活动管理</w:t>
        </w:r>
      </w:ins>
    </w:p>
    <w:p w14:paraId="7744CFC2">
      <w:pPr>
        <w:pStyle w:val="6"/>
        <w:ind w:firstLine="0"/>
        <w:rPr>
          <w:ins w:id="1574" w:author="心痕" w:date="2025-04-30T16:10:31Z"/>
          <w:rFonts w:hint="eastAsia" w:ascii="宋体" w:hAnsi="宋体" w:eastAsia="宋体" w:cs="宋体"/>
          <w:sz w:val="21"/>
          <w:szCs w:val="21"/>
          <w:rPrChange w:id="1575" w:author="user" w:date="2025-05-13T14:42:35Z">
            <w:rPr>
              <w:ins w:id="1576" w:author="心痕" w:date="2025-04-30T16:10:31Z"/>
            </w:rPr>
          </w:rPrChange>
        </w:rPr>
      </w:pPr>
      <w:ins w:id="1577" w:author="心痕" w:date="2025-04-30T16:10:31Z">
        <w:r>
          <w:rPr>
            <w:rFonts w:hint="eastAsia" w:ascii="宋体" w:hAnsi="宋体" w:eastAsia="宋体" w:cs="宋体"/>
            <w:sz w:val="21"/>
            <w:szCs w:val="21"/>
            <w:rPrChange w:id="1578" w:author="user" w:date="2025-05-13T14:42:35Z">
              <w:rPr>
                <w:rFonts w:hint="eastAsia"/>
              </w:rPr>
            </w:rPrChange>
          </w:rPr>
          <w:t>4.4.1</w:t>
        </w:r>
      </w:ins>
      <w:ins w:id="1579" w:author="心痕" w:date="2025-04-30T16:10:31Z">
        <w:r>
          <w:rPr>
            <w:rFonts w:hint="eastAsia" w:ascii="宋体" w:hAnsi="宋体" w:eastAsia="宋体" w:cs="宋体"/>
            <w:sz w:val="21"/>
            <w:szCs w:val="21"/>
            <w:rPrChange w:id="1580" w:author="user" w:date="2025-05-13T14:42:35Z">
              <w:rPr/>
            </w:rPrChange>
          </w:rPr>
          <w:t xml:space="preserve"> </w:t>
        </w:r>
      </w:ins>
      <w:ins w:id="1581" w:author="心痕" w:date="2025-04-30T16:10:31Z">
        <w:r>
          <w:rPr>
            <w:rFonts w:hint="eastAsia" w:ascii="宋体" w:hAnsi="宋体" w:eastAsia="宋体" w:cs="宋体"/>
            <w:sz w:val="21"/>
            <w:szCs w:val="21"/>
            <w:rPrChange w:id="1582" w:author="user" w:date="2025-05-13T14:42:35Z">
              <w:rPr>
                <w:rFonts w:hint="eastAsia"/>
              </w:rPr>
            </w:rPrChange>
          </w:rPr>
          <w:t>优惠券信息管理</w:t>
        </w:r>
      </w:ins>
    </w:p>
    <w:p w14:paraId="25E3436F">
      <w:pPr>
        <w:spacing w:line="360" w:lineRule="auto"/>
        <w:ind w:left="420" w:firstLine="371" w:firstLineChars="177"/>
        <w:rPr>
          <w:ins w:id="1583" w:author="心痕" w:date="2025-04-30T16:10:31Z"/>
          <w:rFonts w:hint="eastAsia" w:ascii="宋体" w:hAnsi="宋体" w:eastAsia="宋体" w:cs="宋体"/>
          <w:bCs/>
          <w:sz w:val="21"/>
          <w:szCs w:val="21"/>
          <w:rPrChange w:id="1584" w:author="user" w:date="2025-05-13T14:42:35Z">
            <w:rPr>
              <w:ins w:id="1585" w:author="心痕" w:date="2025-04-30T16:10:31Z"/>
              <w:rFonts w:ascii="仿宋" w:hAnsi="仿宋" w:eastAsia="仿宋" w:cs="仿宋"/>
              <w:bCs/>
              <w:sz w:val="24"/>
              <w:szCs w:val="24"/>
            </w:rPr>
          </w:rPrChange>
        </w:rPr>
      </w:pPr>
      <w:ins w:id="1586" w:author="心痕" w:date="2025-04-30T16:10:31Z">
        <w:r>
          <w:rPr>
            <w:rFonts w:hint="eastAsia" w:ascii="宋体" w:hAnsi="宋体" w:eastAsia="宋体" w:cs="宋体"/>
            <w:bCs/>
            <w:sz w:val="21"/>
            <w:szCs w:val="21"/>
            <w:rPrChange w:id="1587" w:author="user" w:date="2025-05-13T14:42:35Z">
              <w:rPr>
                <w:rFonts w:hint="eastAsia" w:ascii="仿宋" w:hAnsi="仿宋" w:eastAsia="仿宋" w:cs="仿宋"/>
                <w:bCs/>
                <w:sz w:val="24"/>
                <w:szCs w:val="24"/>
              </w:rPr>
            </w:rPrChange>
          </w:rPr>
          <w:t>提供优惠券录入功能，支持录入优惠券名称、面值、适用产品、有效期等信息。</w:t>
        </w:r>
      </w:ins>
    </w:p>
    <w:p w14:paraId="1A9EB9D7">
      <w:pPr>
        <w:spacing w:line="360" w:lineRule="auto"/>
        <w:ind w:left="420" w:firstLine="371" w:firstLineChars="177"/>
        <w:rPr>
          <w:ins w:id="1588" w:author="心痕" w:date="2025-04-30T16:10:31Z"/>
          <w:rFonts w:hint="eastAsia" w:ascii="宋体" w:hAnsi="宋体" w:eastAsia="宋体" w:cs="宋体"/>
          <w:bCs/>
          <w:sz w:val="21"/>
          <w:szCs w:val="21"/>
          <w:rPrChange w:id="1589" w:author="user" w:date="2025-05-13T14:42:35Z">
            <w:rPr>
              <w:ins w:id="1590" w:author="心痕" w:date="2025-04-30T16:10:31Z"/>
              <w:rFonts w:ascii="仿宋" w:hAnsi="仿宋" w:eastAsia="仿宋" w:cs="仿宋"/>
              <w:bCs/>
              <w:sz w:val="24"/>
              <w:szCs w:val="24"/>
            </w:rPr>
          </w:rPrChange>
        </w:rPr>
      </w:pPr>
      <w:ins w:id="1591" w:author="心痕" w:date="2025-04-30T16:10:31Z">
        <w:r>
          <w:rPr>
            <w:rFonts w:hint="eastAsia" w:ascii="宋体" w:hAnsi="宋体" w:eastAsia="宋体" w:cs="宋体"/>
            <w:bCs/>
            <w:sz w:val="21"/>
            <w:szCs w:val="21"/>
            <w:rPrChange w:id="1592" w:author="user" w:date="2025-05-13T14:42:35Z">
              <w:rPr>
                <w:rFonts w:hint="eastAsia" w:ascii="仿宋" w:hAnsi="仿宋" w:eastAsia="仿宋" w:cs="仿宋"/>
                <w:bCs/>
                <w:sz w:val="24"/>
                <w:szCs w:val="24"/>
              </w:rPr>
            </w:rPrChange>
          </w:rPr>
          <w:t>支持优惠券分类管理，方便用户快速查找目标优惠券。</w:t>
        </w:r>
      </w:ins>
    </w:p>
    <w:p w14:paraId="564C2FA4">
      <w:pPr>
        <w:spacing w:line="360" w:lineRule="auto"/>
        <w:ind w:left="420" w:firstLine="371" w:firstLineChars="177"/>
        <w:rPr>
          <w:ins w:id="1593" w:author="心痕" w:date="2025-04-30T16:21:49Z"/>
          <w:rFonts w:hint="eastAsia" w:ascii="宋体" w:hAnsi="宋体" w:eastAsia="宋体" w:cs="宋体"/>
          <w:bCs/>
          <w:sz w:val="21"/>
          <w:szCs w:val="21"/>
          <w:rPrChange w:id="1594" w:author="user" w:date="2025-05-13T14:42:35Z">
            <w:rPr>
              <w:ins w:id="1595" w:author="心痕" w:date="2025-04-30T16:21:49Z"/>
              <w:rFonts w:hint="eastAsia" w:ascii="仿宋" w:hAnsi="仿宋" w:eastAsia="仿宋" w:cs="仿宋"/>
              <w:bCs/>
              <w:sz w:val="24"/>
              <w:szCs w:val="24"/>
            </w:rPr>
          </w:rPrChange>
        </w:rPr>
      </w:pPr>
      <w:ins w:id="1596" w:author="心痕" w:date="2025-04-30T16:10:31Z">
        <w:r>
          <w:rPr>
            <w:rFonts w:hint="eastAsia" w:ascii="宋体" w:hAnsi="宋体" w:eastAsia="宋体" w:cs="宋体"/>
            <w:bCs/>
            <w:sz w:val="21"/>
            <w:szCs w:val="21"/>
            <w:rPrChange w:id="1597" w:author="user" w:date="2025-05-13T14:42:35Z">
              <w:rPr>
                <w:rFonts w:hint="eastAsia" w:ascii="仿宋" w:hAnsi="仿宋" w:eastAsia="仿宋" w:cs="仿宋"/>
                <w:bCs/>
                <w:sz w:val="24"/>
                <w:szCs w:val="24"/>
              </w:rPr>
            </w:rPrChange>
          </w:rPr>
          <w:t>提供优惠券检索功能，支持按关键词、适用产品、有效期等条件检索优惠券。</w:t>
        </w:r>
      </w:ins>
    </w:p>
    <w:p w14:paraId="275319F8">
      <w:pPr>
        <w:spacing w:line="360" w:lineRule="auto"/>
        <w:ind w:left="420" w:firstLine="371" w:firstLineChars="177"/>
        <w:rPr>
          <w:ins w:id="1598" w:author="心痕" w:date="2025-04-30T16:10:31Z"/>
          <w:rFonts w:hint="eastAsia" w:ascii="宋体" w:hAnsi="宋体" w:eastAsia="宋体" w:cs="宋体"/>
          <w:bCs/>
          <w:sz w:val="21"/>
          <w:szCs w:val="21"/>
          <w:rPrChange w:id="1599" w:author="user" w:date="2025-05-13T14:42:35Z">
            <w:rPr>
              <w:ins w:id="1600" w:author="心痕" w:date="2025-04-30T16:10:31Z"/>
              <w:rFonts w:hint="eastAsia" w:ascii="仿宋" w:hAnsi="仿宋" w:eastAsia="仿宋" w:cs="仿宋"/>
              <w:bCs/>
              <w:sz w:val="24"/>
              <w:szCs w:val="24"/>
            </w:rPr>
          </w:rPrChange>
        </w:rPr>
      </w:pPr>
      <w:ins w:id="1601" w:author="心痕" w:date="2025-04-30T16:21:50Z">
        <w:r>
          <w:rPr>
            <w:rFonts w:hint="eastAsia" w:ascii="宋体" w:hAnsi="宋体" w:eastAsia="宋体" w:cs="宋体"/>
            <w:bCs/>
            <w:sz w:val="21"/>
            <w:szCs w:val="21"/>
            <w:lang w:val="en-US" w:eastAsia="zh-CN"/>
            <w:rPrChange w:id="1602" w:author="user" w:date="2025-05-13T14:42:35Z">
              <w:rPr>
                <w:rFonts w:hint="eastAsia" w:ascii="仿宋" w:hAnsi="仿宋" w:eastAsia="仿宋" w:cs="仿宋"/>
                <w:bCs/>
                <w:sz w:val="24"/>
                <w:szCs w:val="24"/>
                <w:lang w:val="en-US" w:eastAsia="zh-CN"/>
              </w:rPr>
            </w:rPrChange>
          </w:rPr>
          <w:t>应答：</w:t>
        </w:r>
      </w:ins>
    </w:p>
    <w:p w14:paraId="43CC8BCE">
      <w:pPr>
        <w:pStyle w:val="6"/>
        <w:ind w:firstLine="0"/>
        <w:rPr>
          <w:ins w:id="1603" w:author="心痕" w:date="2025-04-30T16:10:31Z"/>
          <w:rFonts w:hint="eastAsia" w:ascii="宋体" w:hAnsi="宋体" w:eastAsia="宋体" w:cs="宋体"/>
          <w:sz w:val="21"/>
          <w:szCs w:val="21"/>
          <w:rPrChange w:id="1604" w:author="user" w:date="2025-05-13T14:42:35Z">
            <w:rPr>
              <w:ins w:id="1605" w:author="心痕" w:date="2025-04-30T16:10:31Z"/>
            </w:rPr>
          </w:rPrChange>
        </w:rPr>
      </w:pPr>
      <w:ins w:id="1606" w:author="心痕" w:date="2025-04-30T16:10:31Z">
        <w:r>
          <w:rPr>
            <w:rFonts w:hint="eastAsia" w:ascii="宋体" w:hAnsi="宋体" w:eastAsia="宋体" w:cs="宋体"/>
            <w:sz w:val="21"/>
            <w:szCs w:val="21"/>
            <w:rPrChange w:id="1607" w:author="user" w:date="2025-05-13T14:42:35Z">
              <w:rPr>
                <w:rFonts w:hint="eastAsia"/>
              </w:rPr>
            </w:rPrChange>
          </w:rPr>
          <w:t>4.4.2</w:t>
        </w:r>
      </w:ins>
      <w:ins w:id="1608" w:author="心痕" w:date="2025-04-30T16:10:31Z">
        <w:r>
          <w:rPr>
            <w:rFonts w:hint="eastAsia" w:ascii="宋体" w:hAnsi="宋体" w:eastAsia="宋体" w:cs="宋体"/>
            <w:sz w:val="21"/>
            <w:szCs w:val="21"/>
            <w:rPrChange w:id="1609" w:author="user" w:date="2025-05-13T14:42:35Z">
              <w:rPr/>
            </w:rPrChange>
          </w:rPr>
          <w:t xml:space="preserve"> </w:t>
        </w:r>
      </w:ins>
      <w:ins w:id="1610" w:author="心痕" w:date="2025-04-30T16:10:31Z">
        <w:r>
          <w:rPr>
            <w:rFonts w:hint="eastAsia" w:ascii="宋体" w:hAnsi="宋体" w:eastAsia="宋体" w:cs="宋体"/>
            <w:sz w:val="21"/>
            <w:szCs w:val="21"/>
            <w:rPrChange w:id="1611" w:author="user" w:date="2025-05-13T14:42:35Z">
              <w:rPr>
                <w:rFonts w:hint="eastAsia"/>
              </w:rPr>
            </w:rPrChange>
          </w:rPr>
          <w:t>优惠券展示与筛选</w:t>
        </w:r>
      </w:ins>
    </w:p>
    <w:p w14:paraId="191C46E3">
      <w:pPr>
        <w:spacing w:line="360" w:lineRule="auto"/>
        <w:ind w:left="420" w:firstLine="371" w:firstLineChars="177"/>
        <w:rPr>
          <w:ins w:id="1612" w:author="心痕" w:date="2025-04-30T16:10:31Z"/>
          <w:rFonts w:hint="eastAsia" w:ascii="宋体" w:hAnsi="宋体" w:eastAsia="宋体" w:cs="宋体"/>
          <w:bCs/>
          <w:sz w:val="21"/>
          <w:szCs w:val="21"/>
          <w:rPrChange w:id="1613" w:author="user" w:date="2025-05-13T14:42:35Z">
            <w:rPr>
              <w:ins w:id="1614" w:author="心痕" w:date="2025-04-30T16:10:31Z"/>
              <w:rFonts w:ascii="仿宋" w:hAnsi="仿宋" w:eastAsia="仿宋" w:cs="仿宋"/>
              <w:bCs/>
              <w:sz w:val="24"/>
              <w:szCs w:val="24"/>
            </w:rPr>
          </w:rPrChange>
        </w:rPr>
      </w:pPr>
      <w:ins w:id="1615" w:author="心痕" w:date="2025-04-30T16:10:31Z">
        <w:r>
          <w:rPr>
            <w:rFonts w:hint="eastAsia" w:ascii="宋体" w:hAnsi="宋体" w:eastAsia="宋体" w:cs="宋体"/>
            <w:bCs/>
            <w:sz w:val="21"/>
            <w:szCs w:val="21"/>
            <w:rPrChange w:id="1616" w:author="user" w:date="2025-05-13T14:42:35Z">
              <w:rPr>
                <w:rFonts w:hint="eastAsia" w:ascii="仿宋" w:hAnsi="仿宋" w:eastAsia="仿宋" w:cs="仿宋"/>
                <w:bCs/>
                <w:sz w:val="24"/>
                <w:szCs w:val="24"/>
              </w:rPr>
            </w:rPrChange>
          </w:rPr>
          <w:t>设计用户友好的优惠券展示界面，支持优惠券信息的查询、筛选、排序、分页等功能。</w:t>
        </w:r>
      </w:ins>
    </w:p>
    <w:p w14:paraId="6CD83F44">
      <w:pPr>
        <w:spacing w:line="360" w:lineRule="auto"/>
        <w:ind w:left="420" w:firstLine="371" w:firstLineChars="177"/>
        <w:rPr>
          <w:ins w:id="1617" w:author="心痕" w:date="2025-04-30T16:21:53Z"/>
          <w:rFonts w:hint="eastAsia" w:ascii="宋体" w:hAnsi="宋体" w:eastAsia="宋体" w:cs="宋体"/>
          <w:bCs/>
          <w:sz w:val="21"/>
          <w:szCs w:val="21"/>
          <w:rPrChange w:id="1618" w:author="user" w:date="2025-05-13T14:42:35Z">
            <w:rPr>
              <w:ins w:id="1619" w:author="心痕" w:date="2025-04-30T16:21:53Z"/>
              <w:rFonts w:hint="eastAsia" w:ascii="仿宋" w:hAnsi="仿宋" w:eastAsia="仿宋" w:cs="仿宋"/>
              <w:bCs/>
              <w:sz w:val="24"/>
              <w:szCs w:val="24"/>
            </w:rPr>
          </w:rPrChange>
        </w:rPr>
      </w:pPr>
      <w:ins w:id="1620" w:author="心痕" w:date="2025-04-30T16:10:31Z">
        <w:r>
          <w:rPr>
            <w:rFonts w:hint="eastAsia" w:ascii="宋体" w:hAnsi="宋体" w:eastAsia="宋体" w:cs="宋体"/>
            <w:bCs/>
            <w:sz w:val="21"/>
            <w:szCs w:val="21"/>
            <w:rPrChange w:id="1621" w:author="user" w:date="2025-05-13T14:42:35Z">
              <w:rPr>
                <w:rFonts w:hint="eastAsia" w:ascii="仿宋" w:hAnsi="仿宋" w:eastAsia="仿宋" w:cs="仿宋"/>
                <w:bCs/>
                <w:sz w:val="24"/>
                <w:szCs w:val="24"/>
              </w:rPr>
            </w:rPrChange>
          </w:rPr>
          <w:t>提供优惠券详情查看功能，支持展示优惠券使用规则、适用范围等信息。</w:t>
        </w:r>
      </w:ins>
    </w:p>
    <w:p w14:paraId="13663BA3">
      <w:pPr>
        <w:pStyle w:val="2"/>
        <w:rPr>
          <w:ins w:id="1622" w:author="心痕" w:date="2025-04-30T16:10:31Z"/>
          <w:rFonts w:hint="eastAsia" w:ascii="宋体" w:hAnsi="宋体" w:cs="宋体"/>
          <w:szCs w:val="21"/>
          <w:rPrChange w:id="1623" w:author="user" w:date="2025-05-13T14:42:35Z">
            <w:rPr>
              <w:ins w:id="1624" w:author="心痕" w:date="2025-04-30T16:10:31Z"/>
            </w:rPr>
          </w:rPrChange>
        </w:rPr>
      </w:pPr>
      <w:ins w:id="1625" w:author="心痕" w:date="2025-04-30T16:21:53Z">
        <w:r>
          <w:rPr>
            <w:rFonts w:hint="eastAsia" w:ascii="宋体" w:hAnsi="宋体" w:eastAsia="宋体" w:cs="宋体"/>
            <w:bCs/>
            <w:sz w:val="21"/>
            <w:szCs w:val="21"/>
            <w:lang w:val="en-US" w:eastAsia="zh-CN"/>
            <w:rPrChange w:id="1626" w:author="user" w:date="2025-05-13T14:42:35Z">
              <w:rPr>
                <w:rFonts w:hint="eastAsia" w:ascii="仿宋" w:hAnsi="仿宋" w:eastAsia="仿宋" w:cs="仿宋"/>
                <w:bCs/>
                <w:sz w:val="24"/>
                <w:szCs w:val="24"/>
                <w:lang w:val="en-US" w:eastAsia="zh-CN"/>
              </w:rPr>
            </w:rPrChange>
          </w:rPr>
          <w:t>应答：</w:t>
        </w:r>
      </w:ins>
    </w:p>
    <w:p w14:paraId="3EFFF483">
      <w:pPr>
        <w:pStyle w:val="6"/>
        <w:ind w:firstLine="0"/>
        <w:rPr>
          <w:ins w:id="1627" w:author="心痕" w:date="2025-04-30T16:10:31Z"/>
          <w:rFonts w:hint="eastAsia" w:ascii="宋体" w:hAnsi="宋体" w:eastAsia="宋体" w:cs="宋体"/>
          <w:sz w:val="21"/>
          <w:szCs w:val="21"/>
          <w:rPrChange w:id="1628" w:author="user" w:date="2025-05-13T14:42:35Z">
            <w:rPr>
              <w:ins w:id="1629" w:author="心痕" w:date="2025-04-30T16:10:31Z"/>
            </w:rPr>
          </w:rPrChange>
        </w:rPr>
      </w:pPr>
      <w:ins w:id="1630" w:author="心痕" w:date="2025-04-30T16:10:31Z">
        <w:r>
          <w:rPr>
            <w:rFonts w:hint="eastAsia" w:ascii="宋体" w:hAnsi="宋体" w:eastAsia="宋体" w:cs="宋体"/>
            <w:sz w:val="21"/>
            <w:szCs w:val="21"/>
            <w:rPrChange w:id="1631" w:author="user" w:date="2025-05-13T14:42:35Z">
              <w:rPr>
                <w:rFonts w:hint="eastAsia"/>
              </w:rPr>
            </w:rPrChange>
          </w:rPr>
          <w:t>4.4.3</w:t>
        </w:r>
      </w:ins>
      <w:ins w:id="1632" w:author="心痕" w:date="2025-04-30T16:10:31Z">
        <w:r>
          <w:rPr>
            <w:rFonts w:hint="eastAsia" w:ascii="宋体" w:hAnsi="宋体" w:eastAsia="宋体" w:cs="宋体"/>
            <w:sz w:val="21"/>
            <w:szCs w:val="21"/>
            <w:rPrChange w:id="1633" w:author="user" w:date="2025-05-13T14:42:35Z">
              <w:rPr/>
            </w:rPrChange>
          </w:rPr>
          <w:t xml:space="preserve"> </w:t>
        </w:r>
      </w:ins>
      <w:ins w:id="1634" w:author="心痕" w:date="2025-04-30T16:10:31Z">
        <w:r>
          <w:rPr>
            <w:rFonts w:hint="eastAsia" w:ascii="宋体" w:hAnsi="宋体" w:eastAsia="宋体" w:cs="宋体"/>
            <w:sz w:val="21"/>
            <w:szCs w:val="21"/>
            <w:rPrChange w:id="1635" w:author="user" w:date="2025-05-13T14:42:35Z">
              <w:rPr>
                <w:rFonts w:hint="eastAsia"/>
              </w:rPr>
            </w:rPrChange>
          </w:rPr>
          <w:t>优惠券发放与回收管理</w:t>
        </w:r>
      </w:ins>
    </w:p>
    <w:p w14:paraId="7C541323">
      <w:pPr>
        <w:spacing w:line="360" w:lineRule="auto"/>
        <w:ind w:left="420" w:firstLine="371" w:firstLineChars="177"/>
        <w:rPr>
          <w:ins w:id="1636" w:author="心痕" w:date="2025-04-30T16:10:31Z"/>
          <w:rFonts w:hint="eastAsia" w:ascii="宋体" w:hAnsi="宋体" w:eastAsia="宋体" w:cs="宋体"/>
          <w:bCs/>
          <w:sz w:val="21"/>
          <w:szCs w:val="21"/>
          <w:rPrChange w:id="1637" w:author="user" w:date="2025-05-13T14:42:35Z">
            <w:rPr>
              <w:ins w:id="1638" w:author="心痕" w:date="2025-04-30T16:10:31Z"/>
              <w:rFonts w:ascii="仿宋" w:hAnsi="仿宋" w:eastAsia="仿宋" w:cs="仿宋"/>
              <w:bCs/>
              <w:sz w:val="24"/>
              <w:szCs w:val="24"/>
            </w:rPr>
          </w:rPrChange>
        </w:rPr>
      </w:pPr>
      <w:ins w:id="1639" w:author="心痕" w:date="2025-04-30T16:10:31Z">
        <w:r>
          <w:rPr>
            <w:rFonts w:hint="eastAsia" w:ascii="宋体" w:hAnsi="宋体" w:eastAsia="宋体" w:cs="宋体"/>
            <w:bCs/>
            <w:sz w:val="21"/>
            <w:szCs w:val="21"/>
            <w:rPrChange w:id="1640" w:author="user" w:date="2025-05-13T14:42:35Z">
              <w:rPr>
                <w:rFonts w:hint="eastAsia" w:ascii="仿宋" w:hAnsi="仿宋" w:eastAsia="仿宋" w:cs="仿宋"/>
                <w:bCs/>
                <w:sz w:val="24"/>
                <w:szCs w:val="24"/>
              </w:rPr>
            </w:rPrChange>
          </w:rPr>
          <w:t>提供优惠券发放功能，支持向指定用户或用户群体发放优惠券。</w:t>
        </w:r>
      </w:ins>
    </w:p>
    <w:p w14:paraId="406F25D8">
      <w:pPr>
        <w:spacing w:line="360" w:lineRule="auto"/>
        <w:ind w:left="420" w:firstLine="371" w:firstLineChars="177"/>
        <w:rPr>
          <w:ins w:id="1641" w:author="心痕" w:date="2025-04-30T16:10:31Z"/>
          <w:rFonts w:hint="eastAsia" w:ascii="宋体" w:hAnsi="宋体" w:eastAsia="宋体" w:cs="宋体"/>
          <w:bCs/>
          <w:sz w:val="21"/>
          <w:szCs w:val="21"/>
          <w:rPrChange w:id="1642" w:author="user" w:date="2025-05-13T14:42:35Z">
            <w:rPr>
              <w:ins w:id="1643" w:author="心痕" w:date="2025-04-30T16:10:31Z"/>
              <w:rFonts w:ascii="仿宋" w:hAnsi="仿宋" w:eastAsia="仿宋" w:cs="仿宋"/>
              <w:bCs/>
              <w:sz w:val="24"/>
              <w:szCs w:val="24"/>
            </w:rPr>
          </w:rPrChange>
        </w:rPr>
      </w:pPr>
      <w:ins w:id="1644" w:author="心痕" w:date="2025-04-30T16:10:31Z">
        <w:r>
          <w:rPr>
            <w:rFonts w:hint="eastAsia" w:ascii="宋体" w:hAnsi="宋体" w:eastAsia="宋体" w:cs="宋体"/>
            <w:bCs/>
            <w:sz w:val="21"/>
            <w:szCs w:val="21"/>
            <w:rPrChange w:id="1645" w:author="user" w:date="2025-05-13T14:42:35Z">
              <w:rPr>
                <w:rFonts w:hint="eastAsia" w:ascii="仿宋" w:hAnsi="仿宋" w:eastAsia="仿宋" w:cs="仿宋"/>
                <w:bCs/>
                <w:sz w:val="24"/>
                <w:szCs w:val="24"/>
              </w:rPr>
            </w:rPrChange>
          </w:rPr>
          <w:t>提供优惠券回收功能，支持回收已发放但未使用的优惠券。</w:t>
        </w:r>
      </w:ins>
    </w:p>
    <w:p w14:paraId="6AEA7823">
      <w:pPr>
        <w:spacing w:line="360" w:lineRule="auto"/>
        <w:ind w:left="420" w:firstLine="371" w:firstLineChars="177"/>
        <w:rPr>
          <w:ins w:id="1646" w:author="心痕" w:date="2025-04-30T16:22:06Z"/>
          <w:rFonts w:hint="eastAsia" w:ascii="宋体" w:hAnsi="宋体" w:eastAsia="宋体" w:cs="宋体"/>
          <w:bCs/>
          <w:sz w:val="21"/>
          <w:szCs w:val="21"/>
          <w:rPrChange w:id="1647" w:author="user" w:date="2025-05-13T14:42:35Z">
            <w:rPr>
              <w:ins w:id="1648" w:author="心痕" w:date="2025-04-30T16:22:06Z"/>
              <w:rFonts w:hint="eastAsia" w:ascii="仿宋" w:hAnsi="仿宋" w:eastAsia="仿宋" w:cs="仿宋"/>
              <w:bCs/>
              <w:sz w:val="24"/>
              <w:szCs w:val="24"/>
            </w:rPr>
          </w:rPrChange>
        </w:rPr>
      </w:pPr>
      <w:ins w:id="1649" w:author="心痕" w:date="2025-04-30T16:10:31Z">
        <w:r>
          <w:rPr>
            <w:rFonts w:hint="eastAsia" w:ascii="宋体" w:hAnsi="宋体" w:eastAsia="宋体" w:cs="宋体"/>
            <w:bCs/>
            <w:sz w:val="21"/>
            <w:szCs w:val="21"/>
            <w:rPrChange w:id="1650" w:author="user" w:date="2025-05-13T14:42:35Z">
              <w:rPr>
                <w:rFonts w:hint="eastAsia" w:ascii="仿宋" w:hAnsi="仿宋" w:eastAsia="仿宋" w:cs="仿宋"/>
                <w:bCs/>
                <w:sz w:val="24"/>
                <w:szCs w:val="24"/>
              </w:rPr>
            </w:rPrChange>
          </w:rPr>
          <w:t>提供优惠券使用记录查询功能，支持统计优惠券的使用情况和效果评估。</w:t>
        </w:r>
      </w:ins>
    </w:p>
    <w:p w14:paraId="18BE0FAC">
      <w:pPr>
        <w:spacing w:line="360" w:lineRule="auto"/>
        <w:ind w:left="420" w:firstLine="371" w:firstLineChars="177"/>
        <w:rPr>
          <w:ins w:id="1651" w:author="心痕" w:date="2025-04-30T16:10:31Z"/>
          <w:rFonts w:hint="eastAsia" w:ascii="宋体" w:hAnsi="宋体" w:eastAsia="宋体" w:cs="宋体"/>
          <w:bCs/>
          <w:sz w:val="21"/>
          <w:szCs w:val="21"/>
          <w:rPrChange w:id="1652" w:author="user" w:date="2025-05-13T14:42:35Z">
            <w:rPr>
              <w:ins w:id="1653" w:author="心痕" w:date="2025-04-30T16:10:31Z"/>
              <w:rFonts w:ascii="仿宋" w:hAnsi="仿宋" w:eastAsia="仿宋" w:cs="仿宋"/>
              <w:bCs/>
              <w:sz w:val="24"/>
              <w:szCs w:val="24"/>
            </w:rPr>
          </w:rPrChange>
        </w:rPr>
      </w:pPr>
      <w:ins w:id="1654" w:author="心痕" w:date="2025-04-30T16:22:06Z">
        <w:r>
          <w:rPr>
            <w:rFonts w:hint="eastAsia" w:ascii="宋体" w:hAnsi="宋体" w:eastAsia="宋体" w:cs="宋体"/>
            <w:bCs/>
            <w:sz w:val="21"/>
            <w:szCs w:val="21"/>
            <w:lang w:val="en-US" w:eastAsia="zh-CN"/>
            <w:rPrChange w:id="1655" w:author="user" w:date="2025-05-13T14:42:35Z">
              <w:rPr>
                <w:rFonts w:hint="eastAsia" w:ascii="仿宋" w:hAnsi="仿宋" w:eastAsia="仿宋" w:cs="仿宋"/>
                <w:bCs/>
                <w:sz w:val="24"/>
                <w:szCs w:val="24"/>
                <w:lang w:val="en-US" w:eastAsia="zh-CN"/>
              </w:rPr>
            </w:rPrChange>
          </w:rPr>
          <w:t>应答：</w:t>
        </w:r>
      </w:ins>
    </w:p>
    <w:p w14:paraId="6F2C273C">
      <w:pPr>
        <w:pStyle w:val="6"/>
        <w:ind w:firstLine="0"/>
        <w:rPr>
          <w:ins w:id="1656" w:author="心痕" w:date="2025-04-30T16:10:31Z"/>
          <w:rFonts w:hint="eastAsia" w:ascii="宋体" w:hAnsi="宋体" w:eastAsia="宋体" w:cs="宋体"/>
          <w:sz w:val="21"/>
          <w:szCs w:val="21"/>
          <w:rPrChange w:id="1657" w:author="user" w:date="2025-05-13T14:42:35Z">
            <w:rPr>
              <w:ins w:id="1658" w:author="心痕" w:date="2025-04-30T16:10:31Z"/>
            </w:rPr>
          </w:rPrChange>
        </w:rPr>
      </w:pPr>
      <w:ins w:id="1659" w:author="心痕" w:date="2025-04-30T16:10:31Z">
        <w:r>
          <w:rPr>
            <w:rFonts w:hint="eastAsia" w:ascii="宋体" w:hAnsi="宋体" w:eastAsia="宋体" w:cs="宋体"/>
            <w:sz w:val="21"/>
            <w:szCs w:val="21"/>
            <w:rPrChange w:id="1660" w:author="user" w:date="2025-05-13T14:42:35Z">
              <w:rPr>
                <w:rFonts w:hint="eastAsia"/>
              </w:rPr>
            </w:rPrChange>
          </w:rPr>
          <w:t>4.4.4 活动信息管理</w:t>
        </w:r>
      </w:ins>
    </w:p>
    <w:p w14:paraId="0BEA14C6">
      <w:pPr>
        <w:spacing w:line="360" w:lineRule="auto"/>
        <w:ind w:left="420" w:firstLine="371" w:firstLineChars="177"/>
        <w:rPr>
          <w:ins w:id="1661" w:author="心痕" w:date="2025-04-30T16:10:31Z"/>
          <w:rFonts w:hint="eastAsia" w:ascii="宋体" w:hAnsi="宋体" w:eastAsia="宋体" w:cs="宋体"/>
          <w:bCs/>
          <w:sz w:val="21"/>
          <w:szCs w:val="21"/>
          <w:rPrChange w:id="1662" w:author="user" w:date="2025-05-13T14:42:35Z">
            <w:rPr>
              <w:ins w:id="1663" w:author="心痕" w:date="2025-04-30T16:10:31Z"/>
              <w:rFonts w:ascii="仿宋" w:hAnsi="仿宋" w:eastAsia="仿宋" w:cs="仿宋"/>
              <w:bCs/>
              <w:sz w:val="24"/>
              <w:szCs w:val="24"/>
            </w:rPr>
          </w:rPrChange>
        </w:rPr>
      </w:pPr>
      <w:ins w:id="1664" w:author="心痕" w:date="2025-04-30T16:10:31Z">
        <w:r>
          <w:rPr>
            <w:rFonts w:hint="eastAsia" w:ascii="宋体" w:hAnsi="宋体" w:eastAsia="宋体" w:cs="宋体"/>
            <w:bCs/>
            <w:sz w:val="21"/>
            <w:szCs w:val="21"/>
            <w:rPrChange w:id="1665" w:author="user" w:date="2025-05-13T14:42:35Z">
              <w:rPr>
                <w:rFonts w:hint="eastAsia" w:ascii="仿宋" w:hAnsi="仿宋" w:eastAsia="仿宋" w:cs="仿宋"/>
                <w:bCs/>
                <w:sz w:val="24"/>
                <w:szCs w:val="24"/>
              </w:rPr>
            </w:rPrChange>
          </w:rPr>
          <w:t>提供活动录入功能，支持录入活动名称、内容、时间、参与人员等信息。</w:t>
        </w:r>
      </w:ins>
    </w:p>
    <w:p w14:paraId="2E2BB098">
      <w:pPr>
        <w:spacing w:line="360" w:lineRule="auto"/>
        <w:ind w:left="420" w:firstLine="371" w:firstLineChars="177"/>
        <w:rPr>
          <w:ins w:id="1666" w:author="心痕" w:date="2025-04-30T16:10:31Z"/>
          <w:rFonts w:hint="eastAsia" w:ascii="宋体" w:hAnsi="宋体" w:eastAsia="宋体" w:cs="宋体"/>
          <w:bCs/>
          <w:sz w:val="21"/>
          <w:szCs w:val="21"/>
          <w:rPrChange w:id="1667" w:author="user" w:date="2025-05-13T14:42:35Z">
            <w:rPr>
              <w:ins w:id="1668" w:author="心痕" w:date="2025-04-30T16:10:31Z"/>
              <w:rFonts w:ascii="仿宋" w:hAnsi="仿宋" w:eastAsia="仿宋" w:cs="仿宋"/>
              <w:bCs/>
              <w:sz w:val="24"/>
              <w:szCs w:val="24"/>
            </w:rPr>
          </w:rPrChange>
        </w:rPr>
      </w:pPr>
      <w:ins w:id="1669" w:author="心痕" w:date="2025-04-30T16:10:31Z">
        <w:r>
          <w:rPr>
            <w:rFonts w:hint="eastAsia" w:ascii="宋体" w:hAnsi="宋体" w:eastAsia="宋体" w:cs="宋体"/>
            <w:bCs/>
            <w:sz w:val="21"/>
            <w:szCs w:val="21"/>
            <w:rPrChange w:id="1670" w:author="user" w:date="2025-05-13T14:42:35Z">
              <w:rPr>
                <w:rFonts w:hint="eastAsia" w:ascii="仿宋" w:hAnsi="仿宋" w:eastAsia="仿宋" w:cs="仿宋"/>
                <w:bCs/>
                <w:sz w:val="24"/>
                <w:szCs w:val="24"/>
              </w:rPr>
            </w:rPrChange>
          </w:rPr>
          <w:t>支持活动分类管理，方便用户快速查找目标活动。</w:t>
        </w:r>
      </w:ins>
    </w:p>
    <w:p w14:paraId="2C3213FC">
      <w:pPr>
        <w:spacing w:line="360" w:lineRule="auto"/>
        <w:ind w:left="420" w:firstLine="371" w:firstLineChars="177"/>
        <w:rPr>
          <w:ins w:id="1671" w:author="心痕" w:date="2025-04-30T16:22:10Z"/>
          <w:rFonts w:hint="eastAsia" w:ascii="宋体" w:hAnsi="宋体" w:eastAsia="宋体" w:cs="宋体"/>
          <w:bCs/>
          <w:sz w:val="21"/>
          <w:szCs w:val="21"/>
          <w:rPrChange w:id="1672" w:author="user" w:date="2025-05-13T14:42:35Z">
            <w:rPr>
              <w:ins w:id="1673" w:author="心痕" w:date="2025-04-30T16:22:10Z"/>
              <w:rFonts w:hint="eastAsia" w:ascii="仿宋" w:hAnsi="仿宋" w:eastAsia="仿宋" w:cs="仿宋"/>
              <w:bCs/>
              <w:sz w:val="24"/>
              <w:szCs w:val="24"/>
            </w:rPr>
          </w:rPrChange>
        </w:rPr>
      </w:pPr>
      <w:ins w:id="1674" w:author="心痕" w:date="2025-04-30T16:10:31Z">
        <w:r>
          <w:rPr>
            <w:rFonts w:hint="eastAsia" w:ascii="宋体" w:hAnsi="宋体" w:eastAsia="宋体" w:cs="宋体"/>
            <w:bCs/>
            <w:sz w:val="21"/>
            <w:szCs w:val="21"/>
            <w:rPrChange w:id="1675" w:author="user" w:date="2025-05-13T14:42:35Z">
              <w:rPr>
                <w:rFonts w:hint="eastAsia" w:ascii="仿宋" w:hAnsi="仿宋" w:eastAsia="仿宋" w:cs="仿宋"/>
                <w:bCs/>
                <w:sz w:val="24"/>
                <w:szCs w:val="24"/>
              </w:rPr>
            </w:rPrChange>
          </w:rPr>
          <w:t>提供活动检索功能，支持按关键词、时间、参与人员等条件检索活动。</w:t>
        </w:r>
      </w:ins>
    </w:p>
    <w:p w14:paraId="6B89B53A">
      <w:pPr>
        <w:spacing w:line="360" w:lineRule="auto"/>
        <w:ind w:left="420" w:firstLine="371" w:firstLineChars="177"/>
        <w:rPr>
          <w:ins w:id="1676" w:author="心痕" w:date="2025-04-30T16:10:31Z"/>
          <w:rFonts w:hint="eastAsia" w:ascii="宋体" w:hAnsi="宋体" w:eastAsia="宋体" w:cs="宋体"/>
          <w:bCs/>
          <w:sz w:val="21"/>
          <w:szCs w:val="21"/>
          <w:rPrChange w:id="1677" w:author="user" w:date="2025-05-13T14:42:35Z">
            <w:rPr>
              <w:ins w:id="1678" w:author="心痕" w:date="2025-04-30T16:10:31Z"/>
              <w:rFonts w:ascii="仿宋" w:hAnsi="仿宋" w:eastAsia="仿宋" w:cs="仿宋"/>
              <w:bCs/>
              <w:sz w:val="24"/>
              <w:szCs w:val="24"/>
            </w:rPr>
          </w:rPrChange>
        </w:rPr>
      </w:pPr>
      <w:ins w:id="1679" w:author="心痕" w:date="2025-04-30T16:22:10Z">
        <w:r>
          <w:rPr>
            <w:rFonts w:hint="eastAsia" w:ascii="宋体" w:hAnsi="宋体" w:eastAsia="宋体" w:cs="宋体"/>
            <w:bCs/>
            <w:sz w:val="21"/>
            <w:szCs w:val="21"/>
            <w:lang w:val="en-US" w:eastAsia="zh-CN"/>
            <w:rPrChange w:id="1680" w:author="user" w:date="2025-05-13T14:42:35Z">
              <w:rPr>
                <w:rFonts w:hint="eastAsia" w:ascii="仿宋" w:hAnsi="仿宋" w:eastAsia="仿宋" w:cs="仿宋"/>
                <w:bCs/>
                <w:sz w:val="24"/>
                <w:szCs w:val="24"/>
                <w:lang w:val="en-US" w:eastAsia="zh-CN"/>
              </w:rPr>
            </w:rPrChange>
          </w:rPr>
          <w:t>应答：</w:t>
        </w:r>
      </w:ins>
    </w:p>
    <w:p w14:paraId="10BC6E4A">
      <w:pPr>
        <w:pStyle w:val="6"/>
        <w:ind w:firstLine="0"/>
        <w:rPr>
          <w:ins w:id="1681" w:author="心痕" w:date="2025-04-30T16:10:31Z"/>
          <w:rFonts w:hint="eastAsia" w:ascii="宋体" w:hAnsi="宋体" w:eastAsia="宋体" w:cs="宋体"/>
          <w:sz w:val="21"/>
          <w:szCs w:val="21"/>
          <w:rPrChange w:id="1682" w:author="user" w:date="2025-05-13T14:42:35Z">
            <w:rPr>
              <w:ins w:id="1683" w:author="心痕" w:date="2025-04-30T16:10:31Z"/>
            </w:rPr>
          </w:rPrChange>
        </w:rPr>
      </w:pPr>
      <w:ins w:id="1684" w:author="心痕" w:date="2025-04-30T16:10:31Z">
        <w:r>
          <w:rPr>
            <w:rFonts w:hint="eastAsia" w:ascii="宋体" w:hAnsi="宋体" w:eastAsia="宋体" w:cs="宋体"/>
            <w:sz w:val="21"/>
            <w:szCs w:val="21"/>
            <w:rPrChange w:id="1685" w:author="user" w:date="2025-05-13T14:42:35Z">
              <w:rPr>
                <w:rFonts w:hint="eastAsia"/>
              </w:rPr>
            </w:rPrChange>
          </w:rPr>
          <w:t>4.4.5 活动展示与参与</w:t>
        </w:r>
      </w:ins>
    </w:p>
    <w:p w14:paraId="27DFD052">
      <w:pPr>
        <w:spacing w:line="360" w:lineRule="auto"/>
        <w:ind w:left="420" w:firstLine="371" w:firstLineChars="177"/>
        <w:rPr>
          <w:ins w:id="1686" w:author="心痕" w:date="2025-04-30T16:10:31Z"/>
          <w:rFonts w:hint="eastAsia" w:ascii="宋体" w:hAnsi="宋体" w:eastAsia="宋体" w:cs="宋体"/>
          <w:bCs/>
          <w:sz w:val="21"/>
          <w:szCs w:val="21"/>
          <w:rPrChange w:id="1687" w:author="user" w:date="2025-05-13T14:42:35Z">
            <w:rPr>
              <w:ins w:id="1688" w:author="心痕" w:date="2025-04-30T16:10:31Z"/>
              <w:rFonts w:ascii="仿宋" w:hAnsi="仿宋" w:eastAsia="仿宋" w:cs="仿宋"/>
              <w:bCs/>
              <w:sz w:val="24"/>
              <w:szCs w:val="24"/>
            </w:rPr>
          </w:rPrChange>
        </w:rPr>
      </w:pPr>
      <w:ins w:id="1689" w:author="心痕" w:date="2025-04-30T16:10:31Z">
        <w:r>
          <w:rPr>
            <w:rFonts w:hint="eastAsia" w:ascii="宋体" w:hAnsi="宋体" w:eastAsia="宋体" w:cs="宋体"/>
            <w:bCs/>
            <w:sz w:val="21"/>
            <w:szCs w:val="21"/>
            <w:rPrChange w:id="1690" w:author="user" w:date="2025-05-13T14:42:35Z">
              <w:rPr>
                <w:rFonts w:hint="eastAsia" w:ascii="仿宋" w:hAnsi="仿宋" w:eastAsia="仿宋" w:cs="仿宋"/>
                <w:bCs/>
                <w:sz w:val="24"/>
                <w:szCs w:val="24"/>
              </w:rPr>
            </w:rPrChange>
          </w:rPr>
          <w:t>设计用户友好的活动展示界面，支持活动信息的实时更新和互动交流。</w:t>
        </w:r>
      </w:ins>
    </w:p>
    <w:p w14:paraId="50479F8C">
      <w:pPr>
        <w:spacing w:line="360" w:lineRule="auto"/>
        <w:ind w:left="420" w:firstLine="371" w:firstLineChars="177"/>
        <w:rPr>
          <w:ins w:id="1691" w:author="心痕" w:date="2025-04-30T16:10:31Z"/>
          <w:rFonts w:hint="eastAsia" w:ascii="宋体" w:hAnsi="宋体" w:eastAsia="宋体" w:cs="宋体"/>
          <w:bCs/>
          <w:sz w:val="21"/>
          <w:szCs w:val="21"/>
          <w:rPrChange w:id="1692" w:author="user" w:date="2025-05-13T14:42:35Z">
            <w:rPr>
              <w:ins w:id="1693" w:author="心痕" w:date="2025-04-30T16:10:31Z"/>
              <w:rFonts w:ascii="仿宋" w:hAnsi="仿宋" w:eastAsia="仿宋" w:cs="仿宋"/>
              <w:bCs/>
              <w:sz w:val="24"/>
              <w:szCs w:val="24"/>
            </w:rPr>
          </w:rPrChange>
        </w:rPr>
      </w:pPr>
      <w:ins w:id="1694" w:author="心痕" w:date="2025-04-30T16:10:31Z">
        <w:r>
          <w:rPr>
            <w:rFonts w:hint="eastAsia" w:ascii="宋体" w:hAnsi="宋体" w:eastAsia="宋体" w:cs="宋体"/>
            <w:bCs/>
            <w:sz w:val="21"/>
            <w:szCs w:val="21"/>
            <w:rPrChange w:id="1695" w:author="user" w:date="2025-05-13T14:42:35Z">
              <w:rPr>
                <w:rFonts w:hint="eastAsia" w:ascii="仿宋" w:hAnsi="仿宋" w:eastAsia="仿宋" w:cs="仿宋"/>
                <w:bCs/>
                <w:sz w:val="24"/>
                <w:szCs w:val="24"/>
              </w:rPr>
            </w:rPrChange>
          </w:rPr>
          <w:t>提供活动参与功能，支持用户报名、签到、提交反馈等功能。</w:t>
        </w:r>
      </w:ins>
    </w:p>
    <w:p w14:paraId="7577E4C4">
      <w:pPr>
        <w:spacing w:line="360" w:lineRule="auto"/>
        <w:ind w:left="420" w:firstLine="371" w:firstLineChars="177"/>
        <w:rPr>
          <w:ins w:id="1696" w:author="心痕" w:date="2025-04-30T16:22:13Z"/>
          <w:rFonts w:hint="eastAsia" w:ascii="宋体" w:hAnsi="宋体" w:eastAsia="宋体" w:cs="宋体"/>
          <w:bCs/>
          <w:sz w:val="21"/>
          <w:szCs w:val="21"/>
          <w:rPrChange w:id="1697" w:author="user" w:date="2025-05-13T14:42:35Z">
            <w:rPr>
              <w:ins w:id="1698" w:author="心痕" w:date="2025-04-30T16:22:13Z"/>
              <w:rFonts w:hint="eastAsia" w:ascii="仿宋" w:hAnsi="仿宋" w:eastAsia="仿宋" w:cs="仿宋"/>
              <w:bCs/>
              <w:sz w:val="24"/>
              <w:szCs w:val="24"/>
            </w:rPr>
          </w:rPrChange>
        </w:rPr>
      </w:pPr>
      <w:ins w:id="1699" w:author="心痕" w:date="2025-04-30T16:10:31Z">
        <w:r>
          <w:rPr>
            <w:rFonts w:hint="eastAsia" w:ascii="宋体" w:hAnsi="宋体" w:eastAsia="宋体" w:cs="宋体"/>
            <w:bCs/>
            <w:sz w:val="21"/>
            <w:szCs w:val="21"/>
            <w:rPrChange w:id="1700" w:author="user" w:date="2025-05-13T14:42:35Z">
              <w:rPr>
                <w:rFonts w:hint="eastAsia" w:ascii="仿宋" w:hAnsi="仿宋" w:eastAsia="仿宋" w:cs="仿宋"/>
                <w:bCs/>
                <w:sz w:val="24"/>
                <w:szCs w:val="24"/>
              </w:rPr>
            </w:rPrChange>
          </w:rPr>
          <w:t>提供活动详情查看功能，支持展示活动规则、流程、奖励等信息。</w:t>
        </w:r>
      </w:ins>
    </w:p>
    <w:p w14:paraId="00CCBAFE">
      <w:pPr>
        <w:spacing w:line="360" w:lineRule="auto"/>
        <w:ind w:left="420" w:firstLine="371" w:firstLineChars="177"/>
        <w:rPr>
          <w:ins w:id="1701" w:author="心痕" w:date="2025-04-30T16:10:31Z"/>
          <w:rFonts w:hint="eastAsia" w:ascii="宋体" w:hAnsi="宋体" w:eastAsia="宋体" w:cs="宋体"/>
          <w:bCs/>
          <w:sz w:val="21"/>
          <w:szCs w:val="21"/>
          <w:rPrChange w:id="1702" w:author="user" w:date="2025-05-13T14:42:35Z">
            <w:rPr>
              <w:ins w:id="1703" w:author="心痕" w:date="2025-04-30T16:10:31Z"/>
              <w:rFonts w:ascii="仿宋" w:hAnsi="仿宋" w:eastAsia="仿宋" w:cs="仿宋"/>
              <w:bCs/>
              <w:sz w:val="24"/>
              <w:szCs w:val="24"/>
            </w:rPr>
          </w:rPrChange>
        </w:rPr>
      </w:pPr>
      <w:ins w:id="1704" w:author="心痕" w:date="2025-04-30T16:22:13Z">
        <w:r>
          <w:rPr>
            <w:rFonts w:hint="eastAsia" w:ascii="宋体" w:hAnsi="宋体" w:eastAsia="宋体" w:cs="宋体"/>
            <w:bCs/>
            <w:sz w:val="21"/>
            <w:szCs w:val="21"/>
            <w:lang w:val="en-US" w:eastAsia="zh-CN"/>
            <w:rPrChange w:id="1705" w:author="user" w:date="2025-05-13T14:42:35Z">
              <w:rPr>
                <w:rFonts w:hint="eastAsia" w:ascii="仿宋" w:hAnsi="仿宋" w:eastAsia="仿宋" w:cs="仿宋"/>
                <w:bCs/>
                <w:sz w:val="24"/>
                <w:szCs w:val="24"/>
                <w:lang w:val="en-US" w:eastAsia="zh-CN"/>
              </w:rPr>
            </w:rPrChange>
          </w:rPr>
          <w:t>应答：</w:t>
        </w:r>
      </w:ins>
    </w:p>
    <w:p w14:paraId="06269897">
      <w:pPr>
        <w:pStyle w:val="6"/>
        <w:ind w:firstLine="0"/>
        <w:rPr>
          <w:ins w:id="1706" w:author="心痕" w:date="2025-04-30T16:10:31Z"/>
          <w:rFonts w:hint="eastAsia" w:ascii="宋体" w:hAnsi="宋体" w:eastAsia="宋体" w:cs="宋体"/>
          <w:sz w:val="21"/>
          <w:szCs w:val="21"/>
          <w:rPrChange w:id="1707" w:author="user" w:date="2025-05-13T14:42:35Z">
            <w:rPr>
              <w:ins w:id="1708" w:author="心痕" w:date="2025-04-30T16:10:31Z"/>
            </w:rPr>
          </w:rPrChange>
        </w:rPr>
      </w:pPr>
      <w:ins w:id="1709" w:author="心痕" w:date="2025-04-30T16:10:31Z">
        <w:r>
          <w:rPr>
            <w:rFonts w:hint="eastAsia" w:ascii="宋体" w:hAnsi="宋体" w:eastAsia="宋体" w:cs="宋体"/>
            <w:sz w:val="21"/>
            <w:szCs w:val="21"/>
            <w:rPrChange w:id="1710" w:author="user" w:date="2025-05-13T14:42:35Z">
              <w:rPr>
                <w:rFonts w:hint="eastAsia"/>
              </w:rPr>
            </w:rPrChange>
          </w:rPr>
          <w:t>4.4.6 活动创建与审批</w:t>
        </w:r>
      </w:ins>
    </w:p>
    <w:p w14:paraId="11B88F68">
      <w:pPr>
        <w:pStyle w:val="2"/>
        <w:ind w:firstLine="899"/>
        <w:rPr>
          <w:ins w:id="1711" w:author="心痕" w:date="2025-04-30T16:10:31Z"/>
          <w:rFonts w:hint="eastAsia" w:ascii="宋体" w:hAnsi="宋体" w:eastAsia="宋体" w:cs="宋体"/>
          <w:bCs/>
          <w:sz w:val="21"/>
          <w:szCs w:val="21"/>
          <w:rPrChange w:id="1712" w:author="user" w:date="2025-05-13T14:42:35Z">
            <w:rPr>
              <w:ins w:id="1713" w:author="心痕" w:date="2025-04-30T16:10:31Z"/>
              <w:rFonts w:ascii="仿宋" w:hAnsi="仿宋" w:eastAsia="仿宋" w:cs="仿宋"/>
              <w:bCs/>
              <w:sz w:val="24"/>
              <w:szCs w:val="24"/>
            </w:rPr>
          </w:rPrChange>
        </w:rPr>
      </w:pPr>
      <w:ins w:id="1714" w:author="心痕" w:date="2025-04-30T16:10:31Z">
        <w:r>
          <w:rPr>
            <w:rFonts w:hint="eastAsia" w:ascii="宋体" w:hAnsi="宋体" w:eastAsia="宋体" w:cs="宋体"/>
            <w:bCs/>
            <w:sz w:val="21"/>
            <w:szCs w:val="21"/>
            <w:rPrChange w:id="1715" w:author="user" w:date="2025-05-13T14:42:35Z">
              <w:rPr>
                <w:rFonts w:hint="eastAsia" w:ascii="仿宋" w:hAnsi="仿宋" w:eastAsia="仿宋" w:cs="仿宋"/>
                <w:bCs/>
                <w:sz w:val="24"/>
                <w:szCs w:val="24"/>
              </w:rPr>
            </w:rPrChange>
          </w:rPr>
          <w:t>提供活动创建功能，支持用户自定义活动内容、时间、规则等。</w:t>
        </w:r>
      </w:ins>
    </w:p>
    <w:p w14:paraId="42AB89E4">
      <w:pPr>
        <w:spacing w:line="360" w:lineRule="auto"/>
        <w:ind w:left="420" w:firstLine="371" w:firstLineChars="177"/>
        <w:rPr>
          <w:ins w:id="1716" w:author="心痕" w:date="2025-04-30T16:22:16Z"/>
          <w:rFonts w:hint="eastAsia" w:ascii="宋体" w:hAnsi="宋体" w:eastAsia="宋体" w:cs="宋体"/>
          <w:bCs/>
          <w:sz w:val="21"/>
          <w:szCs w:val="21"/>
          <w:rPrChange w:id="1717" w:author="user" w:date="2025-05-13T14:42:35Z">
            <w:rPr>
              <w:ins w:id="1718" w:author="心痕" w:date="2025-04-30T16:22:16Z"/>
              <w:rFonts w:hint="eastAsia" w:ascii="仿宋" w:hAnsi="仿宋" w:eastAsia="仿宋" w:cs="仿宋"/>
              <w:bCs/>
              <w:sz w:val="24"/>
              <w:szCs w:val="24"/>
            </w:rPr>
          </w:rPrChange>
        </w:rPr>
      </w:pPr>
      <w:ins w:id="1719" w:author="心痕" w:date="2025-04-30T16:10:31Z">
        <w:r>
          <w:rPr>
            <w:rFonts w:hint="eastAsia" w:ascii="宋体" w:hAnsi="宋体" w:eastAsia="宋体" w:cs="宋体"/>
            <w:bCs/>
            <w:sz w:val="21"/>
            <w:szCs w:val="21"/>
            <w:rPrChange w:id="1720" w:author="user" w:date="2025-05-13T14:42:35Z">
              <w:rPr>
                <w:rFonts w:hint="eastAsia" w:ascii="仿宋" w:hAnsi="仿宋" w:eastAsia="仿宋" w:cs="仿宋"/>
                <w:bCs/>
                <w:sz w:val="24"/>
                <w:szCs w:val="24"/>
              </w:rPr>
            </w:rPrChange>
          </w:rPr>
          <w:t>提供活动审批功能，支持多级审批流程，确保活动的合规性。</w:t>
        </w:r>
      </w:ins>
    </w:p>
    <w:p w14:paraId="294E6A72">
      <w:pPr>
        <w:pStyle w:val="2"/>
        <w:ind w:firstLine="899"/>
        <w:rPr>
          <w:ins w:id="1721" w:author="心痕" w:date="2025-04-30T16:10:31Z"/>
          <w:rFonts w:hint="eastAsia" w:ascii="宋体" w:hAnsi="宋体" w:eastAsia="宋体" w:cs="宋体"/>
          <w:bCs/>
          <w:sz w:val="21"/>
          <w:szCs w:val="21"/>
          <w:rPrChange w:id="1722" w:author="user" w:date="2025-05-13T14:42:35Z">
            <w:rPr>
              <w:ins w:id="1723" w:author="心痕" w:date="2025-04-30T16:10:31Z"/>
              <w:rFonts w:ascii="仿宋" w:hAnsi="仿宋" w:eastAsia="仿宋" w:cs="仿宋"/>
              <w:bCs/>
              <w:sz w:val="24"/>
              <w:szCs w:val="24"/>
            </w:rPr>
          </w:rPrChange>
        </w:rPr>
      </w:pPr>
      <w:ins w:id="1724" w:author="心痕" w:date="2025-04-30T16:22:16Z">
        <w:r>
          <w:rPr>
            <w:rFonts w:hint="eastAsia" w:ascii="宋体" w:hAnsi="宋体" w:eastAsia="宋体" w:cs="宋体"/>
            <w:bCs/>
            <w:sz w:val="21"/>
            <w:szCs w:val="21"/>
            <w:lang w:val="en-US" w:eastAsia="zh-CN"/>
            <w:rPrChange w:id="1725" w:author="user" w:date="2025-05-13T14:42:35Z">
              <w:rPr>
                <w:rFonts w:hint="eastAsia" w:ascii="仿宋" w:hAnsi="仿宋" w:eastAsia="仿宋" w:cs="仿宋"/>
                <w:bCs/>
                <w:sz w:val="24"/>
                <w:szCs w:val="24"/>
                <w:lang w:val="en-US" w:eastAsia="zh-CN"/>
              </w:rPr>
            </w:rPrChange>
          </w:rPr>
          <w:t>应答：</w:t>
        </w:r>
      </w:ins>
    </w:p>
    <w:p w14:paraId="05077222">
      <w:pPr>
        <w:pStyle w:val="6"/>
        <w:ind w:firstLine="0"/>
        <w:rPr>
          <w:ins w:id="1726" w:author="心痕" w:date="2025-04-30T16:10:31Z"/>
          <w:rFonts w:hint="eastAsia" w:ascii="宋体" w:hAnsi="宋体" w:eastAsia="宋体" w:cs="宋体"/>
          <w:sz w:val="21"/>
          <w:szCs w:val="21"/>
          <w:rPrChange w:id="1727" w:author="user" w:date="2025-05-13T14:42:35Z">
            <w:rPr>
              <w:ins w:id="1728" w:author="心痕" w:date="2025-04-30T16:10:31Z"/>
            </w:rPr>
          </w:rPrChange>
        </w:rPr>
      </w:pPr>
      <w:ins w:id="1729" w:author="心痕" w:date="2025-04-30T16:10:31Z">
        <w:r>
          <w:rPr>
            <w:rFonts w:hint="eastAsia" w:ascii="宋体" w:hAnsi="宋体" w:eastAsia="宋体" w:cs="宋体"/>
            <w:sz w:val="21"/>
            <w:szCs w:val="21"/>
            <w:rPrChange w:id="1730" w:author="user" w:date="2025-05-13T14:42:35Z">
              <w:rPr>
                <w:rFonts w:hint="eastAsia"/>
              </w:rPr>
            </w:rPrChange>
          </w:rPr>
          <w:t>4.4.7 活动推广与效果评估</w:t>
        </w:r>
      </w:ins>
    </w:p>
    <w:p w14:paraId="09B239BA">
      <w:pPr>
        <w:spacing w:line="360" w:lineRule="auto"/>
        <w:ind w:left="420" w:firstLine="371" w:firstLineChars="177"/>
        <w:rPr>
          <w:ins w:id="1731" w:author="心痕" w:date="2025-04-30T16:10:31Z"/>
          <w:rFonts w:hint="eastAsia" w:ascii="宋体" w:hAnsi="宋体" w:eastAsia="宋体" w:cs="宋体"/>
          <w:bCs/>
          <w:sz w:val="21"/>
          <w:szCs w:val="21"/>
          <w:rPrChange w:id="1732" w:author="user" w:date="2025-05-13T14:42:35Z">
            <w:rPr>
              <w:ins w:id="1733" w:author="心痕" w:date="2025-04-30T16:10:31Z"/>
              <w:rFonts w:ascii="仿宋" w:hAnsi="仿宋" w:eastAsia="仿宋" w:cs="仿宋"/>
              <w:bCs/>
              <w:sz w:val="24"/>
              <w:szCs w:val="24"/>
            </w:rPr>
          </w:rPrChange>
        </w:rPr>
      </w:pPr>
      <w:ins w:id="1734" w:author="心痕" w:date="2025-04-30T16:10:31Z">
        <w:r>
          <w:rPr>
            <w:rFonts w:hint="eastAsia" w:ascii="宋体" w:hAnsi="宋体" w:eastAsia="宋体" w:cs="宋体"/>
            <w:bCs/>
            <w:sz w:val="21"/>
            <w:szCs w:val="21"/>
            <w:rPrChange w:id="1735" w:author="user" w:date="2025-05-13T14:42:35Z">
              <w:rPr>
                <w:rFonts w:hint="eastAsia" w:ascii="仿宋" w:hAnsi="仿宋" w:eastAsia="仿宋" w:cs="仿宋"/>
                <w:bCs/>
                <w:sz w:val="24"/>
                <w:szCs w:val="24"/>
              </w:rPr>
            </w:rPrChange>
          </w:rPr>
          <w:t>提供活动推广功能，支持通过邮件、短信、社交媒体等渠道推广活动。</w:t>
        </w:r>
      </w:ins>
    </w:p>
    <w:p w14:paraId="155D50F7">
      <w:pPr>
        <w:spacing w:line="360" w:lineRule="auto"/>
        <w:ind w:left="420" w:firstLine="371" w:firstLineChars="177"/>
        <w:rPr>
          <w:ins w:id="1736" w:author="心痕" w:date="2025-04-30T16:10:31Z"/>
          <w:rFonts w:hint="eastAsia" w:ascii="宋体" w:hAnsi="宋体" w:eastAsia="宋体" w:cs="宋体"/>
          <w:bCs/>
          <w:sz w:val="21"/>
          <w:szCs w:val="21"/>
          <w:rPrChange w:id="1737" w:author="user" w:date="2025-05-13T14:42:35Z">
            <w:rPr>
              <w:ins w:id="1738" w:author="心痕" w:date="2025-04-30T16:10:31Z"/>
              <w:rFonts w:ascii="仿宋" w:hAnsi="仿宋" w:eastAsia="仿宋" w:cs="仿宋"/>
              <w:bCs/>
              <w:sz w:val="24"/>
              <w:szCs w:val="24"/>
            </w:rPr>
          </w:rPrChange>
        </w:rPr>
      </w:pPr>
      <w:ins w:id="1739" w:author="心痕" w:date="2025-04-30T16:10:31Z">
        <w:r>
          <w:rPr>
            <w:rFonts w:hint="eastAsia" w:ascii="宋体" w:hAnsi="宋体" w:eastAsia="宋体" w:cs="宋体"/>
            <w:bCs/>
            <w:sz w:val="21"/>
            <w:szCs w:val="21"/>
            <w:rPrChange w:id="1740" w:author="user" w:date="2025-05-13T14:42:35Z">
              <w:rPr>
                <w:rFonts w:hint="eastAsia" w:ascii="仿宋" w:hAnsi="仿宋" w:eastAsia="仿宋" w:cs="仿宋"/>
                <w:bCs/>
                <w:sz w:val="24"/>
                <w:szCs w:val="24"/>
              </w:rPr>
            </w:rPrChange>
          </w:rPr>
          <w:t>提供活动效果评估功能，支持统计活动的参与人数、转化率、反馈情况等。</w:t>
        </w:r>
      </w:ins>
    </w:p>
    <w:p w14:paraId="36DEA611">
      <w:pPr>
        <w:spacing w:line="360" w:lineRule="auto"/>
        <w:ind w:left="420" w:firstLine="371" w:firstLineChars="177"/>
        <w:rPr>
          <w:ins w:id="1741" w:author="心痕" w:date="2025-04-30T16:22:18Z"/>
          <w:rFonts w:hint="eastAsia" w:ascii="宋体" w:hAnsi="宋体" w:eastAsia="宋体" w:cs="宋体"/>
          <w:bCs/>
          <w:sz w:val="21"/>
          <w:szCs w:val="21"/>
          <w:rPrChange w:id="1742" w:author="user" w:date="2025-05-13T14:42:35Z">
            <w:rPr>
              <w:ins w:id="1743" w:author="心痕" w:date="2025-04-30T16:22:18Z"/>
              <w:rFonts w:hint="eastAsia" w:ascii="仿宋" w:hAnsi="仿宋" w:eastAsia="仿宋" w:cs="仿宋"/>
              <w:bCs/>
              <w:sz w:val="24"/>
              <w:szCs w:val="24"/>
            </w:rPr>
          </w:rPrChange>
        </w:rPr>
      </w:pPr>
      <w:ins w:id="1744" w:author="心痕" w:date="2025-04-30T16:10:31Z">
        <w:r>
          <w:rPr>
            <w:rFonts w:hint="eastAsia" w:ascii="宋体" w:hAnsi="宋体" w:eastAsia="宋体" w:cs="宋体"/>
            <w:bCs/>
            <w:sz w:val="21"/>
            <w:szCs w:val="21"/>
            <w:rPrChange w:id="1745" w:author="user" w:date="2025-05-13T14:42:35Z">
              <w:rPr>
                <w:rFonts w:hint="eastAsia" w:ascii="仿宋" w:hAnsi="仿宋" w:eastAsia="仿宋" w:cs="仿宋"/>
                <w:bCs/>
                <w:sz w:val="24"/>
                <w:szCs w:val="24"/>
              </w:rPr>
            </w:rPrChange>
          </w:rPr>
          <w:t>提供数据分析报告，为后续活动的优化和改进提供数据支持。</w:t>
        </w:r>
      </w:ins>
    </w:p>
    <w:p w14:paraId="44003D4B">
      <w:pPr>
        <w:spacing w:line="360" w:lineRule="auto"/>
        <w:ind w:left="420" w:firstLine="371" w:firstLineChars="177"/>
        <w:rPr>
          <w:ins w:id="1746" w:author="心痕" w:date="2025-04-30T16:10:31Z"/>
          <w:rFonts w:hint="eastAsia" w:ascii="宋体" w:hAnsi="宋体" w:eastAsia="宋体" w:cs="宋体"/>
          <w:bCs/>
          <w:sz w:val="21"/>
          <w:szCs w:val="21"/>
          <w:rPrChange w:id="1747" w:author="user" w:date="2025-05-13T14:42:35Z">
            <w:rPr>
              <w:ins w:id="1748" w:author="心痕" w:date="2025-04-30T16:10:31Z"/>
              <w:rFonts w:ascii="仿宋" w:hAnsi="仿宋" w:eastAsia="仿宋" w:cs="仿宋"/>
              <w:bCs/>
              <w:sz w:val="24"/>
              <w:szCs w:val="24"/>
            </w:rPr>
          </w:rPrChange>
        </w:rPr>
      </w:pPr>
      <w:ins w:id="1749" w:author="心痕" w:date="2025-04-30T16:22:18Z">
        <w:r>
          <w:rPr>
            <w:rFonts w:hint="eastAsia" w:ascii="宋体" w:hAnsi="宋体" w:eastAsia="宋体" w:cs="宋体"/>
            <w:bCs/>
            <w:sz w:val="21"/>
            <w:szCs w:val="21"/>
            <w:lang w:val="en-US" w:eastAsia="zh-CN"/>
            <w:rPrChange w:id="1750" w:author="user" w:date="2025-05-13T14:42:35Z">
              <w:rPr>
                <w:rFonts w:hint="eastAsia" w:ascii="仿宋" w:hAnsi="仿宋" w:eastAsia="仿宋" w:cs="仿宋"/>
                <w:bCs/>
                <w:sz w:val="24"/>
                <w:szCs w:val="24"/>
                <w:lang w:val="en-US" w:eastAsia="zh-CN"/>
              </w:rPr>
            </w:rPrChange>
          </w:rPr>
          <w:t>应答：</w:t>
        </w:r>
      </w:ins>
    </w:p>
    <w:p w14:paraId="6899ABAA">
      <w:pPr>
        <w:pStyle w:val="2"/>
        <w:ind w:left="840"/>
        <w:rPr>
          <w:rFonts w:hint="eastAsia" w:ascii="宋体" w:hAnsi="宋体" w:eastAsia="宋体" w:cs="宋体"/>
          <w:sz w:val="21"/>
          <w:szCs w:val="21"/>
          <w:lang w:val="en-US" w:eastAsia="zh-CN"/>
          <w:rPrChange w:id="1751" w:author="user" w:date="2025-05-13T14:42:35Z">
            <w:rPr>
              <w:rFonts w:hint="default" w:ascii="仿宋_GB2312" w:hAnsi="仿宋_GB2312" w:eastAsia="仿宋_GB2312" w:cs="仿宋_GB2312"/>
              <w:sz w:val="24"/>
              <w:szCs w:val="24"/>
              <w:lang w:val="en-US" w:eastAsia="zh-CN"/>
            </w:rPr>
          </w:rPrChange>
        </w:rPr>
      </w:pPr>
    </w:p>
    <w:p w14:paraId="39F23349">
      <w:pPr>
        <w:pStyle w:val="5"/>
        <w:ind w:firstLine="482"/>
        <w:rPr>
          <w:ins w:id="1752" w:author="心痕" w:date="2025-04-30T16:15:01Z"/>
          <w:rFonts w:hint="eastAsia" w:ascii="宋体" w:hAnsi="宋体" w:eastAsia="宋体" w:cs="宋体"/>
          <w:sz w:val="21"/>
          <w:szCs w:val="21"/>
          <w:rPrChange w:id="1753" w:author="user" w:date="2025-05-13T14:42:35Z">
            <w:rPr>
              <w:ins w:id="1754" w:author="心痕" w:date="2025-04-30T16:15:01Z"/>
            </w:rPr>
          </w:rPrChange>
        </w:rPr>
      </w:pPr>
      <w:ins w:id="1755" w:author="心痕" w:date="2025-04-30T16:15:01Z">
        <w:r>
          <w:rPr>
            <w:rFonts w:hint="eastAsia" w:ascii="宋体" w:hAnsi="宋体" w:eastAsia="宋体" w:cs="宋体"/>
            <w:sz w:val="21"/>
            <w:szCs w:val="21"/>
            <w:rPrChange w:id="1756" w:author="user" w:date="2025-05-13T14:42:35Z">
              <w:rPr>
                <w:rFonts w:hint="eastAsia"/>
              </w:rPr>
            </w:rPrChange>
          </w:rPr>
          <w:t>4.5 产品卖点和营销话术管理</w:t>
        </w:r>
      </w:ins>
    </w:p>
    <w:p w14:paraId="1BA64BF7">
      <w:pPr>
        <w:pStyle w:val="6"/>
        <w:ind w:firstLine="0"/>
        <w:rPr>
          <w:ins w:id="1757" w:author="心痕" w:date="2025-04-30T16:15:01Z"/>
          <w:rFonts w:hint="eastAsia" w:ascii="宋体" w:hAnsi="宋体" w:eastAsia="宋体" w:cs="宋体"/>
          <w:sz w:val="21"/>
          <w:szCs w:val="21"/>
          <w:rPrChange w:id="1758" w:author="user" w:date="2025-05-13T14:42:35Z">
            <w:rPr>
              <w:ins w:id="1759" w:author="心痕" w:date="2025-04-30T16:15:01Z"/>
            </w:rPr>
          </w:rPrChange>
        </w:rPr>
      </w:pPr>
      <w:ins w:id="1760" w:author="心痕" w:date="2025-04-30T16:15:01Z">
        <w:r>
          <w:rPr>
            <w:rFonts w:hint="eastAsia" w:ascii="宋体" w:hAnsi="宋体" w:eastAsia="宋体" w:cs="宋体"/>
            <w:sz w:val="21"/>
            <w:szCs w:val="21"/>
            <w:rPrChange w:id="1761" w:author="user" w:date="2025-05-13T14:42:35Z">
              <w:rPr>
                <w:rFonts w:hint="eastAsia"/>
              </w:rPr>
            </w:rPrChange>
          </w:rPr>
          <w:t>4.5.1 产品卖点生成与优化</w:t>
        </w:r>
      </w:ins>
    </w:p>
    <w:p w14:paraId="55BD1167">
      <w:pPr>
        <w:pStyle w:val="2"/>
        <w:ind w:left="420"/>
        <w:rPr>
          <w:ins w:id="1762" w:author="心痕" w:date="2025-04-30T16:15:01Z"/>
          <w:rFonts w:hint="eastAsia" w:ascii="宋体" w:hAnsi="宋体" w:eastAsia="宋体" w:cs="宋体"/>
          <w:bCs/>
          <w:sz w:val="21"/>
          <w:szCs w:val="21"/>
          <w:rPrChange w:id="1763" w:author="user" w:date="2025-05-13T14:42:35Z">
            <w:rPr>
              <w:ins w:id="1764" w:author="心痕" w:date="2025-04-30T16:15:01Z"/>
              <w:rFonts w:ascii="仿宋" w:hAnsi="仿宋" w:eastAsia="仿宋" w:cs="仿宋"/>
              <w:bCs/>
              <w:sz w:val="24"/>
              <w:szCs w:val="24"/>
            </w:rPr>
          </w:rPrChange>
        </w:rPr>
      </w:pPr>
      <w:ins w:id="1765" w:author="心痕" w:date="2025-04-30T16:15:01Z">
        <w:r>
          <w:rPr>
            <w:rFonts w:hint="eastAsia" w:ascii="宋体" w:hAnsi="宋体" w:eastAsia="宋体" w:cs="宋体"/>
            <w:bCs/>
            <w:sz w:val="21"/>
            <w:szCs w:val="21"/>
            <w:rPrChange w:id="1766" w:author="user" w:date="2025-05-13T14:42:35Z">
              <w:rPr>
                <w:rFonts w:hint="eastAsia" w:ascii="仿宋" w:hAnsi="仿宋" w:eastAsia="仿宋" w:cs="仿宋"/>
                <w:bCs/>
                <w:sz w:val="24"/>
                <w:szCs w:val="24"/>
              </w:rPr>
            </w:rPrChange>
          </w:rPr>
          <w:t>利用AI技术分析销售品的特性、功能、市场反馈等数据，生成精准的卖点内容。</w:t>
        </w:r>
      </w:ins>
    </w:p>
    <w:p w14:paraId="515191FB">
      <w:pPr>
        <w:pStyle w:val="2"/>
        <w:ind w:left="420"/>
        <w:rPr>
          <w:ins w:id="1767" w:author="心痕" w:date="2025-04-30T16:15:01Z"/>
          <w:rFonts w:hint="eastAsia" w:ascii="宋体" w:hAnsi="宋体" w:eastAsia="宋体" w:cs="宋体"/>
          <w:bCs/>
          <w:sz w:val="21"/>
          <w:szCs w:val="21"/>
          <w:rPrChange w:id="1768" w:author="user" w:date="2025-05-13T14:42:35Z">
            <w:rPr>
              <w:ins w:id="1769" w:author="心痕" w:date="2025-04-30T16:15:01Z"/>
              <w:rFonts w:ascii="仿宋" w:hAnsi="仿宋" w:eastAsia="仿宋" w:cs="仿宋"/>
              <w:bCs/>
              <w:sz w:val="24"/>
              <w:szCs w:val="24"/>
            </w:rPr>
          </w:rPrChange>
        </w:rPr>
      </w:pPr>
      <w:ins w:id="1770" w:author="心痕" w:date="2025-04-30T16:15:01Z">
        <w:r>
          <w:rPr>
            <w:rFonts w:hint="eastAsia" w:ascii="宋体" w:hAnsi="宋体" w:eastAsia="宋体" w:cs="宋体"/>
            <w:bCs/>
            <w:sz w:val="21"/>
            <w:szCs w:val="21"/>
            <w:rPrChange w:id="1771" w:author="user" w:date="2025-05-13T14:42:35Z">
              <w:rPr>
                <w:rFonts w:hint="eastAsia" w:ascii="仿宋" w:hAnsi="仿宋" w:eastAsia="仿宋" w:cs="仿宋"/>
                <w:bCs/>
                <w:sz w:val="24"/>
                <w:szCs w:val="24"/>
              </w:rPr>
            </w:rPrChange>
          </w:rPr>
          <w:t>提供卖点测试功能，支持通过模拟销售场景测试卖点效果。</w:t>
        </w:r>
      </w:ins>
    </w:p>
    <w:p w14:paraId="0CEF5B04">
      <w:pPr>
        <w:spacing w:line="360" w:lineRule="auto"/>
        <w:ind w:left="420" w:firstLine="371" w:firstLineChars="177"/>
        <w:rPr>
          <w:ins w:id="1772" w:author="心痕" w:date="2025-04-30T16:22:21Z"/>
          <w:rFonts w:hint="eastAsia" w:ascii="宋体" w:hAnsi="宋体" w:eastAsia="宋体" w:cs="宋体"/>
          <w:bCs/>
          <w:sz w:val="21"/>
          <w:szCs w:val="21"/>
          <w:rPrChange w:id="1773" w:author="user" w:date="2025-05-13T14:42:35Z">
            <w:rPr>
              <w:ins w:id="1774" w:author="心痕" w:date="2025-04-30T16:22:21Z"/>
              <w:rFonts w:hint="eastAsia" w:ascii="仿宋" w:hAnsi="仿宋" w:eastAsia="仿宋" w:cs="仿宋"/>
              <w:bCs/>
              <w:sz w:val="24"/>
              <w:szCs w:val="24"/>
            </w:rPr>
          </w:rPrChange>
        </w:rPr>
      </w:pPr>
      <w:ins w:id="1775" w:author="心痕" w:date="2025-04-30T16:15:01Z">
        <w:r>
          <w:rPr>
            <w:rFonts w:hint="eastAsia" w:ascii="宋体" w:hAnsi="宋体" w:eastAsia="宋体" w:cs="宋体"/>
            <w:bCs/>
            <w:sz w:val="21"/>
            <w:szCs w:val="21"/>
            <w:rPrChange w:id="1776" w:author="user" w:date="2025-05-13T14:42:35Z">
              <w:rPr>
                <w:rFonts w:hint="eastAsia" w:ascii="仿宋" w:hAnsi="仿宋" w:eastAsia="仿宋" w:cs="仿宋"/>
                <w:bCs/>
                <w:sz w:val="24"/>
                <w:szCs w:val="24"/>
              </w:rPr>
            </w:rPrChange>
          </w:rPr>
          <w:t>收集客户和销售人员的反馈意见，不断优化卖点内容。</w:t>
        </w:r>
      </w:ins>
    </w:p>
    <w:p w14:paraId="2A8574C8">
      <w:pPr>
        <w:pStyle w:val="2"/>
        <w:ind w:left="420"/>
        <w:rPr>
          <w:ins w:id="1777" w:author="心痕" w:date="2025-04-30T16:15:01Z"/>
          <w:rFonts w:hint="eastAsia" w:ascii="宋体" w:hAnsi="宋体" w:eastAsia="宋体" w:cs="宋体"/>
          <w:bCs/>
          <w:sz w:val="21"/>
          <w:szCs w:val="21"/>
          <w:rPrChange w:id="1778" w:author="user" w:date="2025-05-13T14:42:35Z">
            <w:rPr>
              <w:ins w:id="1779" w:author="心痕" w:date="2025-04-30T16:15:01Z"/>
              <w:rFonts w:ascii="仿宋" w:hAnsi="仿宋" w:eastAsia="仿宋" w:cs="仿宋"/>
              <w:bCs/>
              <w:sz w:val="24"/>
              <w:szCs w:val="24"/>
            </w:rPr>
          </w:rPrChange>
        </w:rPr>
      </w:pPr>
      <w:ins w:id="1780" w:author="心痕" w:date="2025-04-30T16:22:21Z">
        <w:r>
          <w:rPr>
            <w:rFonts w:hint="eastAsia" w:ascii="宋体" w:hAnsi="宋体" w:eastAsia="宋体" w:cs="宋体"/>
            <w:bCs/>
            <w:sz w:val="21"/>
            <w:szCs w:val="21"/>
            <w:lang w:val="en-US" w:eastAsia="zh-CN"/>
            <w:rPrChange w:id="1781" w:author="user" w:date="2025-05-13T14:42:35Z">
              <w:rPr>
                <w:rFonts w:hint="eastAsia" w:ascii="仿宋" w:hAnsi="仿宋" w:eastAsia="仿宋" w:cs="仿宋"/>
                <w:bCs/>
                <w:sz w:val="24"/>
                <w:szCs w:val="24"/>
                <w:lang w:val="en-US" w:eastAsia="zh-CN"/>
              </w:rPr>
            </w:rPrChange>
          </w:rPr>
          <w:t>应答：</w:t>
        </w:r>
      </w:ins>
    </w:p>
    <w:p w14:paraId="3A1C2C3D">
      <w:pPr>
        <w:pStyle w:val="6"/>
        <w:ind w:firstLine="0"/>
        <w:rPr>
          <w:ins w:id="1782" w:author="心痕" w:date="2025-04-30T16:15:01Z"/>
          <w:rFonts w:hint="eastAsia" w:ascii="宋体" w:hAnsi="宋体" w:eastAsia="宋体" w:cs="宋体"/>
          <w:sz w:val="21"/>
          <w:szCs w:val="21"/>
          <w:rPrChange w:id="1783" w:author="user" w:date="2025-05-13T14:42:35Z">
            <w:rPr>
              <w:ins w:id="1784" w:author="心痕" w:date="2025-04-30T16:15:01Z"/>
            </w:rPr>
          </w:rPrChange>
        </w:rPr>
      </w:pPr>
      <w:ins w:id="1785" w:author="心痕" w:date="2025-04-30T16:15:01Z">
        <w:r>
          <w:rPr>
            <w:rFonts w:hint="eastAsia" w:ascii="宋体" w:hAnsi="宋体" w:eastAsia="宋体" w:cs="宋体"/>
            <w:sz w:val="21"/>
            <w:szCs w:val="21"/>
            <w:rPrChange w:id="1786" w:author="user" w:date="2025-05-13T14:42:35Z">
              <w:rPr>
                <w:rFonts w:hint="eastAsia"/>
              </w:rPr>
            </w:rPrChange>
          </w:rPr>
          <w:t>4.5.2产品卖点展示与应用</w:t>
        </w:r>
      </w:ins>
    </w:p>
    <w:p w14:paraId="65DA05E9">
      <w:pPr>
        <w:pStyle w:val="2"/>
        <w:ind w:left="420"/>
        <w:rPr>
          <w:ins w:id="1787" w:author="心痕" w:date="2025-04-30T16:15:01Z"/>
          <w:rFonts w:hint="eastAsia" w:ascii="宋体" w:hAnsi="宋体" w:eastAsia="宋体" w:cs="宋体"/>
          <w:bCs/>
          <w:sz w:val="21"/>
          <w:szCs w:val="21"/>
          <w:rPrChange w:id="1788" w:author="user" w:date="2025-05-13T14:42:35Z">
            <w:rPr>
              <w:ins w:id="1789" w:author="心痕" w:date="2025-04-30T16:15:01Z"/>
              <w:rFonts w:ascii="仿宋" w:hAnsi="仿宋" w:eastAsia="仿宋" w:cs="仿宋"/>
              <w:bCs/>
              <w:sz w:val="24"/>
              <w:szCs w:val="24"/>
            </w:rPr>
          </w:rPrChange>
        </w:rPr>
      </w:pPr>
      <w:ins w:id="1790" w:author="心痕" w:date="2025-04-30T16:15:01Z">
        <w:r>
          <w:rPr>
            <w:rFonts w:hint="eastAsia" w:ascii="宋体" w:hAnsi="宋体" w:eastAsia="宋体" w:cs="宋体"/>
            <w:bCs/>
            <w:sz w:val="21"/>
            <w:szCs w:val="21"/>
            <w:rPrChange w:id="1791" w:author="user" w:date="2025-05-13T14:42:35Z">
              <w:rPr>
                <w:rFonts w:hint="eastAsia" w:ascii="仿宋" w:hAnsi="仿宋" w:eastAsia="仿宋" w:cs="仿宋"/>
                <w:bCs/>
                <w:sz w:val="24"/>
                <w:szCs w:val="24"/>
              </w:rPr>
            </w:rPrChange>
          </w:rPr>
          <w:t>提供卖点展示功能，支持在产品介绍、广告宣传、销售话术中突出展示卖点。</w:t>
        </w:r>
      </w:ins>
    </w:p>
    <w:p w14:paraId="2503C3DE">
      <w:pPr>
        <w:spacing w:line="360" w:lineRule="auto"/>
        <w:ind w:left="420" w:firstLine="371" w:firstLineChars="177"/>
        <w:rPr>
          <w:ins w:id="1792" w:author="心痕" w:date="2025-04-30T16:22:22Z"/>
          <w:rFonts w:hint="eastAsia" w:ascii="宋体" w:hAnsi="宋体" w:eastAsia="宋体" w:cs="宋体"/>
          <w:bCs/>
          <w:sz w:val="21"/>
          <w:szCs w:val="21"/>
          <w:rPrChange w:id="1793" w:author="user" w:date="2025-05-13T14:42:35Z">
            <w:rPr>
              <w:ins w:id="1794" w:author="心痕" w:date="2025-04-30T16:22:22Z"/>
              <w:rFonts w:hint="eastAsia" w:ascii="仿宋" w:hAnsi="仿宋" w:eastAsia="仿宋" w:cs="仿宋"/>
              <w:bCs/>
              <w:sz w:val="24"/>
              <w:szCs w:val="24"/>
            </w:rPr>
          </w:rPrChange>
        </w:rPr>
      </w:pPr>
      <w:ins w:id="1795" w:author="心痕" w:date="2025-04-30T16:15:01Z">
        <w:r>
          <w:rPr>
            <w:rFonts w:hint="eastAsia" w:ascii="宋体" w:hAnsi="宋体" w:eastAsia="宋体" w:cs="宋体"/>
            <w:bCs/>
            <w:sz w:val="21"/>
            <w:szCs w:val="21"/>
            <w:rPrChange w:id="1796" w:author="user" w:date="2025-05-13T14:42:35Z">
              <w:rPr>
                <w:rFonts w:hint="eastAsia" w:ascii="仿宋" w:hAnsi="仿宋" w:eastAsia="仿宋" w:cs="仿宋"/>
                <w:bCs/>
                <w:sz w:val="24"/>
                <w:szCs w:val="24"/>
              </w:rPr>
            </w:rPrChange>
          </w:rPr>
          <w:t>提供卖点编辑功能，支持用户手动修改和优化卖点内容。</w:t>
        </w:r>
      </w:ins>
    </w:p>
    <w:p w14:paraId="7C2DF8E2">
      <w:pPr>
        <w:pStyle w:val="2"/>
        <w:ind w:left="420"/>
        <w:rPr>
          <w:ins w:id="1797" w:author="心痕" w:date="2025-04-30T16:15:01Z"/>
          <w:rFonts w:hint="eastAsia" w:ascii="宋体" w:hAnsi="宋体" w:eastAsia="宋体" w:cs="宋体"/>
          <w:bCs/>
          <w:sz w:val="21"/>
          <w:szCs w:val="21"/>
          <w:rPrChange w:id="1798" w:author="user" w:date="2025-05-13T14:42:35Z">
            <w:rPr>
              <w:ins w:id="1799" w:author="心痕" w:date="2025-04-30T16:15:01Z"/>
              <w:rFonts w:ascii="仿宋" w:hAnsi="仿宋" w:eastAsia="仿宋" w:cs="仿宋"/>
              <w:bCs/>
              <w:sz w:val="24"/>
              <w:szCs w:val="24"/>
            </w:rPr>
          </w:rPrChange>
        </w:rPr>
      </w:pPr>
      <w:ins w:id="1800" w:author="心痕" w:date="2025-04-30T16:22:22Z">
        <w:r>
          <w:rPr>
            <w:rFonts w:hint="eastAsia" w:ascii="宋体" w:hAnsi="宋体" w:eastAsia="宋体" w:cs="宋体"/>
            <w:bCs/>
            <w:sz w:val="21"/>
            <w:szCs w:val="21"/>
            <w:lang w:val="en-US" w:eastAsia="zh-CN"/>
            <w:rPrChange w:id="1801" w:author="user" w:date="2025-05-13T14:42:35Z">
              <w:rPr>
                <w:rFonts w:hint="eastAsia" w:ascii="仿宋" w:hAnsi="仿宋" w:eastAsia="仿宋" w:cs="仿宋"/>
                <w:bCs/>
                <w:sz w:val="24"/>
                <w:szCs w:val="24"/>
                <w:lang w:val="en-US" w:eastAsia="zh-CN"/>
              </w:rPr>
            </w:rPrChange>
          </w:rPr>
          <w:t>应答：</w:t>
        </w:r>
      </w:ins>
    </w:p>
    <w:p w14:paraId="3F479B7D">
      <w:pPr>
        <w:pStyle w:val="6"/>
        <w:ind w:firstLine="0"/>
        <w:rPr>
          <w:ins w:id="1802" w:author="心痕" w:date="2025-04-30T16:15:01Z"/>
          <w:rFonts w:hint="eastAsia" w:ascii="宋体" w:hAnsi="宋体" w:eastAsia="宋体" w:cs="宋体"/>
          <w:sz w:val="21"/>
          <w:szCs w:val="21"/>
          <w:rPrChange w:id="1803" w:author="user" w:date="2025-05-13T14:42:35Z">
            <w:rPr>
              <w:ins w:id="1804" w:author="心痕" w:date="2025-04-30T16:15:01Z"/>
            </w:rPr>
          </w:rPrChange>
        </w:rPr>
      </w:pPr>
      <w:ins w:id="1805" w:author="心痕" w:date="2025-04-30T16:15:01Z">
        <w:r>
          <w:rPr>
            <w:rFonts w:hint="eastAsia" w:ascii="宋体" w:hAnsi="宋体" w:eastAsia="宋体" w:cs="宋体"/>
            <w:sz w:val="21"/>
            <w:szCs w:val="21"/>
            <w:rPrChange w:id="1806" w:author="user" w:date="2025-05-13T14:42:35Z">
              <w:rPr>
                <w:rFonts w:hint="eastAsia"/>
              </w:rPr>
            </w:rPrChange>
          </w:rPr>
          <w:t>4.5.3 产品卖点管理与分析</w:t>
        </w:r>
      </w:ins>
    </w:p>
    <w:p w14:paraId="3924EDD7">
      <w:pPr>
        <w:pStyle w:val="2"/>
        <w:ind w:left="420"/>
        <w:rPr>
          <w:ins w:id="1807" w:author="心痕" w:date="2025-04-30T16:15:01Z"/>
          <w:rFonts w:hint="eastAsia" w:ascii="宋体" w:hAnsi="宋体" w:eastAsia="宋体" w:cs="宋体"/>
          <w:bCs/>
          <w:sz w:val="21"/>
          <w:szCs w:val="21"/>
          <w:rPrChange w:id="1808" w:author="user" w:date="2025-05-13T14:42:35Z">
            <w:rPr>
              <w:ins w:id="1809" w:author="心痕" w:date="2025-04-30T16:15:01Z"/>
              <w:rFonts w:ascii="仿宋" w:hAnsi="仿宋" w:eastAsia="仿宋" w:cs="仿宋"/>
              <w:bCs/>
              <w:sz w:val="24"/>
              <w:szCs w:val="24"/>
            </w:rPr>
          </w:rPrChange>
        </w:rPr>
      </w:pPr>
      <w:ins w:id="1810" w:author="心痕" w:date="2025-04-30T16:15:01Z">
        <w:r>
          <w:rPr>
            <w:rFonts w:hint="eastAsia" w:ascii="宋体" w:hAnsi="宋体" w:eastAsia="宋体" w:cs="宋体"/>
            <w:bCs/>
            <w:sz w:val="21"/>
            <w:szCs w:val="21"/>
            <w:rPrChange w:id="1811" w:author="user" w:date="2025-05-13T14:42:35Z">
              <w:rPr>
                <w:rFonts w:hint="eastAsia" w:ascii="仿宋" w:hAnsi="仿宋" w:eastAsia="仿宋" w:cs="仿宋"/>
                <w:bCs/>
                <w:sz w:val="24"/>
                <w:szCs w:val="24"/>
              </w:rPr>
            </w:rPrChange>
          </w:rPr>
          <w:t>提供卖点历史版本查询功能，方便用户追溯卖点变更记录。</w:t>
        </w:r>
      </w:ins>
    </w:p>
    <w:p w14:paraId="58C52C5E">
      <w:pPr>
        <w:pStyle w:val="2"/>
        <w:ind w:left="420"/>
        <w:rPr>
          <w:ins w:id="1812" w:author="心痕" w:date="2025-04-30T16:15:01Z"/>
          <w:rFonts w:hint="eastAsia" w:ascii="宋体" w:hAnsi="宋体" w:eastAsia="宋体" w:cs="宋体"/>
          <w:bCs/>
          <w:sz w:val="21"/>
          <w:szCs w:val="21"/>
          <w:rPrChange w:id="1813" w:author="user" w:date="2025-05-13T14:42:35Z">
            <w:rPr>
              <w:ins w:id="1814" w:author="心痕" w:date="2025-04-30T16:15:01Z"/>
              <w:rFonts w:ascii="仿宋" w:hAnsi="仿宋" w:eastAsia="仿宋" w:cs="仿宋"/>
              <w:bCs/>
              <w:sz w:val="24"/>
              <w:szCs w:val="24"/>
            </w:rPr>
          </w:rPrChange>
        </w:rPr>
      </w:pPr>
      <w:ins w:id="1815" w:author="心痕" w:date="2025-04-30T16:15:01Z">
        <w:r>
          <w:rPr>
            <w:rFonts w:hint="eastAsia" w:ascii="宋体" w:hAnsi="宋体" w:eastAsia="宋体" w:cs="宋体"/>
            <w:bCs/>
            <w:sz w:val="21"/>
            <w:szCs w:val="21"/>
            <w:rPrChange w:id="1816" w:author="user" w:date="2025-05-13T14:42:35Z">
              <w:rPr>
                <w:rFonts w:hint="eastAsia" w:ascii="仿宋" w:hAnsi="仿宋" w:eastAsia="仿宋" w:cs="仿宋"/>
                <w:bCs/>
                <w:sz w:val="24"/>
                <w:szCs w:val="24"/>
              </w:rPr>
            </w:rPrChange>
          </w:rPr>
          <w:t>提供卖点效果评估功能，支持统计卖点的使用频率和销售转化率。</w:t>
        </w:r>
      </w:ins>
    </w:p>
    <w:p w14:paraId="01B492EF">
      <w:pPr>
        <w:spacing w:line="360" w:lineRule="auto"/>
        <w:ind w:left="420" w:firstLine="371" w:firstLineChars="177"/>
        <w:rPr>
          <w:ins w:id="1817" w:author="心痕" w:date="2025-04-30T16:22:24Z"/>
          <w:rFonts w:hint="eastAsia" w:ascii="宋体" w:hAnsi="宋体" w:eastAsia="宋体" w:cs="宋体"/>
          <w:bCs/>
          <w:sz w:val="21"/>
          <w:szCs w:val="21"/>
          <w:rPrChange w:id="1818" w:author="user" w:date="2025-05-13T14:42:35Z">
            <w:rPr>
              <w:ins w:id="1819" w:author="心痕" w:date="2025-04-30T16:22:24Z"/>
              <w:rFonts w:hint="eastAsia" w:ascii="仿宋" w:hAnsi="仿宋" w:eastAsia="仿宋" w:cs="仿宋"/>
              <w:bCs/>
              <w:sz w:val="24"/>
              <w:szCs w:val="24"/>
            </w:rPr>
          </w:rPrChange>
        </w:rPr>
      </w:pPr>
      <w:ins w:id="1820" w:author="心痕" w:date="2025-04-30T16:15:01Z">
        <w:r>
          <w:rPr>
            <w:rFonts w:hint="eastAsia" w:ascii="宋体" w:hAnsi="宋体" w:eastAsia="宋体" w:cs="宋体"/>
            <w:bCs/>
            <w:sz w:val="21"/>
            <w:szCs w:val="21"/>
            <w:rPrChange w:id="1821" w:author="user" w:date="2025-05-13T14:42:35Z">
              <w:rPr>
                <w:rFonts w:hint="eastAsia" w:ascii="仿宋" w:hAnsi="仿宋" w:eastAsia="仿宋" w:cs="仿宋"/>
                <w:bCs/>
                <w:sz w:val="24"/>
                <w:szCs w:val="24"/>
              </w:rPr>
            </w:rPrChange>
          </w:rPr>
          <w:t>提供数据分析报告，为卖点优化提供数据支持。</w:t>
        </w:r>
      </w:ins>
    </w:p>
    <w:p w14:paraId="14EFB75E">
      <w:pPr>
        <w:pStyle w:val="2"/>
        <w:ind w:left="420"/>
        <w:rPr>
          <w:ins w:id="1822" w:author="心痕" w:date="2025-04-30T16:15:01Z"/>
          <w:rFonts w:hint="eastAsia" w:ascii="宋体" w:hAnsi="宋体" w:eastAsia="宋体" w:cs="宋体"/>
          <w:bCs/>
          <w:sz w:val="21"/>
          <w:szCs w:val="21"/>
          <w:rPrChange w:id="1823" w:author="user" w:date="2025-05-13T14:42:35Z">
            <w:rPr>
              <w:ins w:id="1824" w:author="心痕" w:date="2025-04-30T16:15:01Z"/>
              <w:rFonts w:ascii="仿宋" w:hAnsi="仿宋" w:eastAsia="仿宋" w:cs="仿宋"/>
              <w:bCs/>
              <w:sz w:val="24"/>
              <w:szCs w:val="24"/>
            </w:rPr>
          </w:rPrChange>
        </w:rPr>
      </w:pPr>
      <w:ins w:id="1825" w:author="心痕" w:date="2025-04-30T16:22:24Z">
        <w:r>
          <w:rPr>
            <w:rFonts w:hint="eastAsia" w:ascii="宋体" w:hAnsi="宋体" w:eastAsia="宋体" w:cs="宋体"/>
            <w:bCs/>
            <w:sz w:val="21"/>
            <w:szCs w:val="21"/>
            <w:lang w:val="en-US" w:eastAsia="zh-CN"/>
            <w:rPrChange w:id="1826" w:author="user" w:date="2025-05-13T14:42:35Z">
              <w:rPr>
                <w:rFonts w:hint="eastAsia" w:ascii="仿宋" w:hAnsi="仿宋" w:eastAsia="仿宋" w:cs="仿宋"/>
                <w:bCs/>
                <w:sz w:val="24"/>
                <w:szCs w:val="24"/>
                <w:lang w:val="en-US" w:eastAsia="zh-CN"/>
              </w:rPr>
            </w:rPrChange>
          </w:rPr>
          <w:t>应答：</w:t>
        </w:r>
      </w:ins>
    </w:p>
    <w:p w14:paraId="0D1FCACF">
      <w:pPr>
        <w:pStyle w:val="6"/>
        <w:ind w:firstLine="0"/>
        <w:rPr>
          <w:ins w:id="1827" w:author="心痕" w:date="2025-04-30T16:15:01Z"/>
          <w:rFonts w:hint="eastAsia" w:ascii="宋体" w:hAnsi="宋体" w:eastAsia="宋体" w:cs="宋体"/>
          <w:sz w:val="21"/>
          <w:szCs w:val="21"/>
          <w:rPrChange w:id="1828" w:author="user" w:date="2025-05-13T14:42:35Z">
            <w:rPr>
              <w:ins w:id="1829" w:author="心痕" w:date="2025-04-30T16:15:01Z"/>
            </w:rPr>
          </w:rPrChange>
        </w:rPr>
      </w:pPr>
      <w:ins w:id="1830" w:author="心痕" w:date="2025-04-30T16:15:01Z">
        <w:r>
          <w:rPr>
            <w:rFonts w:hint="eastAsia" w:ascii="宋体" w:hAnsi="宋体" w:eastAsia="宋体" w:cs="宋体"/>
            <w:sz w:val="21"/>
            <w:szCs w:val="21"/>
            <w:rPrChange w:id="1831" w:author="user" w:date="2025-05-13T14:42:35Z">
              <w:rPr>
                <w:rFonts w:hint="eastAsia"/>
              </w:rPr>
            </w:rPrChange>
          </w:rPr>
          <w:t>4.5.4 数据收集与整理</w:t>
        </w:r>
      </w:ins>
    </w:p>
    <w:p w14:paraId="17B4162F">
      <w:pPr>
        <w:pStyle w:val="2"/>
        <w:ind w:left="420" w:firstLine="420"/>
        <w:rPr>
          <w:ins w:id="1832" w:author="心痕" w:date="2025-04-30T16:15:01Z"/>
          <w:rFonts w:hint="eastAsia" w:ascii="宋体" w:hAnsi="宋体" w:eastAsia="宋体" w:cs="宋体"/>
          <w:bCs/>
          <w:sz w:val="21"/>
          <w:szCs w:val="21"/>
          <w:rPrChange w:id="1833" w:author="user" w:date="2025-05-13T14:42:35Z">
            <w:rPr>
              <w:ins w:id="1834" w:author="心痕" w:date="2025-04-30T16:15:01Z"/>
              <w:rFonts w:ascii="仿宋" w:hAnsi="仿宋" w:eastAsia="仿宋" w:cs="仿宋"/>
              <w:bCs/>
              <w:sz w:val="24"/>
              <w:szCs w:val="24"/>
            </w:rPr>
          </w:rPrChange>
        </w:rPr>
      </w:pPr>
      <w:ins w:id="1835" w:author="心痕" w:date="2025-04-30T16:15:01Z">
        <w:r>
          <w:rPr>
            <w:rFonts w:hint="eastAsia" w:ascii="宋体" w:hAnsi="宋体" w:eastAsia="宋体" w:cs="宋体"/>
            <w:bCs/>
            <w:sz w:val="21"/>
            <w:szCs w:val="21"/>
            <w:rPrChange w:id="1836" w:author="user" w:date="2025-05-13T14:42:35Z">
              <w:rPr>
                <w:rFonts w:hint="eastAsia" w:ascii="仿宋" w:hAnsi="仿宋" w:eastAsia="仿宋" w:cs="仿宋"/>
                <w:bCs/>
                <w:sz w:val="24"/>
                <w:szCs w:val="24"/>
              </w:rPr>
            </w:rPrChange>
          </w:rPr>
          <w:t>从多渠道收集产品参数信息，包括品牌、型号、性能指标、价格等。</w:t>
        </w:r>
      </w:ins>
    </w:p>
    <w:p w14:paraId="72C3B847">
      <w:pPr>
        <w:pStyle w:val="2"/>
        <w:ind w:left="420" w:firstLine="420"/>
        <w:rPr>
          <w:ins w:id="1837" w:author="心痕" w:date="2025-04-30T16:15:01Z"/>
          <w:rFonts w:hint="eastAsia" w:ascii="宋体" w:hAnsi="宋体" w:eastAsia="宋体" w:cs="宋体"/>
          <w:bCs/>
          <w:sz w:val="21"/>
          <w:szCs w:val="21"/>
          <w:rPrChange w:id="1838" w:author="user" w:date="2025-05-13T14:42:35Z">
            <w:rPr>
              <w:ins w:id="1839" w:author="心痕" w:date="2025-04-30T16:15:01Z"/>
              <w:rFonts w:ascii="仿宋" w:hAnsi="仿宋" w:eastAsia="仿宋" w:cs="仿宋"/>
              <w:bCs/>
              <w:sz w:val="24"/>
              <w:szCs w:val="24"/>
            </w:rPr>
          </w:rPrChange>
        </w:rPr>
      </w:pPr>
      <w:ins w:id="1840" w:author="心痕" w:date="2025-04-30T16:15:01Z">
        <w:r>
          <w:rPr>
            <w:rFonts w:hint="eastAsia" w:ascii="宋体" w:hAnsi="宋体" w:eastAsia="宋体" w:cs="宋体"/>
            <w:bCs/>
            <w:sz w:val="21"/>
            <w:szCs w:val="21"/>
            <w:rPrChange w:id="1841" w:author="user" w:date="2025-05-13T14:42:35Z">
              <w:rPr>
                <w:rFonts w:hint="eastAsia" w:ascii="仿宋" w:hAnsi="仿宋" w:eastAsia="仿宋" w:cs="仿宋"/>
                <w:bCs/>
                <w:sz w:val="24"/>
                <w:szCs w:val="24"/>
              </w:rPr>
            </w:rPrChange>
          </w:rPr>
          <w:t>对收集到的数据进行清洗和验证，去除重复和错误的数据。</w:t>
        </w:r>
      </w:ins>
    </w:p>
    <w:p w14:paraId="7B3AF6D4">
      <w:pPr>
        <w:spacing w:line="360" w:lineRule="auto"/>
        <w:ind w:left="420" w:firstLine="371" w:firstLineChars="177"/>
        <w:rPr>
          <w:ins w:id="1842" w:author="心痕" w:date="2025-04-30T16:22:26Z"/>
          <w:rFonts w:hint="eastAsia" w:ascii="宋体" w:hAnsi="宋体" w:eastAsia="宋体" w:cs="宋体"/>
          <w:bCs/>
          <w:sz w:val="21"/>
          <w:szCs w:val="21"/>
          <w:rPrChange w:id="1843" w:author="user" w:date="2025-05-13T14:42:35Z">
            <w:rPr>
              <w:ins w:id="1844" w:author="心痕" w:date="2025-04-30T16:22:26Z"/>
              <w:rFonts w:hint="eastAsia" w:ascii="仿宋" w:hAnsi="仿宋" w:eastAsia="仿宋" w:cs="仿宋"/>
              <w:bCs/>
              <w:sz w:val="24"/>
              <w:szCs w:val="24"/>
            </w:rPr>
          </w:rPrChange>
        </w:rPr>
      </w:pPr>
      <w:ins w:id="1845" w:author="心痕" w:date="2025-04-30T16:15:01Z">
        <w:r>
          <w:rPr>
            <w:rFonts w:hint="eastAsia" w:ascii="宋体" w:hAnsi="宋体" w:eastAsia="宋体" w:cs="宋体"/>
            <w:bCs/>
            <w:sz w:val="21"/>
            <w:szCs w:val="21"/>
            <w:rPrChange w:id="1846" w:author="user" w:date="2025-05-13T14:42:35Z">
              <w:rPr>
                <w:rFonts w:hint="eastAsia" w:ascii="仿宋" w:hAnsi="仿宋" w:eastAsia="仿宋" w:cs="仿宋"/>
                <w:bCs/>
                <w:sz w:val="24"/>
                <w:szCs w:val="24"/>
              </w:rPr>
            </w:rPrChange>
          </w:rPr>
          <w:t>提供数据导入功能，支持从Excel、CSV等格式批量导入产品参数。</w:t>
        </w:r>
      </w:ins>
    </w:p>
    <w:p w14:paraId="74A8A749">
      <w:pPr>
        <w:pStyle w:val="2"/>
        <w:ind w:left="420" w:firstLine="420"/>
        <w:rPr>
          <w:ins w:id="1847" w:author="心痕" w:date="2025-04-30T16:15:01Z"/>
          <w:rFonts w:hint="eastAsia" w:ascii="宋体" w:hAnsi="宋体" w:eastAsia="宋体" w:cs="宋体"/>
          <w:bCs/>
          <w:sz w:val="21"/>
          <w:szCs w:val="21"/>
          <w:rPrChange w:id="1848" w:author="user" w:date="2025-05-13T14:42:35Z">
            <w:rPr>
              <w:ins w:id="1849" w:author="心痕" w:date="2025-04-30T16:15:01Z"/>
              <w:rFonts w:ascii="仿宋" w:hAnsi="仿宋" w:eastAsia="仿宋" w:cs="仿宋"/>
              <w:bCs/>
              <w:sz w:val="24"/>
              <w:szCs w:val="24"/>
            </w:rPr>
          </w:rPrChange>
        </w:rPr>
      </w:pPr>
      <w:ins w:id="1850" w:author="心痕" w:date="2025-04-30T16:22:26Z">
        <w:r>
          <w:rPr>
            <w:rFonts w:hint="eastAsia" w:ascii="宋体" w:hAnsi="宋体" w:eastAsia="宋体" w:cs="宋体"/>
            <w:bCs/>
            <w:sz w:val="21"/>
            <w:szCs w:val="21"/>
            <w:lang w:val="en-US" w:eastAsia="zh-CN"/>
            <w:rPrChange w:id="1851" w:author="user" w:date="2025-05-13T14:42:35Z">
              <w:rPr>
                <w:rFonts w:hint="eastAsia" w:ascii="仿宋" w:hAnsi="仿宋" w:eastAsia="仿宋" w:cs="仿宋"/>
                <w:bCs/>
                <w:sz w:val="24"/>
                <w:szCs w:val="24"/>
                <w:lang w:val="en-US" w:eastAsia="zh-CN"/>
              </w:rPr>
            </w:rPrChange>
          </w:rPr>
          <w:t>应答：</w:t>
        </w:r>
      </w:ins>
    </w:p>
    <w:p w14:paraId="543D1CE3">
      <w:pPr>
        <w:pStyle w:val="6"/>
        <w:ind w:firstLine="0"/>
        <w:rPr>
          <w:ins w:id="1852" w:author="心痕" w:date="2025-04-30T16:15:01Z"/>
          <w:rFonts w:hint="eastAsia" w:ascii="宋体" w:hAnsi="宋体" w:eastAsia="宋体" w:cs="宋体"/>
          <w:sz w:val="21"/>
          <w:szCs w:val="21"/>
          <w:rPrChange w:id="1853" w:author="user" w:date="2025-05-13T14:42:35Z">
            <w:rPr>
              <w:ins w:id="1854" w:author="心痕" w:date="2025-04-30T16:15:01Z"/>
            </w:rPr>
          </w:rPrChange>
        </w:rPr>
      </w:pPr>
      <w:ins w:id="1855" w:author="心痕" w:date="2025-04-30T16:15:01Z">
        <w:r>
          <w:rPr>
            <w:rFonts w:hint="eastAsia" w:ascii="宋体" w:hAnsi="宋体" w:eastAsia="宋体" w:cs="宋体"/>
            <w:sz w:val="21"/>
            <w:szCs w:val="21"/>
            <w:rPrChange w:id="1856" w:author="user" w:date="2025-05-13T14:42:35Z">
              <w:rPr>
                <w:rFonts w:hint="eastAsia"/>
              </w:rPr>
            </w:rPrChange>
          </w:rPr>
          <w:t>4.5.5 产品对比功能</w:t>
        </w:r>
      </w:ins>
    </w:p>
    <w:p w14:paraId="478A16AB">
      <w:pPr>
        <w:pStyle w:val="2"/>
        <w:ind w:left="420" w:firstLine="420"/>
        <w:rPr>
          <w:ins w:id="1857" w:author="心痕" w:date="2025-04-30T16:15:01Z"/>
          <w:rFonts w:hint="eastAsia" w:ascii="宋体" w:hAnsi="宋体" w:eastAsia="宋体" w:cs="宋体"/>
          <w:bCs/>
          <w:sz w:val="21"/>
          <w:szCs w:val="21"/>
          <w:rPrChange w:id="1858" w:author="user" w:date="2025-05-13T14:42:35Z">
            <w:rPr>
              <w:ins w:id="1859" w:author="心痕" w:date="2025-04-30T16:15:01Z"/>
              <w:rFonts w:ascii="仿宋" w:hAnsi="仿宋" w:eastAsia="仿宋" w:cs="仿宋"/>
              <w:bCs/>
              <w:sz w:val="24"/>
              <w:szCs w:val="24"/>
            </w:rPr>
          </w:rPrChange>
        </w:rPr>
      </w:pPr>
      <w:ins w:id="1860" w:author="心痕" w:date="2025-04-30T16:15:01Z">
        <w:r>
          <w:rPr>
            <w:rFonts w:hint="eastAsia" w:ascii="宋体" w:hAnsi="宋体" w:eastAsia="宋体" w:cs="宋体"/>
            <w:bCs/>
            <w:sz w:val="21"/>
            <w:szCs w:val="21"/>
            <w:rPrChange w:id="1861" w:author="user" w:date="2025-05-13T14:42:35Z">
              <w:rPr>
                <w:rFonts w:hint="eastAsia" w:ascii="仿宋" w:hAnsi="仿宋" w:eastAsia="仿宋" w:cs="仿宋"/>
                <w:bCs/>
                <w:sz w:val="24"/>
                <w:szCs w:val="24"/>
              </w:rPr>
            </w:rPrChange>
          </w:rPr>
          <w:t>提供产品选择功能，支持用户选择多个产品进行对比。</w:t>
        </w:r>
      </w:ins>
    </w:p>
    <w:p w14:paraId="17946EAC">
      <w:pPr>
        <w:pStyle w:val="2"/>
        <w:ind w:left="420" w:firstLine="420"/>
        <w:rPr>
          <w:ins w:id="1862" w:author="心痕" w:date="2025-04-30T16:15:01Z"/>
          <w:rFonts w:hint="eastAsia" w:ascii="宋体" w:hAnsi="宋体" w:eastAsia="宋体" w:cs="宋体"/>
          <w:bCs/>
          <w:sz w:val="21"/>
          <w:szCs w:val="21"/>
          <w:rPrChange w:id="1863" w:author="user" w:date="2025-05-13T14:42:35Z">
            <w:rPr>
              <w:ins w:id="1864" w:author="心痕" w:date="2025-04-30T16:15:01Z"/>
              <w:rFonts w:ascii="仿宋" w:hAnsi="仿宋" w:eastAsia="仿宋" w:cs="仿宋"/>
              <w:bCs/>
              <w:sz w:val="24"/>
              <w:szCs w:val="24"/>
            </w:rPr>
          </w:rPrChange>
        </w:rPr>
      </w:pPr>
      <w:ins w:id="1865" w:author="心痕" w:date="2025-04-30T16:15:01Z">
        <w:r>
          <w:rPr>
            <w:rFonts w:hint="eastAsia" w:ascii="宋体" w:hAnsi="宋体" w:eastAsia="宋体" w:cs="宋体"/>
            <w:bCs/>
            <w:sz w:val="21"/>
            <w:szCs w:val="21"/>
            <w:rPrChange w:id="1866" w:author="user" w:date="2025-05-13T14:42:35Z">
              <w:rPr>
                <w:rFonts w:hint="eastAsia" w:ascii="仿宋" w:hAnsi="仿宋" w:eastAsia="仿宋" w:cs="仿宋"/>
                <w:bCs/>
                <w:sz w:val="24"/>
                <w:szCs w:val="24"/>
              </w:rPr>
            </w:rPrChange>
          </w:rPr>
          <w:t>提供自定义对比指标功能，用户可以根据需求选择对比的参数。</w:t>
        </w:r>
      </w:ins>
    </w:p>
    <w:p w14:paraId="7C535240">
      <w:pPr>
        <w:spacing w:line="360" w:lineRule="auto"/>
        <w:ind w:left="420" w:firstLine="371" w:firstLineChars="177"/>
        <w:rPr>
          <w:ins w:id="1867" w:author="心痕" w:date="2025-04-30T16:22:32Z"/>
          <w:rFonts w:hint="eastAsia" w:ascii="宋体" w:hAnsi="宋体" w:eastAsia="宋体" w:cs="宋体"/>
          <w:bCs/>
          <w:sz w:val="21"/>
          <w:szCs w:val="21"/>
          <w:rPrChange w:id="1868" w:author="user" w:date="2025-05-13T14:42:35Z">
            <w:rPr>
              <w:ins w:id="1869" w:author="心痕" w:date="2025-04-30T16:22:32Z"/>
              <w:rFonts w:hint="eastAsia" w:ascii="仿宋" w:hAnsi="仿宋" w:eastAsia="仿宋" w:cs="仿宋"/>
              <w:bCs/>
              <w:sz w:val="24"/>
              <w:szCs w:val="24"/>
            </w:rPr>
          </w:rPrChange>
        </w:rPr>
      </w:pPr>
      <w:ins w:id="1870" w:author="心痕" w:date="2025-04-30T16:15:01Z">
        <w:r>
          <w:rPr>
            <w:rFonts w:hint="eastAsia" w:ascii="宋体" w:hAnsi="宋体" w:eastAsia="宋体" w:cs="宋体"/>
            <w:bCs/>
            <w:sz w:val="21"/>
            <w:szCs w:val="21"/>
            <w:rPrChange w:id="1871" w:author="user" w:date="2025-05-13T14:42:35Z">
              <w:rPr>
                <w:rFonts w:hint="eastAsia" w:ascii="仿宋" w:hAnsi="仿宋" w:eastAsia="仿宋" w:cs="仿宋"/>
                <w:bCs/>
                <w:sz w:val="24"/>
                <w:szCs w:val="24"/>
              </w:rPr>
            </w:rPrChange>
          </w:rPr>
          <w:t>提供对比结果展示功能，支持以表格、图表等形式直观展示对比结果。</w:t>
        </w:r>
      </w:ins>
    </w:p>
    <w:p w14:paraId="7C0D8C5B">
      <w:pPr>
        <w:pStyle w:val="2"/>
        <w:ind w:left="420" w:firstLine="420"/>
        <w:rPr>
          <w:ins w:id="1872" w:author="心痕" w:date="2025-04-30T16:15:01Z"/>
          <w:rFonts w:hint="eastAsia" w:ascii="宋体" w:hAnsi="宋体" w:eastAsia="宋体" w:cs="宋体"/>
          <w:bCs/>
          <w:sz w:val="21"/>
          <w:szCs w:val="21"/>
          <w:rPrChange w:id="1873" w:author="user" w:date="2025-05-13T14:42:35Z">
            <w:rPr>
              <w:ins w:id="1874" w:author="心痕" w:date="2025-04-30T16:15:01Z"/>
              <w:rFonts w:ascii="仿宋" w:hAnsi="仿宋" w:eastAsia="仿宋" w:cs="仿宋"/>
              <w:bCs/>
              <w:sz w:val="24"/>
              <w:szCs w:val="24"/>
            </w:rPr>
          </w:rPrChange>
        </w:rPr>
      </w:pPr>
      <w:ins w:id="1875" w:author="心痕" w:date="2025-04-30T16:22:32Z">
        <w:r>
          <w:rPr>
            <w:rFonts w:hint="eastAsia" w:ascii="宋体" w:hAnsi="宋体" w:eastAsia="宋体" w:cs="宋体"/>
            <w:bCs/>
            <w:sz w:val="21"/>
            <w:szCs w:val="21"/>
            <w:lang w:val="en-US" w:eastAsia="zh-CN"/>
            <w:rPrChange w:id="1876" w:author="user" w:date="2025-05-13T14:42:35Z">
              <w:rPr>
                <w:rFonts w:hint="eastAsia" w:ascii="仿宋" w:hAnsi="仿宋" w:eastAsia="仿宋" w:cs="仿宋"/>
                <w:bCs/>
                <w:sz w:val="24"/>
                <w:szCs w:val="24"/>
                <w:lang w:val="en-US" w:eastAsia="zh-CN"/>
              </w:rPr>
            </w:rPrChange>
          </w:rPr>
          <w:t>应答：</w:t>
        </w:r>
      </w:ins>
    </w:p>
    <w:p w14:paraId="5A661094">
      <w:pPr>
        <w:pStyle w:val="6"/>
        <w:ind w:firstLine="0"/>
        <w:rPr>
          <w:ins w:id="1877" w:author="心痕" w:date="2025-04-30T16:15:01Z"/>
          <w:rFonts w:hint="eastAsia" w:ascii="宋体" w:hAnsi="宋体" w:eastAsia="宋体" w:cs="宋体"/>
          <w:sz w:val="21"/>
          <w:szCs w:val="21"/>
          <w:rPrChange w:id="1878" w:author="user" w:date="2025-05-13T14:42:35Z">
            <w:rPr>
              <w:ins w:id="1879" w:author="心痕" w:date="2025-04-30T16:15:01Z"/>
            </w:rPr>
          </w:rPrChange>
        </w:rPr>
      </w:pPr>
      <w:ins w:id="1880" w:author="心痕" w:date="2025-04-30T16:15:01Z">
        <w:r>
          <w:rPr>
            <w:rFonts w:hint="eastAsia" w:ascii="宋体" w:hAnsi="宋体" w:eastAsia="宋体" w:cs="宋体"/>
            <w:sz w:val="21"/>
            <w:szCs w:val="21"/>
            <w:rPrChange w:id="1881" w:author="user" w:date="2025-05-13T14:42:35Z">
              <w:rPr>
                <w:rFonts w:hint="eastAsia"/>
              </w:rPr>
            </w:rPrChange>
          </w:rPr>
          <w:t>4.5.6 对比结果管理</w:t>
        </w:r>
      </w:ins>
    </w:p>
    <w:p w14:paraId="1896EA44">
      <w:pPr>
        <w:pStyle w:val="2"/>
        <w:ind w:left="420" w:firstLine="420"/>
        <w:rPr>
          <w:ins w:id="1882" w:author="心痕" w:date="2025-04-30T16:15:01Z"/>
          <w:rFonts w:hint="eastAsia" w:ascii="宋体" w:hAnsi="宋体" w:eastAsia="宋体" w:cs="宋体"/>
          <w:bCs/>
          <w:sz w:val="21"/>
          <w:szCs w:val="21"/>
          <w:rPrChange w:id="1883" w:author="user" w:date="2025-05-13T14:42:35Z">
            <w:rPr>
              <w:ins w:id="1884" w:author="心痕" w:date="2025-04-30T16:15:01Z"/>
              <w:rFonts w:ascii="仿宋" w:hAnsi="仿宋" w:eastAsia="仿宋" w:cs="仿宋"/>
              <w:bCs/>
              <w:sz w:val="24"/>
              <w:szCs w:val="24"/>
            </w:rPr>
          </w:rPrChange>
        </w:rPr>
      </w:pPr>
      <w:ins w:id="1885" w:author="心痕" w:date="2025-04-30T16:15:01Z">
        <w:r>
          <w:rPr>
            <w:rFonts w:hint="eastAsia" w:ascii="宋体" w:hAnsi="宋体" w:eastAsia="宋体" w:cs="宋体"/>
            <w:bCs/>
            <w:sz w:val="21"/>
            <w:szCs w:val="21"/>
            <w:rPrChange w:id="1886" w:author="user" w:date="2025-05-13T14:42:35Z">
              <w:rPr>
                <w:rFonts w:hint="eastAsia" w:ascii="仿宋" w:hAnsi="仿宋" w:eastAsia="仿宋" w:cs="仿宋"/>
                <w:bCs/>
                <w:sz w:val="24"/>
                <w:szCs w:val="24"/>
              </w:rPr>
            </w:rPrChange>
          </w:rPr>
          <w:t>提供对比结果导出功能，支持导出为PDF、Excel等格式。</w:t>
        </w:r>
      </w:ins>
    </w:p>
    <w:p w14:paraId="45A3B554">
      <w:pPr>
        <w:spacing w:line="360" w:lineRule="auto"/>
        <w:ind w:left="420" w:firstLine="371" w:firstLineChars="177"/>
        <w:rPr>
          <w:ins w:id="1887" w:author="心痕" w:date="2025-04-30T16:22:34Z"/>
          <w:rFonts w:hint="eastAsia" w:ascii="宋体" w:hAnsi="宋体" w:eastAsia="宋体" w:cs="宋体"/>
          <w:bCs/>
          <w:sz w:val="21"/>
          <w:szCs w:val="21"/>
          <w:rPrChange w:id="1888" w:author="user" w:date="2025-05-13T14:42:35Z">
            <w:rPr>
              <w:ins w:id="1889" w:author="心痕" w:date="2025-04-30T16:22:34Z"/>
              <w:rFonts w:hint="eastAsia" w:ascii="仿宋" w:hAnsi="仿宋" w:eastAsia="仿宋" w:cs="仿宋"/>
              <w:bCs/>
              <w:sz w:val="24"/>
              <w:szCs w:val="24"/>
            </w:rPr>
          </w:rPrChange>
        </w:rPr>
      </w:pPr>
      <w:ins w:id="1890" w:author="心痕" w:date="2025-04-30T16:15:01Z">
        <w:r>
          <w:rPr>
            <w:rFonts w:hint="eastAsia" w:ascii="宋体" w:hAnsi="宋体" w:eastAsia="宋体" w:cs="宋体"/>
            <w:bCs/>
            <w:sz w:val="21"/>
            <w:szCs w:val="21"/>
            <w:rPrChange w:id="1891" w:author="user" w:date="2025-05-13T14:42:35Z">
              <w:rPr>
                <w:rFonts w:hint="eastAsia" w:ascii="仿宋" w:hAnsi="仿宋" w:eastAsia="仿宋" w:cs="仿宋"/>
                <w:bCs/>
                <w:sz w:val="24"/>
                <w:szCs w:val="24"/>
              </w:rPr>
            </w:rPrChange>
          </w:rPr>
          <w:t>提供历史对比记录查询功能，方便用户追溯对比历史。</w:t>
        </w:r>
      </w:ins>
    </w:p>
    <w:p w14:paraId="13DCE8BD">
      <w:pPr>
        <w:pStyle w:val="2"/>
        <w:ind w:left="420" w:firstLine="420"/>
        <w:rPr>
          <w:ins w:id="1892" w:author="心痕" w:date="2025-04-30T16:15:01Z"/>
          <w:rFonts w:hint="eastAsia" w:ascii="宋体" w:hAnsi="宋体" w:eastAsia="宋体" w:cs="宋体"/>
          <w:bCs/>
          <w:sz w:val="21"/>
          <w:szCs w:val="21"/>
          <w:rPrChange w:id="1893" w:author="user" w:date="2025-05-13T14:42:35Z">
            <w:rPr>
              <w:ins w:id="1894" w:author="心痕" w:date="2025-04-30T16:15:01Z"/>
              <w:rFonts w:ascii="仿宋" w:hAnsi="仿宋" w:eastAsia="仿宋" w:cs="仿宋"/>
              <w:bCs/>
              <w:sz w:val="24"/>
              <w:szCs w:val="24"/>
            </w:rPr>
          </w:rPrChange>
        </w:rPr>
      </w:pPr>
      <w:ins w:id="1895" w:author="心痕" w:date="2025-04-30T16:22:34Z">
        <w:r>
          <w:rPr>
            <w:rFonts w:hint="eastAsia" w:ascii="宋体" w:hAnsi="宋体" w:eastAsia="宋体" w:cs="宋体"/>
            <w:bCs/>
            <w:sz w:val="21"/>
            <w:szCs w:val="21"/>
            <w:lang w:val="en-US" w:eastAsia="zh-CN"/>
            <w:rPrChange w:id="1896" w:author="user" w:date="2025-05-13T14:42:35Z">
              <w:rPr>
                <w:rFonts w:hint="eastAsia" w:ascii="仿宋" w:hAnsi="仿宋" w:eastAsia="仿宋" w:cs="仿宋"/>
                <w:bCs/>
                <w:sz w:val="24"/>
                <w:szCs w:val="24"/>
                <w:lang w:val="en-US" w:eastAsia="zh-CN"/>
              </w:rPr>
            </w:rPrChange>
          </w:rPr>
          <w:t>应答：</w:t>
        </w:r>
      </w:ins>
    </w:p>
    <w:p w14:paraId="2793435A">
      <w:pPr>
        <w:pStyle w:val="6"/>
        <w:ind w:firstLine="0"/>
        <w:rPr>
          <w:ins w:id="1897" w:author="心痕" w:date="2025-04-30T16:15:01Z"/>
          <w:rFonts w:hint="eastAsia" w:ascii="宋体" w:hAnsi="宋体" w:eastAsia="宋体" w:cs="宋体"/>
          <w:sz w:val="21"/>
          <w:szCs w:val="21"/>
          <w:rPrChange w:id="1898" w:author="user" w:date="2025-05-13T14:42:35Z">
            <w:rPr>
              <w:ins w:id="1899" w:author="心痕" w:date="2025-04-30T16:15:01Z"/>
            </w:rPr>
          </w:rPrChange>
        </w:rPr>
      </w:pPr>
      <w:ins w:id="1900" w:author="心痕" w:date="2025-04-30T16:15:01Z">
        <w:r>
          <w:rPr>
            <w:rFonts w:hint="eastAsia" w:ascii="宋体" w:hAnsi="宋体" w:eastAsia="宋体" w:cs="宋体"/>
            <w:sz w:val="21"/>
            <w:szCs w:val="21"/>
            <w:rPrChange w:id="1901" w:author="user" w:date="2025-05-13T14:42:35Z">
              <w:rPr>
                <w:rFonts w:hint="eastAsia"/>
              </w:rPr>
            </w:rPrChange>
          </w:rPr>
          <w:t>4.5.7 话术生成与优化</w:t>
        </w:r>
      </w:ins>
    </w:p>
    <w:p w14:paraId="578B8C44">
      <w:pPr>
        <w:pStyle w:val="2"/>
        <w:ind w:left="420" w:firstLine="420"/>
        <w:rPr>
          <w:ins w:id="1902" w:author="心痕" w:date="2025-04-30T16:15:01Z"/>
          <w:rFonts w:hint="eastAsia" w:ascii="宋体" w:hAnsi="宋体" w:eastAsia="宋体" w:cs="宋体"/>
          <w:bCs/>
          <w:sz w:val="21"/>
          <w:szCs w:val="21"/>
          <w:rPrChange w:id="1903" w:author="user" w:date="2025-05-13T14:42:35Z">
            <w:rPr>
              <w:ins w:id="1904" w:author="心痕" w:date="2025-04-30T16:15:01Z"/>
              <w:rFonts w:ascii="仿宋" w:hAnsi="仿宋" w:eastAsia="仿宋" w:cs="仿宋"/>
              <w:bCs/>
              <w:sz w:val="24"/>
              <w:szCs w:val="24"/>
            </w:rPr>
          </w:rPrChange>
        </w:rPr>
      </w:pPr>
      <w:ins w:id="1905" w:author="心痕" w:date="2025-04-30T16:15:01Z">
        <w:r>
          <w:rPr>
            <w:rFonts w:hint="eastAsia" w:ascii="宋体" w:hAnsi="宋体" w:eastAsia="宋体" w:cs="宋体"/>
            <w:bCs/>
            <w:sz w:val="21"/>
            <w:szCs w:val="21"/>
            <w:rPrChange w:id="1906" w:author="user" w:date="2025-05-13T14:42:35Z">
              <w:rPr>
                <w:rFonts w:hint="eastAsia" w:ascii="仿宋" w:hAnsi="仿宋" w:eastAsia="仿宋" w:cs="仿宋"/>
                <w:bCs/>
                <w:sz w:val="24"/>
                <w:szCs w:val="24"/>
              </w:rPr>
            </w:rPrChange>
          </w:rPr>
          <w:t>利用AI技术结合销售品的卖点、市场反馈、客户画像等数据，生成精准的营销话术。</w:t>
        </w:r>
      </w:ins>
    </w:p>
    <w:p w14:paraId="1F90EBDD">
      <w:pPr>
        <w:pStyle w:val="2"/>
        <w:ind w:left="420" w:firstLine="420"/>
        <w:rPr>
          <w:ins w:id="1907" w:author="心痕" w:date="2025-04-30T16:15:01Z"/>
          <w:rFonts w:hint="eastAsia" w:ascii="宋体" w:hAnsi="宋体" w:eastAsia="宋体" w:cs="宋体"/>
          <w:bCs/>
          <w:sz w:val="21"/>
          <w:szCs w:val="21"/>
          <w:rPrChange w:id="1908" w:author="user" w:date="2025-05-13T14:42:35Z">
            <w:rPr>
              <w:ins w:id="1909" w:author="心痕" w:date="2025-04-30T16:15:01Z"/>
              <w:rFonts w:ascii="仿宋" w:hAnsi="仿宋" w:eastAsia="仿宋" w:cs="仿宋"/>
              <w:bCs/>
              <w:sz w:val="24"/>
              <w:szCs w:val="24"/>
            </w:rPr>
          </w:rPrChange>
        </w:rPr>
      </w:pPr>
      <w:ins w:id="1910" w:author="心痕" w:date="2025-04-30T16:15:01Z">
        <w:r>
          <w:rPr>
            <w:rFonts w:hint="eastAsia" w:ascii="宋体" w:hAnsi="宋体" w:eastAsia="宋体" w:cs="宋体"/>
            <w:bCs/>
            <w:sz w:val="21"/>
            <w:szCs w:val="21"/>
            <w:rPrChange w:id="1911" w:author="user" w:date="2025-05-13T14:42:35Z">
              <w:rPr>
                <w:rFonts w:hint="eastAsia" w:ascii="仿宋" w:hAnsi="仿宋" w:eastAsia="仿宋" w:cs="仿宋"/>
                <w:bCs/>
                <w:sz w:val="24"/>
                <w:szCs w:val="24"/>
              </w:rPr>
            </w:rPrChange>
          </w:rPr>
          <w:t>提供话术测试功能，支持通过模拟销售场景测试话术效果。</w:t>
        </w:r>
      </w:ins>
    </w:p>
    <w:p w14:paraId="68AF0940">
      <w:pPr>
        <w:spacing w:line="360" w:lineRule="auto"/>
        <w:ind w:left="420" w:firstLine="371" w:firstLineChars="177"/>
        <w:rPr>
          <w:ins w:id="1912" w:author="心痕" w:date="2025-04-30T16:22:36Z"/>
          <w:rFonts w:hint="eastAsia" w:ascii="宋体" w:hAnsi="宋体" w:eastAsia="宋体" w:cs="宋体"/>
          <w:bCs/>
          <w:sz w:val="21"/>
          <w:szCs w:val="21"/>
          <w:rPrChange w:id="1913" w:author="user" w:date="2025-05-13T14:42:35Z">
            <w:rPr>
              <w:ins w:id="1914" w:author="心痕" w:date="2025-04-30T16:22:36Z"/>
              <w:rFonts w:hint="eastAsia" w:ascii="仿宋" w:hAnsi="仿宋" w:eastAsia="仿宋" w:cs="仿宋"/>
              <w:bCs/>
              <w:sz w:val="24"/>
              <w:szCs w:val="24"/>
            </w:rPr>
          </w:rPrChange>
        </w:rPr>
      </w:pPr>
      <w:ins w:id="1915" w:author="心痕" w:date="2025-04-30T16:15:01Z">
        <w:r>
          <w:rPr>
            <w:rFonts w:hint="eastAsia" w:ascii="宋体" w:hAnsi="宋体" w:eastAsia="宋体" w:cs="宋体"/>
            <w:bCs/>
            <w:sz w:val="21"/>
            <w:szCs w:val="21"/>
            <w:rPrChange w:id="1916" w:author="user" w:date="2025-05-13T14:42:35Z">
              <w:rPr>
                <w:rFonts w:hint="eastAsia" w:ascii="仿宋" w:hAnsi="仿宋" w:eastAsia="仿宋" w:cs="仿宋"/>
                <w:bCs/>
                <w:sz w:val="24"/>
                <w:szCs w:val="24"/>
              </w:rPr>
            </w:rPrChange>
          </w:rPr>
          <w:t>收集客户和销售人员的反馈意见，不断优化话术内容。</w:t>
        </w:r>
      </w:ins>
    </w:p>
    <w:p w14:paraId="007A8D3B">
      <w:pPr>
        <w:pStyle w:val="2"/>
        <w:ind w:left="420" w:firstLine="420"/>
        <w:rPr>
          <w:ins w:id="1917" w:author="心痕" w:date="2025-04-30T16:15:01Z"/>
          <w:rFonts w:hint="eastAsia" w:ascii="宋体" w:hAnsi="宋体" w:eastAsia="宋体" w:cs="宋体"/>
          <w:bCs/>
          <w:sz w:val="21"/>
          <w:szCs w:val="21"/>
          <w:rPrChange w:id="1918" w:author="user" w:date="2025-05-13T14:42:35Z">
            <w:rPr>
              <w:ins w:id="1919" w:author="心痕" w:date="2025-04-30T16:15:01Z"/>
              <w:rFonts w:ascii="仿宋" w:hAnsi="仿宋" w:eastAsia="仿宋" w:cs="仿宋"/>
              <w:bCs/>
              <w:sz w:val="24"/>
              <w:szCs w:val="24"/>
            </w:rPr>
          </w:rPrChange>
        </w:rPr>
      </w:pPr>
      <w:ins w:id="1920" w:author="心痕" w:date="2025-04-30T16:22:36Z">
        <w:r>
          <w:rPr>
            <w:rFonts w:hint="eastAsia" w:ascii="宋体" w:hAnsi="宋体" w:eastAsia="宋体" w:cs="宋体"/>
            <w:bCs/>
            <w:sz w:val="21"/>
            <w:szCs w:val="21"/>
            <w:lang w:val="en-US" w:eastAsia="zh-CN"/>
            <w:rPrChange w:id="1921" w:author="user" w:date="2025-05-13T14:42:35Z">
              <w:rPr>
                <w:rFonts w:hint="eastAsia" w:ascii="仿宋" w:hAnsi="仿宋" w:eastAsia="仿宋" w:cs="仿宋"/>
                <w:bCs/>
                <w:sz w:val="24"/>
                <w:szCs w:val="24"/>
                <w:lang w:val="en-US" w:eastAsia="zh-CN"/>
              </w:rPr>
            </w:rPrChange>
          </w:rPr>
          <w:t>应答：</w:t>
        </w:r>
      </w:ins>
    </w:p>
    <w:p w14:paraId="670A8D3F">
      <w:pPr>
        <w:pStyle w:val="6"/>
        <w:ind w:firstLine="0"/>
        <w:rPr>
          <w:ins w:id="1922" w:author="心痕" w:date="2025-04-30T16:15:01Z"/>
          <w:rFonts w:hint="eastAsia" w:ascii="宋体" w:hAnsi="宋体" w:eastAsia="宋体" w:cs="宋体"/>
          <w:sz w:val="21"/>
          <w:szCs w:val="21"/>
          <w:rPrChange w:id="1923" w:author="user" w:date="2025-05-13T14:42:35Z">
            <w:rPr>
              <w:ins w:id="1924" w:author="心痕" w:date="2025-04-30T16:15:01Z"/>
            </w:rPr>
          </w:rPrChange>
        </w:rPr>
      </w:pPr>
      <w:ins w:id="1925" w:author="心痕" w:date="2025-04-30T16:15:01Z">
        <w:r>
          <w:rPr>
            <w:rFonts w:hint="eastAsia" w:ascii="宋体" w:hAnsi="宋体" w:eastAsia="宋体" w:cs="宋体"/>
            <w:sz w:val="21"/>
            <w:szCs w:val="21"/>
            <w:rPrChange w:id="1926" w:author="user" w:date="2025-05-13T14:42:35Z">
              <w:rPr>
                <w:rFonts w:hint="eastAsia"/>
              </w:rPr>
            </w:rPrChange>
          </w:rPr>
          <w:t>4.5.8 话术管理与应用</w:t>
        </w:r>
      </w:ins>
    </w:p>
    <w:p w14:paraId="1AD992B7">
      <w:pPr>
        <w:pStyle w:val="2"/>
        <w:ind w:left="420" w:firstLine="420"/>
        <w:rPr>
          <w:ins w:id="1927" w:author="心痕" w:date="2025-04-30T16:15:01Z"/>
          <w:rFonts w:hint="eastAsia" w:ascii="宋体" w:hAnsi="宋体" w:eastAsia="宋体" w:cs="宋体"/>
          <w:bCs/>
          <w:sz w:val="21"/>
          <w:szCs w:val="21"/>
          <w:rPrChange w:id="1928" w:author="user" w:date="2025-05-13T14:42:35Z">
            <w:rPr>
              <w:ins w:id="1929" w:author="心痕" w:date="2025-04-30T16:15:01Z"/>
              <w:rFonts w:ascii="仿宋" w:hAnsi="仿宋" w:eastAsia="仿宋" w:cs="仿宋"/>
              <w:bCs/>
              <w:sz w:val="24"/>
              <w:szCs w:val="24"/>
            </w:rPr>
          </w:rPrChange>
        </w:rPr>
      </w:pPr>
      <w:ins w:id="1930" w:author="心痕" w:date="2025-04-30T16:15:01Z">
        <w:r>
          <w:rPr>
            <w:rFonts w:hint="eastAsia" w:ascii="宋体" w:hAnsi="宋体" w:eastAsia="宋体" w:cs="宋体"/>
            <w:bCs/>
            <w:sz w:val="21"/>
            <w:szCs w:val="21"/>
            <w:rPrChange w:id="1931" w:author="user" w:date="2025-05-13T14:42:35Z">
              <w:rPr>
                <w:rFonts w:hint="eastAsia" w:ascii="仿宋" w:hAnsi="仿宋" w:eastAsia="仿宋" w:cs="仿宋"/>
                <w:bCs/>
                <w:sz w:val="24"/>
                <w:szCs w:val="24"/>
              </w:rPr>
            </w:rPrChange>
          </w:rPr>
          <w:t>提供话术分类管理功能，支持按产品类型、销售场景等分类。</w:t>
        </w:r>
      </w:ins>
    </w:p>
    <w:p w14:paraId="27DE2E61">
      <w:pPr>
        <w:pStyle w:val="2"/>
        <w:ind w:left="420" w:firstLine="420"/>
        <w:rPr>
          <w:ins w:id="1932" w:author="心痕" w:date="2025-04-30T16:15:01Z"/>
          <w:rFonts w:hint="eastAsia" w:ascii="宋体" w:hAnsi="宋体" w:eastAsia="宋体" w:cs="宋体"/>
          <w:bCs/>
          <w:sz w:val="21"/>
          <w:szCs w:val="21"/>
          <w:rPrChange w:id="1933" w:author="user" w:date="2025-05-13T14:42:35Z">
            <w:rPr>
              <w:ins w:id="1934" w:author="心痕" w:date="2025-04-30T16:15:01Z"/>
              <w:rFonts w:ascii="仿宋" w:hAnsi="仿宋" w:eastAsia="仿宋" w:cs="仿宋"/>
              <w:bCs/>
              <w:sz w:val="24"/>
              <w:szCs w:val="24"/>
            </w:rPr>
          </w:rPrChange>
        </w:rPr>
      </w:pPr>
      <w:ins w:id="1935" w:author="心痕" w:date="2025-04-30T16:15:01Z">
        <w:r>
          <w:rPr>
            <w:rFonts w:hint="eastAsia" w:ascii="宋体" w:hAnsi="宋体" w:eastAsia="宋体" w:cs="宋体"/>
            <w:bCs/>
            <w:sz w:val="21"/>
            <w:szCs w:val="21"/>
            <w:rPrChange w:id="1936" w:author="user" w:date="2025-05-13T14:42:35Z">
              <w:rPr>
                <w:rFonts w:hint="eastAsia" w:ascii="仿宋" w:hAnsi="仿宋" w:eastAsia="仿宋" w:cs="仿宋"/>
                <w:bCs/>
                <w:sz w:val="24"/>
                <w:szCs w:val="24"/>
              </w:rPr>
            </w:rPrChange>
          </w:rPr>
          <w:t>提供话术版本控制功能，支持话术的历史版本查询和回滚。</w:t>
        </w:r>
      </w:ins>
    </w:p>
    <w:p w14:paraId="4F790779">
      <w:pPr>
        <w:spacing w:line="360" w:lineRule="auto"/>
        <w:ind w:left="420" w:firstLine="371" w:firstLineChars="177"/>
        <w:rPr>
          <w:ins w:id="1937" w:author="心痕" w:date="2025-04-30T16:22:38Z"/>
          <w:rFonts w:hint="eastAsia" w:ascii="宋体" w:hAnsi="宋体" w:eastAsia="宋体" w:cs="宋体"/>
          <w:bCs/>
          <w:sz w:val="21"/>
          <w:szCs w:val="21"/>
          <w:rPrChange w:id="1938" w:author="user" w:date="2025-05-13T14:42:35Z">
            <w:rPr>
              <w:ins w:id="1939" w:author="心痕" w:date="2025-04-30T16:22:38Z"/>
              <w:rFonts w:hint="eastAsia" w:ascii="仿宋" w:hAnsi="仿宋" w:eastAsia="仿宋" w:cs="仿宋"/>
              <w:bCs/>
              <w:sz w:val="24"/>
              <w:szCs w:val="24"/>
            </w:rPr>
          </w:rPrChange>
        </w:rPr>
      </w:pPr>
      <w:ins w:id="1940" w:author="心痕" w:date="2025-04-30T16:15:01Z">
        <w:r>
          <w:rPr>
            <w:rFonts w:hint="eastAsia" w:ascii="宋体" w:hAnsi="宋体" w:eastAsia="宋体" w:cs="宋体"/>
            <w:bCs/>
            <w:sz w:val="21"/>
            <w:szCs w:val="21"/>
            <w:rPrChange w:id="1941" w:author="user" w:date="2025-05-13T14:42:35Z">
              <w:rPr>
                <w:rFonts w:hint="eastAsia" w:ascii="仿宋" w:hAnsi="仿宋" w:eastAsia="仿宋" w:cs="仿宋"/>
                <w:bCs/>
                <w:sz w:val="24"/>
                <w:szCs w:val="24"/>
              </w:rPr>
            </w:rPrChange>
          </w:rPr>
          <w:t>提供话术编辑功能，支持用户手动修改和优化话术内容。</w:t>
        </w:r>
      </w:ins>
    </w:p>
    <w:p w14:paraId="5CB94428">
      <w:pPr>
        <w:pStyle w:val="2"/>
        <w:ind w:left="420" w:firstLine="420"/>
        <w:rPr>
          <w:ins w:id="1942" w:author="心痕" w:date="2025-04-30T16:15:01Z"/>
          <w:rFonts w:hint="eastAsia" w:ascii="宋体" w:hAnsi="宋体" w:eastAsia="宋体" w:cs="宋体"/>
          <w:bCs/>
          <w:sz w:val="21"/>
          <w:szCs w:val="21"/>
          <w:rPrChange w:id="1943" w:author="user" w:date="2025-05-13T14:42:35Z">
            <w:rPr>
              <w:ins w:id="1944" w:author="心痕" w:date="2025-04-30T16:15:01Z"/>
              <w:rFonts w:ascii="仿宋" w:hAnsi="仿宋" w:eastAsia="仿宋" w:cs="仿宋"/>
              <w:bCs/>
              <w:sz w:val="24"/>
              <w:szCs w:val="24"/>
            </w:rPr>
          </w:rPrChange>
        </w:rPr>
      </w:pPr>
      <w:ins w:id="1945" w:author="心痕" w:date="2025-04-30T16:22:38Z">
        <w:r>
          <w:rPr>
            <w:rFonts w:hint="eastAsia" w:ascii="宋体" w:hAnsi="宋体" w:eastAsia="宋体" w:cs="宋体"/>
            <w:bCs/>
            <w:sz w:val="21"/>
            <w:szCs w:val="21"/>
            <w:lang w:val="en-US" w:eastAsia="zh-CN"/>
            <w:rPrChange w:id="1946" w:author="user" w:date="2025-05-13T14:42:35Z">
              <w:rPr>
                <w:rFonts w:hint="eastAsia" w:ascii="仿宋" w:hAnsi="仿宋" w:eastAsia="仿宋" w:cs="仿宋"/>
                <w:bCs/>
                <w:sz w:val="24"/>
                <w:szCs w:val="24"/>
                <w:lang w:val="en-US" w:eastAsia="zh-CN"/>
              </w:rPr>
            </w:rPrChange>
          </w:rPr>
          <w:t>应答：</w:t>
        </w:r>
      </w:ins>
    </w:p>
    <w:p w14:paraId="2942C6CA">
      <w:pPr>
        <w:pStyle w:val="6"/>
        <w:ind w:firstLine="0"/>
        <w:rPr>
          <w:ins w:id="1947" w:author="心痕" w:date="2025-04-30T16:15:01Z"/>
          <w:rFonts w:hint="eastAsia" w:ascii="宋体" w:hAnsi="宋体" w:eastAsia="宋体" w:cs="宋体"/>
          <w:sz w:val="21"/>
          <w:szCs w:val="21"/>
          <w:rPrChange w:id="1948" w:author="user" w:date="2025-05-13T14:42:35Z">
            <w:rPr>
              <w:ins w:id="1949" w:author="心痕" w:date="2025-04-30T16:15:01Z"/>
            </w:rPr>
          </w:rPrChange>
        </w:rPr>
      </w:pPr>
      <w:ins w:id="1950" w:author="心痕" w:date="2025-04-30T16:15:01Z">
        <w:r>
          <w:rPr>
            <w:rFonts w:hint="eastAsia" w:ascii="宋体" w:hAnsi="宋体" w:eastAsia="宋体" w:cs="宋体"/>
            <w:sz w:val="21"/>
            <w:szCs w:val="21"/>
            <w:rPrChange w:id="1951" w:author="user" w:date="2025-05-13T14:42:35Z">
              <w:rPr>
                <w:rFonts w:hint="eastAsia"/>
              </w:rPr>
            </w:rPrChange>
          </w:rPr>
          <w:t>4.5.9 话术推荐与反馈收集</w:t>
        </w:r>
      </w:ins>
    </w:p>
    <w:p w14:paraId="01D0F15A">
      <w:pPr>
        <w:pStyle w:val="2"/>
        <w:ind w:left="420" w:firstLine="420"/>
        <w:rPr>
          <w:ins w:id="1952" w:author="心痕" w:date="2025-04-30T16:15:01Z"/>
          <w:rFonts w:hint="eastAsia" w:ascii="宋体" w:hAnsi="宋体" w:eastAsia="宋体" w:cs="宋体"/>
          <w:bCs/>
          <w:sz w:val="21"/>
          <w:szCs w:val="21"/>
          <w:rPrChange w:id="1953" w:author="user" w:date="2025-05-13T14:42:35Z">
            <w:rPr>
              <w:ins w:id="1954" w:author="心痕" w:date="2025-04-30T16:15:01Z"/>
              <w:rFonts w:ascii="仿宋" w:hAnsi="仿宋" w:eastAsia="仿宋" w:cs="仿宋"/>
              <w:bCs/>
              <w:sz w:val="24"/>
              <w:szCs w:val="24"/>
            </w:rPr>
          </w:rPrChange>
        </w:rPr>
      </w:pPr>
      <w:ins w:id="1955" w:author="心痕" w:date="2025-04-30T16:15:01Z">
        <w:r>
          <w:rPr>
            <w:rFonts w:hint="eastAsia" w:ascii="宋体" w:hAnsi="宋体" w:eastAsia="宋体" w:cs="宋体"/>
            <w:bCs/>
            <w:sz w:val="21"/>
            <w:szCs w:val="21"/>
            <w:rPrChange w:id="1956" w:author="user" w:date="2025-05-13T14:42:35Z">
              <w:rPr>
                <w:rFonts w:hint="eastAsia" w:ascii="仿宋" w:hAnsi="仿宋" w:eastAsia="仿宋" w:cs="仿宋"/>
                <w:bCs/>
                <w:sz w:val="24"/>
                <w:szCs w:val="24"/>
              </w:rPr>
            </w:rPrChange>
          </w:rPr>
          <w:t>结合用户偏好和行为数据，提供个性化话术推荐。</w:t>
        </w:r>
      </w:ins>
    </w:p>
    <w:p w14:paraId="47C7C57D">
      <w:pPr>
        <w:pStyle w:val="2"/>
        <w:ind w:left="420" w:firstLine="420"/>
        <w:rPr>
          <w:ins w:id="1957" w:author="心痕" w:date="2025-04-30T16:15:01Z"/>
          <w:rFonts w:hint="eastAsia" w:ascii="宋体" w:hAnsi="宋体" w:eastAsia="宋体" w:cs="宋体"/>
          <w:bCs/>
          <w:sz w:val="21"/>
          <w:szCs w:val="21"/>
          <w:rPrChange w:id="1958" w:author="user" w:date="2025-05-13T14:42:35Z">
            <w:rPr>
              <w:ins w:id="1959" w:author="心痕" w:date="2025-04-30T16:15:01Z"/>
              <w:rFonts w:ascii="仿宋" w:hAnsi="仿宋" w:eastAsia="仿宋" w:cs="仿宋"/>
              <w:bCs/>
              <w:sz w:val="24"/>
              <w:szCs w:val="24"/>
            </w:rPr>
          </w:rPrChange>
        </w:rPr>
      </w:pPr>
      <w:ins w:id="1960" w:author="心痕" w:date="2025-04-30T16:15:01Z">
        <w:r>
          <w:rPr>
            <w:rFonts w:hint="eastAsia" w:ascii="宋体" w:hAnsi="宋体" w:eastAsia="宋体" w:cs="宋体"/>
            <w:bCs/>
            <w:sz w:val="21"/>
            <w:szCs w:val="21"/>
            <w:rPrChange w:id="1961" w:author="user" w:date="2025-05-13T14:42:35Z">
              <w:rPr>
                <w:rFonts w:hint="eastAsia" w:ascii="仿宋" w:hAnsi="仿宋" w:eastAsia="仿宋" w:cs="仿宋"/>
                <w:bCs/>
                <w:sz w:val="24"/>
                <w:szCs w:val="24"/>
              </w:rPr>
            </w:rPrChange>
          </w:rPr>
          <w:t>提供话术点赞点踩功能，通过数据分析进一步优化话术质量。</w:t>
        </w:r>
      </w:ins>
    </w:p>
    <w:p w14:paraId="7164DB4A">
      <w:pPr>
        <w:spacing w:line="360" w:lineRule="auto"/>
        <w:ind w:left="420" w:firstLine="371" w:firstLineChars="177"/>
        <w:rPr>
          <w:ins w:id="1962" w:author="心痕" w:date="2025-04-30T16:22:41Z"/>
          <w:rFonts w:hint="eastAsia" w:ascii="宋体" w:hAnsi="宋体" w:eastAsia="宋体" w:cs="宋体"/>
          <w:bCs/>
          <w:sz w:val="21"/>
          <w:szCs w:val="21"/>
          <w:rPrChange w:id="1963" w:author="user" w:date="2025-05-13T14:42:35Z">
            <w:rPr>
              <w:ins w:id="1964" w:author="心痕" w:date="2025-04-30T16:22:41Z"/>
              <w:rFonts w:hint="eastAsia" w:ascii="仿宋" w:hAnsi="仿宋" w:eastAsia="仿宋" w:cs="仿宋"/>
              <w:bCs/>
              <w:sz w:val="24"/>
              <w:szCs w:val="24"/>
            </w:rPr>
          </w:rPrChange>
        </w:rPr>
      </w:pPr>
      <w:ins w:id="1965" w:author="心痕" w:date="2025-04-30T16:15:01Z">
        <w:r>
          <w:rPr>
            <w:rFonts w:hint="eastAsia" w:ascii="宋体" w:hAnsi="宋体" w:eastAsia="宋体" w:cs="宋体"/>
            <w:bCs/>
            <w:sz w:val="21"/>
            <w:szCs w:val="21"/>
            <w:rPrChange w:id="1966" w:author="user" w:date="2025-05-13T14:42:35Z">
              <w:rPr>
                <w:rFonts w:hint="eastAsia" w:ascii="仿宋" w:hAnsi="仿宋" w:eastAsia="仿宋" w:cs="仿宋"/>
                <w:bCs/>
                <w:sz w:val="24"/>
                <w:szCs w:val="24"/>
              </w:rPr>
            </w:rPrChange>
          </w:rPr>
          <w:t>提供话术效果评估功能，支持统计话术的使用频率和销售转化率。</w:t>
        </w:r>
      </w:ins>
    </w:p>
    <w:p w14:paraId="13A330D7">
      <w:pPr>
        <w:pStyle w:val="2"/>
        <w:ind w:left="420" w:firstLine="420"/>
        <w:rPr>
          <w:ins w:id="1967" w:author="心痕" w:date="2025-05-09T16:56:22Z"/>
          <w:rFonts w:hint="eastAsia" w:ascii="宋体" w:hAnsi="宋体" w:eastAsia="宋体" w:cs="宋体"/>
          <w:bCs/>
          <w:sz w:val="21"/>
          <w:szCs w:val="21"/>
          <w:lang w:val="en-US" w:eastAsia="zh-CN"/>
          <w:rPrChange w:id="1968" w:author="user" w:date="2025-05-13T14:42:35Z">
            <w:rPr>
              <w:ins w:id="1969" w:author="心痕" w:date="2025-05-09T16:56:22Z"/>
              <w:rFonts w:hint="eastAsia" w:ascii="仿宋" w:hAnsi="仿宋" w:eastAsia="仿宋" w:cs="仿宋"/>
              <w:bCs/>
              <w:sz w:val="24"/>
              <w:szCs w:val="24"/>
              <w:lang w:val="en-US" w:eastAsia="zh-CN"/>
            </w:rPr>
          </w:rPrChange>
        </w:rPr>
      </w:pPr>
      <w:ins w:id="1970" w:author="心痕" w:date="2025-04-30T16:22:41Z">
        <w:r>
          <w:rPr>
            <w:rFonts w:hint="eastAsia" w:ascii="宋体" w:hAnsi="宋体" w:eastAsia="宋体" w:cs="宋体"/>
            <w:bCs/>
            <w:sz w:val="21"/>
            <w:szCs w:val="21"/>
            <w:lang w:val="en-US" w:eastAsia="zh-CN"/>
            <w:rPrChange w:id="1971" w:author="user" w:date="2025-05-13T14:42:35Z">
              <w:rPr>
                <w:rFonts w:hint="eastAsia" w:ascii="仿宋" w:hAnsi="仿宋" w:eastAsia="仿宋" w:cs="仿宋"/>
                <w:bCs/>
                <w:sz w:val="24"/>
                <w:szCs w:val="24"/>
                <w:lang w:val="en-US" w:eastAsia="zh-CN"/>
              </w:rPr>
            </w:rPrChange>
          </w:rPr>
          <w:t>应答：</w:t>
        </w:r>
      </w:ins>
    </w:p>
    <w:p w14:paraId="2B48162C">
      <w:pPr>
        <w:pStyle w:val="2"/>
        <w:ind w:left="420" w:firstLine="420"/>
        <w:rPr>
          <w:ins w:id="1972" w:author="心痕" w:date="2025-05-09T16:56:23Z"/>
          <w:rFonts w:hint="eastAsia" w:ascii="宋体" w:hAnsi="宋体" w:eastAsia="宋体" w:cs="宋体"/>
          <w:bCs/>
          <w:sz w:val="21"/>
          <w:szCs w:val="21"/>
          <w:lang w:val="en-US" w:eastAsia="zh-CN"/>
          <w:rPrChange w:id="1973" w:author="user" w:date="2025-05-13T14:42:35Z">
            <w:rPr>
              <w:ins w:id="1974" w:author="心痕" w:date="2025-05-09T16:56:23Z"/>
              <w:rFonts w:hint="eastAsia" w:ascii="仿宋" w:hAnsi="仿宋" w:eastAsia="仿宋" w:cs="仿宋"/>
              <w:bCs/>
              <w:sz w:val="24"/>
              <w:szCs w:val="24"/>
              <w:lang w:val="en-US" w:eastAsia="zh-CN"/>
            </w:rPr>
          </w:rPrChange>
        </w:rPr>
      </w:pPr>
    </w:p>
    <w:p w14:paraId="11FBFB78">
      <w:pPr>
        <w:pStyle w:val="6"/>
        <w:ind w:firstLine="0"/>
        <w:rPr>
          <w:ins w:id="1975" w:author="心痕" w:date="2025-05-09T16:56:25Z"/>
          <w:rFonts w:hint="eastAsia" w:ascii="宋体" w:hAnsi="宋体" w:eastAsia="宋体" w:cs="宋体"/>
          <w:bCs/>
          <w:sz w:val="21"/>
          <w:szCs w:val="21"/>
          <w:lang w:val="en-US" w:eastAsia="zh-CN"/>
          <w:rPrChange w:id="1976" w:author="user" w:date="2025-05-13T14:42:35Z">
            <w:rPr>
              <w:ins w:id="1977" w:author="心痕" w:date="2025-05-09T16:56:25Z"/>
              <w:rFonts w:hint="eastAsia" w:ascii="Times New Roman" w:hAnsi="Times New Roman" w:eastAsia="仿宋" w:cs="Times New Roman"/>
              <w:bCs/>
              <w:sz w:val="24"/>
              <w:szCs w:val="32"/>
              <w:lang w:val="en-US" w:eastAsia="zh-CN"/>
            </w:rPr>
          </w:rPrChange>
        </w:rPr>
      </w:pPr>
      <w:ins w:id="1978" w:author="心痕" w:date="2025-05-09T16:57:00Z">
        <w:r>
          <w:rPr>
            <w:rFonts w:hint="eastAsia" w:ascii="宋体" w:hAnsi="宋体" w:eastAsia="宋体" w:cs="宋体"/>
            <w:sz w:val="21"/>
            <w:szCs w:val="21"/>
            <w:rPrChange w:id="1979" w:author="user" w:date="2025-05-13T14:42:35Z">
              <w:rPr>
                <w:rFonts w:hint="eastAsia" w:ascii="微软雅黑" w:hAnsi="微软雅黑" w:eastAsia="微软雅黑" w:cs="微软雅黑"/>
                <w:sz w:val="24"/>
                <w:szCs w:val="24"/>
              </w:rPr>
            </w:rPrChange>
          </w:rPr>
          <w:t>★</w:t>
        </w:r>
      </w:ins>
      <w:ins w:id="1980" w:author="心痕" w:date="2025-05-09T16:56:25Z">
        <w:r>
          <w:rPr>
            <w:rFonts w:hint="eastAsia" w:ascii="宋体" w:hAnsi="宋体" w:eastAsia="宋体" w:cs="宋体"/>
            <w:bCs/>
            <w:sz w:val="21"/>
            <w:szCs w:val="21"/>
            <w:lang w:val="en-US" w:eastAsia="zh-CN"/>
            <w:rPrChange w:id="1981" w:author="user" w:date="2025-05-13T14:42:35Z">
              <w:rPr>
                <w:rFonts w:hint="eastAsia" w:ascii="Times New Roman" w:hAnsi="Times New Roman" w:eastAsia="仿宋" w:cs="Times New Roman"/>
                <w:bCs/>
                <w:sz w:val="24"/>
                <w:szCs w:val="32"/>
                <w:lang w:val="en-US" w:eastAsia="zh-CN"/>
              </w:rPr>
            </w:rPrChange>
          </w:rPr>
          <w:t>4.5.10 AI生成算法与模型优化能力</w:t>
        </w:r>
      </w:ins>
    </w:p>
    <w:p w14:paraId="297EECF5">
      <w:pPr>
        <w:pStyle w:val="2"/>
        <w:ind w:left="420" w:firstLine="420"/>
        <w:rPr>
          <w:ins w:id="1982" w:author="心痕" w:date="2025-05-09T16:56:25Z"/>
          <w:rFonts w:hint="eastAsia" w:ascii="宋体" w:hAnsi="宋体" w:eastAsia="宋体" w:cs="宋体"/>
          <w:bCs/>
          <w:sz w:val="21"/>
          <w:szCs w:val="21"/>
          <w:lang w:val="en-US" w:eastAsia="zh-CN"/>
          <w:rPrChange w:id="1983" w:author="user" w:date="2025-05-13T14:42:35Z">
            <w:rPr>
              <w:ins w:id="1984" w:author="心痕" w:date="2025-05-09T16:56:25Z"/>
              <w:rFonts w:hint="eastAsia" w:ascii="仿宋" w:hAnsi="仿宋" w:eastAsia="仿宋" w:cs="仿宋"/>
              <w:bCs/>
              <w:sz w:val="24"/>
              <w:szCs w:val="24"/>
              <w:lang w:val="en-US" w:eastAsia="zh-CN"/>
            </w:rPr>
          </w:rPrChange>
        </w:rPr>
      </w:pPr>
      <w:ins w:id="1985" w:author="心痕" w:date="2025-05-09T16:56:25Z">
        <w:r>
          <w:rPr>
            <w:rFonts w:hint="eastAsia" w:ascii="宋体" w:hAnsi="宋体" w:eastAsia="宋体" w:cs="宋体"/>
            <w:bCs/>
            <w:sz w:val="21"/>
            <w:szCs w:val="21"/>
            <w:lang w:val="en-US" w:eastAsia="zh-CN"/>
            <w:rPrChange w:id="1986" w:author="user" w:date="2025-05-13T14:42:35Z">
              <w:rPr>
                <w:rFonts w:hint="eastAsia" w:ascii="仿宋" w:hAnsi="仿宋" w:eastAsia="仿宋" w:cs="仿宋"/>
                <w:bCs/>
                <w:sz w:val="24"/>
                <w:szCs w:val="24"/>
                <w:lang w:val="en-US" w:eastAsia="zh-CN"/>
              </w:rPr>
            </w:rPrChange>
          </w:rPr>
          <w:t>建立模型算法评测任务管理能力，支持多数据集导入，支持多类型任务评估，支持内部人员分享共享评估，支持对各省市的准确率、覆盖率等指标分别进行评测</w:t>
        </w:r>
      </w:ins>
    </w:p>
    <w:p w14:paraId="357D2448">
      <w:pPr>
        <w:pStyle w:val="2"/>
        <w:ind w:left="420" w:firstLine="420"/>
        <w:rPr>
          <w:ins w:id="1987" w:author="心痕" w:date="2025-05-09T16:56:25Z"/>
          <w:rFonts w:hint="eastAsia" w:ascii="宋体" w:hAnsi="宋体" w:eastAsia="宋体" w:cs="宋体"/>
          <w:bCs/>
          <w:sz w:val="21"/>
          <w:szCs w:val="21"/>
          <w:lang w:val="en-US" w:eastAsia="zh-CN"/>
          <w:rPrChange w:id="1988" w:author="user" w:date="2025-05-13T14:42:35Z">
            <w:rPr>
              <w:ins w:id="1989" w:author="心痕" w:date="2025-05-09T16:56:25Z"/>
              <w:rFonts w:hint="eastAsia" w:ascii="仿宋" w:hAnsi="仿宋" w:eastAsia="仿宋" w:cs="仿宋"/>
              <w:bCs/>
              <w:sz w:val="24"/>
              <w:szCs w:val="24"/>
              <w:lang w:val="en-US" w:eastAsia="zh-CN"/>
            </w:rPr>
          </w:rPrChange>
        </w:rPr>
      </w:pPr>
      <w:ins w:id="1990" w:author="心痕" w:date="2025-05-09T16:56:25Z">
        <w:r>
          <w:rPr>
            <w:rFonts w:hint="eastAsia" w:ascii="宋体" w:hAnsi="宋体" w:eastAsia="宋体" w:cs="宋体"/>
            <w:bCs/>
            <w:sz w:val="21"/>
            <w:szCs w:val="21"/>
            <w:lang w:val="en-US" w:eastAsia="zh-CN"/>
            <w:rPrChange w:id="1991" w:author="user" w:date="2025-05-13T14:42:35Z">
              <w:rPr>
                <w:rFonts w:hint="eastAsia" w:ascii="仿宋" w:hAnsi="仿宋" w:eastAsia="仿宋" w:cs="仿宋"/>
                <w:bCs/>
                <w:sz w:val="24"/>
                <w:szCs w:val="24"/>
                <w:lang w:val="en-US" w:eastAsia="zh-CN"/>
              </w:rPr>
            </w:rPrChange>
          </w:rPr>
          <w:t>建立A/B测试框架, 支持对不同版本的卖点/话术进行对比验证， 根据实际应用效果持续迭代改进底层算法。</w:t>
        </w:r>
      </w:ins>
    </w:p>
    <w:p w14:paraId="43B2B192">
      <w:pPr>
        <w:pStyle w:val="2"/>
        <w:ind w:left="420" w:firstLine="420"/>
        <w:rPr>
          <w:ins w:id="1992" w:author="心痕" w:date="2025-05-09T16:57:16Z"/>
          <w:rFonts w:hint="eastAsia" w:ascii="宋体" w:hAnsi="宋体" w:eastAsia="宋体" w:cs="宋体"/>
          <w:bCs/>
          <w:sz w:val="21"/>
          <w:szCs w:val="21"/>
          <w:lang w:val="en-US" w:eastAsia="zh-CN"/>
          <w:rPrChange w:id="1993" w:author="user" w:date="2025-05-13T14:42:35Z">
            <w:rPr>
              <w:ins w:id="1994" w:author="心痕" w:date="2025-05-09T16:57:16Z"/>
              <w:rFonts w:hint="eastAsia" w:ascii="仿宋" w:hAnsi="仿宋" w:eastAsia="仿宋" w:cs="仿宋"/>
              <w:bCs/>
              <w:sz w:val="24"/>
              <w:szCs w:val="24"/>
              <w:lang w:val="en-US" w:eastAsia="zh-CN"/>
            </w:rPr>
          </w:rPrChange>
        </w:rPr>
      </w:pPr>
      <w:ins w:id="1995" w:author="心痕" w:date="2025-05-09T16:56:25Z">
        <w:r>
          <w:rPr>
            <w:rFonts w:hint="eastAsia" w:ascii="宋体" w:hAnsi="宋体" w:eastAsia="宋体" w:cs="宋体"/>
            <w:bCs/>
            <w:sz w:val="21"/>
            <w:szCs w:val="21"/>
            <w:lang w:val="en-US" w:eastAsia="zh-CN"/>
            <w:rPrChange w:id="1996" w:author="user" w:date="2025-05-13T14:42:35Z">
              <w:rPr>
                <w:rFonts w:hint="eastAsia" w:ascii="仿宋" w:hAnsi="仿宋" w:eastAsia="仿宋" w:cs="仿宋"/>
                <w:bCs/>
                <w:sz w:val="24"/>
                <w:szCs w:val="24"/>
                <w:lang w:val="en-US" w:eastAsia="zh-CN"/>
              </w:rPr>
            </w:rPrChange>
          </w:rPr>
          <w:t>提供实时效果监控指标看板，评估准确性可视化看板，用于评估当前AI策略的有效性。</w:t>
        </w:r>
      </w:ins>
    </w:p>
    <w:p w14:paraId="7195D2E3">
      <w:pPr>
        <w:pStyle w:val="2"/>
        <w:ind w:left="420"/>
        <w:rPr>
          <w:ins w:id="1997" w:author="心痕" w:date="2025-05-09T16:57:16Z"/>
          <w:rFonts w:hint="eastAsia" w:ascii="宋体" w:hAnsi="宋体" w:eastAsia="宋体" w:cs="宋体"/>
          <w:bCs/>
          <w:sz w:val="21"/>
          <w:szCs w:val="21"/>
          <w:rPrChange w:id="1998" w:author="user" w:date="2025-05-13T14:42:35Z">
            <w:rPr>
              <w:ins w:id="1999" w:author="心痕" w:date="2025-05-09T16:57:16Z"/>
              <w:rFonts w:ascii="仿宋" w:hAnsi="仿宋" w:eastAsia="仿宋" w:cs="仿宋"/>
              <w:bCs/>
              <w:sz w:val="24"/>
              <w:szCs w:val="24"/>
            </w:rPr>
          </w:rPrChange>
        </w:rPr>
      </w:pPr>
      <w:ins w:id="2000" w:author="心痕" w:date="2025-05-09T16:57:16Z">
        <w:r>
          <w:rPr>
            <w:rFonts w:hint="eastAsia" w:ascii="宋体" w:hAnsi="宋体" w:eastAsia="宋体" w:cs="宋体"/>
            <w:bCs/>
            <w:sz w:val="21"/>
            <w:szCs w:val="21"/>
            <w:lang w:val="en-US" w:eastAsia="zh-CN"/>
            <w:rPrChange w:id="2001" w:author="user" w:date="2025-05-13T14:42:35Z">
              <w:rPr>
                <w:rFonts w:hint="eastAsia" w:ascii="仿宋" w:hAnsi="仿宋" w:eastAsia="仿宋" w:cs="仿宋"/>
                <w:bCs/>
                <w:sz w:val="24"/>
                <w:szCs w:val="24"/>
                <w:lang w:val="en-US" w:eastAsia="zh-CN"/>
              </w:rPr>
            </w:rPrChange>
          </w:rPr>
          <w:t>应答：</w:t>
        </w:r>
      </w:ins>
    </w:p>
    <w:p w14:paraId="37971942">
      <w:pPr>
        <w:pStyle w:val="2"/>
        <w:ind w:left="420" w:firstLine="420"/>
        <w:rPr>
          <w:ins w:id="2002" w:author="心痕" w:date="2025-04-30T16:15:01Z"/>
          <w:rFonts w:hint="eastAsia" w:ascii="宋体" w:hAnsi="宋体" w:eastAsia="宋体" w:cs="宋体"/>
          <w:bCs/>
          <w:sz w:val="21"/>
          <w:szCs w:val="21"/>
          <w:lang w:val="en-US" w:eastAsia="zh-CN"/>
          <w:rPrChange w:id="2003" w:author="user" w:date="2025-05-13T14:42:35Z">
            <w:rPr>
              <w:ins w:id="2004" w:author="心痕" w:date="2025-04-30T16:15:01Z"/>
              <w:rFonts w:hint="eastAsia" w:ascii="仿宋" w:hAnsi="仿宋" w:eastAsia="仿宋" w:cs="仿宋"/>
              <w:bCs/>
              <w:sz w:val="24"/>
              <w:szCs w:val="24"/>
              <w:lang w:val="en-US" w:eastAsia="zh-CN"/>
            </w:rPr>
          </w:rPrChange>
        </w:rPr>
      </w:pPr>
    </w:p>
    <w:p w14:paraId="414D9509">
      <w:pPr>
        <w:pStyle w:val="2"/>
        <w:ind w:left="0" w:firstLine="0"/>
        <w:rPr>
          <w:ins w:id="2005" w:author="心痕" w:date="2024-12-23T11:27:23Z"/>
          <w:rFonts w:hint="eastAsia" w:ascii="宋体" w:hAnsi="宋体" w:eastAsia="宋体" w:cs="宋体"/>
          <w:sz w:val="21"/>
          <w:szCs w:val="21"/>
          <w:lang w:val="en-US" w:eastAsia="zh-CN"/>
          <w:rPrChange w:id="2006" w:author="user" w:date="2025-05-13T14:42:35Z">
            <w:rPr>
              <w:ins w:id="2007" w:author="心痕" w:date="2024-12-23T11:27:23Z"/>
              <w:rFonts w:hint="default" w:ascii="仿宋_GB2312" w:hAnsi="仿宋_GB2312" w:eastAsia="仿宋_GB2312" w:cs="仿宋_GB2312"/>
              <w:sz w:val="24"/>
              <w:szCs w:val="24"/>
              <w:lang w:val="en-US" w:eastAsia="zh-CN"/>
            </w:rPr>
          </w:rPrChange>
        </w:rPr>
      </w:pPr>
    </w:p>
    <w:p w14:paraId="78AD9149">
      <w:pPr>
        <w:pStyle w:val="5"/>
        <w:ind w:firstLine="482"/>
        <w:rPr>
          <w:ins w:id="2008" w:author="心痕" w:date="2025-04-30T16:16:46Z"/>
          <w:rFonts w:hint="eastAsia" w:ascii="宋体" w:hAnsi="宋体" w:eastAsia="宋体" w:cs="宋体"/>
          <w:sz w:val="21"/>
          <w:szCs w:val="21"/>
          <w:rPrChange w:id="2009" w:author="user" w:date="2025-05-13T14:42:35Z">
            <w:rPr>
              <w:ins w:id="2010" w:author="心痕" w:date="2025-04-30T16:16:46Z"/>
            </w:rPr>
          </w:rPrChange>
        </w:rPr>
      </w:pPr>
      <w:ins w:id="2011" w:author="心痕" w:date="2025-04-30T16:16:46Z">
        <w:r>
          <w:rPr>
            <w:rFonts w:hint="eastAsia" w:ascii="宋体" w:hAnsi="宋体" w:eastAsia="宋体" w:cs="宋体"/>
            <w:sz w:val="21"/>
            <w:szCs w:val="21"/>
            <w:rPrChange w:id="2012" w:author="user" w:date="2025-05-13T14:42:35Z">
              <w:rPr>
                <w:rFonts w:hint="eastAsia"/>
              </w:rPr>
            </w:rPrChange>
          </w:rPr>
          <w:t>4.6 案例和视频信息管理</w:t>
        </w:r>
      </w:ins>
    </w:p>
    <w:p w14:paraId="35AB8C44">
      <w:pPr>
        <w:pStyle w:val="6"/>
        <w:ind w:firstLine="0"/>
        <w:rPr>
          <w:ins w:id="2013" w:author="心痕" w:date="2025-04-30T16:16:46Z"/>
          <w:rFonts w:hint="eastAsia" w:ascii="宋体" w:hAnsi="宋体" w:eastAsia="宋体" w:cs="宋体"/>
          <w:sz w:val="21"/>
          <w:szCs w:val="21"/>
          <w:rPrChange w:id="2014" w:author="user" w:date="2025-05-13T14:42:35Z">
            <w:rPr>
              <w:ins w:id="2015" w:author="心痕" w:date="2025-04-30T16:16:46Z"/>
            </w:rPr>
          </w:rPrChange>
        </w:rPr>
      </w:pPr>
      <w:ins w:id="2016" w:author="心痕" w:date="2025-04-30T16:16:46Z">
        <w:r>
          <w:rPr>
            <w:rFonts w:hint="eastAsia" w:ascii="宋体" w:hAnsi="宋体" w:eastAsia="宋体" w:cs="宋体"/>
            <w:sz w:val="21"/>
            <w:szCs w:val="21"/>
            <w:rPrChange w:id="2017" w:author="user" w:date="2025-05-13T14:42:35Z">
              <w:rPr>
                <w:rFonts w:hint="eastAsia"/>
              </w:rPr>
            </w:rPrChange>
          </w:rPr>
          <w:t>4.6.1 案例信息管理</w:t>
        </w:r>
      </w:ins>
    </w:p>
    <w:p w14:paraId="1130D22A">
      <w:pPr>
        <w:pStyle w:val="2"/>
        <w:ind w:left="420"/>
        <w:rPr>
          <w:ins w:id="2018" w:author="心痕" w:date="2025-04-30T16:16:46Z"/>
          <w:rFonts w:hint="eastAsia" w:ascii="宋体" w:hAnsi="宋体" w:eastAsia="宋体" w:cs="宋体"/>
          <w:bCs/>
          <w:sz w:val="21"/>
          <w:szCs w:val="21"/>
          <w:rPrChange w:id="2019" w:author="user" w:date="2025-05-13T14:42:35Z">
            <w:rPr>
              <w:ins w:id="2020" w:author="心痕" w:date="2025-04-30T16:16:46Z"/>
              <w:rFonts w:ascii="仿宋" w:hAnsi="仿宋" w:eastAsia="仿宋" w:cs="仿宋"/>
              <w:bCs/>
              <w:sz w:val="24"/>
              <w:szCs w:val="24"/>
            </w:rPr>
          </w:rPrChange>
        </w:rPr>
      </w:pPr>
      <w:ins w:id="2021" w:author="心痕" w:date="2025-04-30T16:16:46Z">
        <w:r>
          <w:rPr>
            <w:rFonts w:hint="eastAsia" w:ascii="宋体" w:hAnsi="宋体" w:eastAsia="宋体" w:cs="宋体"/>
            <w:bCs/>
            <w:sz w:val="21"/>
            <w:szCs w:val="21"/>
            <w:rPrChange w:id="2022" w:author="user" w:date="2025-05-13T14:42:35Z">
              <w:rPr>
                <w:rFonts w:hint="eastAsia" w:ascii="仿宋" w:hAnsi="仿宋" w:eastAsia="仿宋" w:cs="仿宋"/>
                <w:bCs/>
                <w:sz w:val="24"/>
                <w:szCs w:val="24"/>
              </w:rPr>
            </w:rPrChange>
          </w:rPr>
          <w:t>提供案例上传功能，支持上传文档、图片、视频等多种格式的案例。</w:t>
        </w:r>
      </w:ins>
    </w:p>
    <w:p w14:paraId="18FB5759">
      <w:pPr>
        <w:pStyle w:val="2"/>
        <w:ind w:left="420"/>
        <w:rPr>
          <w:ins w:id="2023" w:author="心痕" w:date="2025-04-30T16:16:46Z"/>
          <w:rFonts w:hint="eastAsia" w:ascii="宋体" w:hAnsi="宋体" w:eastAsia="宋体" w:cs="宋体"/>
          <w:bCs/>
          <w:sz w:val="21"/>
          <w:szCs w:val="21"/>
          <w:rPrChange w:id="2024" w:author="user" w:date="2025-05-13T14:42:35Z">
            <w:rPr>
              <w:ins w:id="2025" w:author="心痕" w:date="2025-04-30T16:16:46Z"/>
              <w:rFonts w:ascii="仿宋" w:hAnsi="仿宋" w:eastAsia="仿宋" w:cs="仿宋"/>
              <w:bCs/>
              <w:sz w:val="24"/>
              <w:szCs w:val="24"/>
            </w:rPr>
          </w:rPrChange>
        </w:rPr>
      </w:pPr>
      <w:ins w:id="2026" w:author="心痕" w:date="2025-04-30T16:16:46Z">
        <w:r>
          <w:rPr>
            <w:rFonts w:hint="eastAsia" w:ascii="宋体" w:hAnsi="宋体" w:eastAsia="宋体" w:cs="宋体"/>
            <w:bCs/>
            <w:sz w:val="21"/>
            <w:szCs w:val="21"/>
            <w:rPrChange w:id="2027" w:author="user" w:date="2025-05-13T14:42:35Z">
              <w:rPr>
                <w:rFonts w:hint="eastAsia" w:ascii="仿宋" w:hAnsi="仿宋" w:eastAsia="仿宋" w:cs="仿宋"/>
                <w:bCs/>
                <w:sz w:val="24"/>
                <w:szCs w:val="24"/>
              </w:rPr>
            </w:rPrChange>
          </w:rPr>
          <w:t>提供案例分类管理功能，支持按产品类型、销售场景等分类。</w:t>
        </w:r>
      </w:ins>
    </w:p>
    <w:p w14:paraId="6DDF99C2">
      <w:pPr>
        <w:spacing w:line="360" w:lineRule="auto"/>
        <w:ind w:left="420" w:firstLine="371" w:firstLineChars="177"/>
        <w:rPr>
          <w:ins w:id="2028" w:author="心痕" w:date="2025-04-30T16:22:43Z"/>
          <w:rFonts w:hint="eastAsia" w:ascii="宋体" w:hAnsi="宋体" w:eastAsia="宋体" w:cs="宋体"/>
          <w:bCs/>
          <w:sz w:val="21"/>
          <w:szCs w:val="21"/>
          <w:rPrChange w:id="2029" w:author="user" w:date="2025-05-13T14:42:35Z">
            <w:rPr>
              <w:ins w:id="2030" w:author="心痕" w:date="2025-04-30T16:22:43Z"/>
              <w:rFonts w:hint="eastAsia" w:ascii="仿宋" w:hAnsi="仿宋" w:eastAsia="仿宋" w:cs="仿宋"/>
              <w:bCs/>
              <w:sz w:val="24"/>
              <w:szCs w:val="24"/>
            </w:rPr>
          </w:rPrChange>
        </w:rPr>
      </w:pPr>
      <w:ins w:id="2031" w:author="心痕" w:date="2025-04-30T16:16:46Z">
        <w:r>
          <w:rPr>
            <w:rFonts w:hint="eastAsia" w:ascii="宋体" w:hAnsi="宋体" w:eastAsia="宋体" w:cs="宋体"/>
            <w:bCs/>
            <w:sz w:val="21"/>
            <w:szCs w:val="21"/>
            <w:rPrChange w:id="2032" w:author="user" w:date="2025-05-13T14:42:35Z">
              <w:rPr>
                <w:rFonts w:hint="eastAsia" w:ascii="仿宋" w:hAnsi="仿宋" w:eastAsia="仿宋" w:cs="仿宋"/>
                <w:bCs/>
                <w:sz w:val="24"/>
                <w:szCs w:val="24"/>
              </w:rPr>
            </w:rPrChange>
          </w:rPr>
          <w:t>提供案例标签化功能，方便用户快速检索目标案例。</w:t>
        </w:r>
      </w:ins>
    </w:p>
    <w:p w14:paraId="5ECB779B">
      <w:pPr>
        <w:pStyle w:val="2"/>
        <w:ind w:left="420"/>
        <w:rPr>
          <w:ins w:id="2033" w:author="心痕" w:date="2025-04-30T16:16:46Z"/>
          <w:rFonts w:hint="eastAsia" w:ascii="宋体" w:hAnsi="宋体" w:eastAsia="宋体" w:cs="宋体"/>
          <w:bCs/>
          <w:sz w:val="21"/>
          <w:szCs w:val="21"/>
          <w:rPrChange w:id="2034" w:author="user" w:date="2025-05-13T14:42:35Z">
            <w:rPr>
              <w:ins w:id="2035" w:author="心痕" w:date="2025-04-30T16:16:46Z"/>
              <w:rFonts w:ascii="仿宋" w:hAnsi="仿宋" w:eastAsia="仿宋" w:cs="仿宋"/>
              <w:bCs/>
              <w:sz w:val="24"/>
              <w:szCs w:val="24"/>
            </w:rPr>
          </w:rPrChange>
        </w:rPr>
      </w:pPr>
      <w:ins w:id="2036" w:author="心痕" w:date="2025-04-30T16:22:43Z">
        <w:r>
          <w:rPr>
            <w:rFonts w:hint="eastAsia" w:ascii="宋体" w:hAnsi="宋体" w:eastAsia="宋体" w:cs="宋体"/>
            <w:bCs/>
            <w:sz w:val="21"/>
            <w:szCs w:val="21"/>
            <w:lang w:val="en-US" w:eastAsia="zh-CN"/>
            <w:rPrChange w:id="2037" w:author="user" w:date="2025-05-13T14:42:35Z">
              <w:rPr>
                <w:rFonts w:hint="eastAsia" w:ascii="仿宋" w:hAnsi="仿宋" w:eastAsia="仿宋" w:cs="仿宋"/>
                <w:bCs/>
                <w:sz w:val="24"/>
                <w:szCs w:val="24"/>
                <w:lang w:val="en-US" w:eastAsia="zh-CN"/>
              </w:rPr>
            </w:rPrChange>
          </w:rPr>
          <w:t>应答：</w:t>
        </w:r>
      </w:ins>
    </w:p>
    <w:p w14:paraId="67BA1D29">
      <w:pPr>
        <w:pStyle w:val="6"/>
        <w:ind w:firstLine="0"/>
        <w:rPr>
          <w:ins w:id="2038" w:author="心痕" w:date="2025-04-30T16:16:46Z"/>
          <w:rFonts w:hint="eastAsia" w:ascii="宋体" w:hAnsi="宋体" w:eastAsia="宋体" w:cs="宋体"/>
          <w:sz w:val="21"/>
          <w:szCs w:val="21"/>
          <w:rPrChange w:id="2039" w:author="user" w:date="2025-05-13T14:42:35Z">
            <w:rPr>
              <w:ins w:id="2040" w:author="心痕" w:date="2025-04-30T16:16:46Z"/>
            </w:rPr>
          </w:rPrChange>
        </w:rPr>
      </w:pPr>
      <w:ins w:id="2041" w:author="心痕" w:date="2025-04-30T16:16:46Z">
        <w:r>
          <w:rPr>
            <w:rFonts w:hint="eastAsia" w:ascii="宋体" w:hAnsi="宋体" w:eastAsia="宋体" w:cs="宋体"/>
            <w:sz w:val="21"/>
            <w:szCs w:val="21"/>
            <w:rPrChange w:id="2042" w:author="user" w:date="2025-05-13T14:42:35Z">
              <w:rPr>
                <w:rFonts w:hint="eastAsia"/>
              </w:rPr>
            </w:rPrChange>
          </w:rPr>
          <w:t>4.6.2 案例展示与检索</w:t>
        </w:r>
      </w:ins>
    </w:p>
    <w:p w14:paraId="69FD9ECF">
      <w:pPr>
        <w:pStyle w:val="2"/>
        <w:ind w:left="420"/>
        <w:rPr>
          <w:ins w:id="2043" w:author="心痕" w:date="2025-04-30T16:16:46Z"/>
          <w:rFonts w:hint="eastAsia" w:ascii="宋体" w:hAnsi="宋体" w:eastAsia="宋体" w:cs="宋体"/>
          <w:bCs/>
          <w:sz w:val="21"/>
          <w:szCs w:val="21"/>
          <w:rPrChange w:id="2044" w:author="user" w:date="2025-05-13T14:42:35Z">
            <w:rPr>
              <w:ins w:id="2045" w:author="心痕" w:date="2025-04-30T16:16:46Z"/>
              <w:rFonts w:ascii="仿宋" w:hAnsi="仿宋" w:eastAsia="仿宋" w:cs="仿宋"/>
              <w:bCs/>
              <w:sz w:val="24"/>
              <w:szCs w:val="24"/>
            </w:rPr>
          </w:rPrChange>
        </w:rPr>
      </w:pPr>
      <w:ins w:id="2046" w:author="心痕" w:date="2025-04-30T16:16:46Z">
        <w:r>
          <w:rPr>
            <w:rFonts w:hint="eastAsia" w:ascii="宋体" w:hAnsi="宋体" w:eastAsia="宋体" w:cs="宋体"/>
            <w:bCs/>
            <w:sz w:val="21"/>
            <w:szCs w:val="21"/>
            <w:rPrChange w:id="2047" w:author="user" w:date="2025-05-13T14:42:35Z">
              <w:rPr>
                <w:rFonts w:hint="eastAsia" w:ascii="仿宋" w:hAnsi="仿宋" w:eastAsia="仿宋" w:cs="仿宋"/>
                <w:bCs/>
                <w:sz w:val="24"/>
                <w:szCs w:val="24"/>
              </w:rPr>
            </w:rPrChange>
          </w:rPr>
          <w:t>设计用户友好的案例展示界面，支持多种格式的案例展示。</w:t>
        </w:r>
      </w:ins>
    </w:p>
    <w:p w14:paraId="41C26123">
      <w:pPr>
        <w:pStyle w:val="2"/>
        <w:ind w:left="420"/>
        <w:rPr>
          <w:ins w:id="2048" w:author="心痕" w:date="2025-04-30T16:16:46Z"/>
          <w:rFonts w:hint="eastAsia" w:ascii="宋体" w:hAnsi="宋体" w:eastAsia="宋体" w:cs="宋体"/>
          <w:bCs/>
          <w:sz w:val="21"/>
          <w:szCs w:val="21"/>
          <w:rPrChange w:id="2049" w:author="user" w:date="2025-05-13T14:42:35Z">
            <w:rPr>
              <w:ins w:id="2050" w:author="心痕" w:date="2025-04-30T16:16:46Z"/>
              <w:rFonts w:ascii="仿宋" w:hAnsi="仿宋" w:eastAsia="仿宋" w:cs="仿宋"/>
              <w:bCs/>
              <w:sz w:val="24"/>
              <w:szCs w:val="24"/>
            </w:rPr>
          </w:rPrChange>
        </w:rPr>
      </w:pPr>
      <w:ins w:id="2051" w:author="心痕" w:date="2025-04-30T16:16:46Z">
        <w:r>
          <w:rPr>
            <w:rFonts w:hint="eastAsia" w:ascii="宋体" w:hAnsi="宋体" w:eastAsia="宋体" w:cs="宋体"/>
            <w:bCs/>
            <w:sz w:val="21"/>
            <w:szCs w:val="21"/>
            <w:rPrChange w:id="2052" w:author="user" w:date="2025-05-13T14:42:35Z">
              <w:rPr>
                <w:rFonts w:hint="eastAsia" w:ascii="仿宋" w:hAnsi="仿宋" w:eastAsia="仿宋" w:cs="仿宋"/>
                <w:bCs/>
                <w:sz w:val="24"/>
                <w:szCs w:val="24"/>
              </w:rPr>
            </w:rPrChange>
          </w:rPr>
          <w:t>提供案例检索功能，支持按关键词、分类、标签等条件检索案例。</w:t>
        </w:r>
      </w:ins>
    </w:p>
    <w:p w14:paraId="4505FB95">
      <w:pPr>
        <w:spacing w:line="360" w:lineRule="auto"/>
        <w:ind w:left="420" w:firstLine="371" w:firstLineChars="177"/>
        <w:rPr>
          <w:ins w:id="2053" w:author="心痕" w:date="2025-04-30T16:22:45Z"/>
          <w:rFonts w:hint="eastAsia" w:ascii="宋体" w:hAnsi="宋体" w:eastAsia="宋体" w:cs="宋体"/>
          <w:bCs/>
          <w:sz w:val="21"/>
          <w:szCs w:val="21"/>
          <w:rPrChange w:id="2054" w:author="user" w:date="2025-05-13T14:42:35Z">
            <w:rPr>
              <w:ins w:id="2055" w:author="心痕" w:date="2025-04-30T16:22:45Z"/>
              <w:rFonts w:hint="eastAsia" w:ascii="仿宋" w:hAnsi="仿宋" w:eastAsia="仿宋" w:cs="仿宋"/>
              <w:bCs/>
              <w:sz w:val="24"/>
              <w:szCs w:val="24"/>
            </w:rPr>
          </w:rPrChange>
        </w:rPr>
      </w:pPr>
      <w:ins w:id="2056" w:author="心痕" w:date="2025-04-30T16:16:46Z">
        <w:r>
          <w:rPr>
            <w:rFonts w:hint="eastAsia" w:ascii="宋体" w:hAnsi="宋体" w:eastAsia="宋体" w:cs="宋体"/>
            <w:bCs/>
            <w:sz w:val="21"/>
            <w:szCs w:val="21"/>
            <w:rPrChange w:id="2057" w:author="user" w:date="2025-05-13T14:42:35Z">
              <w:rPr>
                <w:rFonts w:hint="eastAsia" w:ascii="仿宋" w:hAnsi="仿宋" w:eastAsia="仿宋" w:cs="仿宋"/>
                <w:bCs/>
                <w:sz w:val="24"/>
                <w:szCs w:val="24"/>
              </w:rPr>
            </w:rPrChange>
          </w:rPr>
          <w:t>提供案例详情查看功能，支持展示案例背景、执行过程、效果评估等信息。</w:t>
        </w:r>
      </w:ins>
    </w:p>
    <w:p w14:paraId="35FEEB9A">
      <w:pPr>
        <w:pStyle w:val="2"/>
        <w:ind w:left="420"/>
        <w:rPr>
          <w:ins w:id="2058" w:author="心痕" w:date="2025-04-30T16:16:46Z"/>
          <w:rFonts w:hint="eastAsia" w:ascii="宋体" w:hAnsi="宋体" w:eastAsia="宋体" w:cs="宋体"/>
          <w:bCs/>
          <w:sz w:val="21"/>
          <w:szCs w:val="21"/>
          <w:rPrChange w:id="2059" w:author="user" w:date="2025-05-13T14:42:35Z">
            <w:rPr>
              <w:ins w:id="2060" w:author="心痕" w:date="2025-04-30T16:16:46Z"/>
              <w:rFonts w:ascii="仿宋" w:hAnsi="仿宋" w:eastAsia="仿宋" w:cs="仿宋"/>
              <w:bCs/>
              <w:sz w:val="24"/>
              <w:szCs w:val="24"/>
            </w:rPr>
          </w:rPrChange>
        </w:rPr>
      </w:pPr>
      <w:ins w:id="2061" w:author="心痕" w:date="2025-04-30T16:22:45Z">
        <w:r>
          <w:rPr>
            <w:rFonts w:hint="eastAsia" w:ascii="宋体" w:hAnsi="宋体" w:eastAsia="宋体" w:cs="宋体"/>
            <w:bCs/>
            <w:sz w:val="21"/>
            <w:szCs w:val="21"/>
            <w:lang w:val="en-US" w:eastAsia="zh-CN"/>
            <w:rPrChange w:id="2062" w:author="user" w:date="2025-05-13T14:42:35Z">
              <w:rPr>
                <w:rFonts w:hint="eastAsia" w:ascii="仿宋" w:hAnsi="仿宋" w:eastAsia="仿宋" w:cs="仿宋"/>
                <w:bCs/>
                <w:sz w:val="24"/>
                <w:szCs w:val="24"/>
                <w:lang w:val="en-US" w:eastAsia="zh-CN"/>
              </w:rPr>
            </w:rPrChange>
          </w:rPr>
          <w:t>应答：</w:t>
        </w:r>
      </w:ins>
    </w:p>
    <w:p w14:paraId="21F040BA">
      <w:pPr>
        <w:pStyle w:val="6"/>
        <w:ind w:firstLine="0"/>
        <w:rPr>
          <w:ins w:id="2063" w:author="心痕" w:date="2025-04-30T16:16:46Z"/>
          <w:rFonts w:hint="eastAsia" w:ascii="宋体" w:hAnsi="宋体" w:eastAsia="宋体" w:cs="宋体"/>
          <w:sz w:val="21"/>
          <w:szCs w:val="21"/>
          <w:rPrChange w:id="2064" w:author="user" w:date="2025-05-13T14:42:35Z">
            <w:rPr>
              <w:ins w:id="2065" w:author="心痕" w:date="2025-04-30T16:16:46Z"/>
            </w:rPr>
          </w:rPrChange>
        </w:rPr>
      </w:pPr>
      <w:ins w:id="2066" w:author="心痕" w:date="2025-04-30T16:16:46Z">
        <w:r>
          <w:rPr>
            <w:rFonts w:hint="eastAsia" w:ascii="宋体" w:hAnsi="宋体" w:eastAsia="宋体" w:cs="宋体"/>
            <w:sz w:val="21"/>
            <w:szCs w:val="21"/>
            <w:rPrChange w:id="2067" w:author="user" w:date="2025-05-13T14:42:35Z">
              <w:rPr>
                <w:rFonts w:hint="eastAsia"/>
              </w:rPr>
            </w:rPrChange>
          </w:rPr>
          <w:t>4.6.3 案例管理与分析</w:t>
        </w:r>
      </w:ins>
    </w:p>
    <w:p w14:paraId="18EFE0D6">
      <w:pPr>
        <w:pStyle w:val="2"/>
        <w:ind w:left="420"/>
        <w:rPr>
          <w:ins w:id="2068" w:author="心痕" w:date="2025-04-30T16:16:46Z"/>
          <w:rFonts w:hint="eastAsia" w:ascii="宋体" w:hAnsi="宋体" w:eastAsia="宋体" w:cs="宋体"/>
          <w:bCs/>
          <w:sz w:val="21"/>
          <w:szCs w:val="21"/>
          <w:rPrChange w:id="2069" w:author="user" w:date="2025-05-13T14:42:35Z">
            <w:rPr>
              <w:ins w:id="2070" w:author="心痕" w:date="2025-04-30T16:16:46Z"/>
              <w:rFonts w:ascii="仿宋" w:hAnsi="仿宋" w:eastAsia="仿宋" w:cs="仿宋"/>
              <w:bCs/>
              <w:sz w:val="24"/>
              <w:szCs w:val="24"/>
            </w:rPr>
          </w:rPrChange>
        </w:rPr>
      </w:pPr>
      <w:ins w:id="2071" w:author="心痕" w:date="2025-04-30T16:16:46Z">
        <w:r>
          <w:rPr>
            <w:rFonts w:hint="eastAsia" w:ascii="宋体" w:hAnsi="宋体" w:eastAsia="宋体" w:cs="宋体"/>
            <w:bCs/>
            <w:sz w:val="21"/>
            <w:szCs w:val="21"/>
            <w:rPrChange w:id="2072" w:author="user" w:date="2025-05-13T14:42:35Z">
              <w:rPr>
                <w:rFonts w:hint="eastAsia" w:ascii="仿宋" w:hAnsi="仿宋" w:eastAsia="仿宋" w:cs="仿宋"/>
                <w:bCs/>
                <w:sz w:val="24"/>
                <w:szCs w:val="24"/>
              </w:rPr>
            </w:rPrChange>
          </w:rPr>
          <w:t>提供案例效果评估功能，支持统计案例的使用频率和学习效果。</w:t>
        </w:r>
      </w:ins>
    </w:p>
    <w:p w14:paraId="3299FC8D">
      <w:pPr>
        <w:spacing w:line="360" w:lineRule="auto"/>
        <w:ind w:left="420" w:firstLine="371" w:firstLineChars="177"/>
        <w:rPr>
          <w:ins w:id="2073" w:author="心痕" w:date="2025-04-30T16:22:47Z"/>
          <w:rFonts w:hint="eastAsia" w:ascii="宋体" w:hAnsi="宋体" w:eastAsia="宋体" w:cs="宋体"/>
          <w:bCs/>
          <w:sz w:val="21"/>
          <w:szCs w:val="21"/>
          <w:rPrChange w:id="2074" w:author="user" w:date="2025-05-13T14:42:35Z">
            <w:rPr>
              <w:ins w:id="2075" w:author="心痕" w:date="2025-04-30T16:22:47Z"/>
              <w:rFonts w:hint="eastAsia" w:ascii="仿宋" w:hAnsi="仿宋" w:eastAsia="仿宋" w:cs="仿宋"/>
              <w:bCs/>
              <w:sz w:val="24"/>
              <w:szCs w:val="24"/>
            </w:rPr>
          </w:rPrChange>
        </w:rPr>
      </w:pPr>
      <w:ins w:id="2076" w:author="心痕" w:date="2025-04-30T16:16:46Z">
        <w:r>
          <w:rPr>
            <w:rFonts w:hint="eastAsia" w:ascii="宋体" w:hAnsi="宋体" w:eastAsia="宋体" w:cs="宋体"/>
            <w:bCs/>
            <w:sz w:val="21"/>
            <w:szCs w:val="21"/>
            <w:rPrChange w:id="2077" w:author="user" w:date="2025-05-13T14:42:35Z">
              <w:rPr>
                <w:rFonts w:hint="eastAsia" w:ascii="仿宋" w:hAnsi="仿宋" w:eastAsia="仿宋" w:cs="仿宋"/>
                <w:bCs/>
                <w:sz w:val="24"/>
                <w:szCs w:val="24"/>
              </w:rPr>
            </w:rPrChange>
          </w:rPr>
          <w:t>提供数据分析报告，为案例优化提供数据支持。</w:t>
        </w:r>
      </w:ins>
    </w:p>
    <w:p w14:paraId="7F130AB5">
      <w:pPr>
        <w:pStyle w:val="2"/>
        <w:ind w:left="420"/>
        <w:rPr>
          <w:ins w:id="2078" w:author="心痕" w:date="2025-04-30T16:16:46Z"/>
          <w:rFonts w:hint="eastAsia" w:ascii="宋体" w:hAnsi="宋体" w:eastAsia="宋体" w:cs="宋体"/>
          <w:bCs/>
          <w:sz w:val="21"/>
          <w:szCs w:val="21"/>
          <w:rPrChange w:id="2079" w:author="user" w:date="2025-05-13T14:42:35Z">
            <w:rPr>
              <w:ins w:id="2080" w:author="心痕" w:date="2025-04-30T16:16:46Z"/>
              <w:rFonts w:ascii="仿宋" w:hAnsi="仿宋" w:eastAsia="仿宋" w:cs="仿宋"/>
              <w:bCs/>
              <w:sz w:val="24"/>
              <w:szCs w:val="24"/>
            </w:rPr>
          </w:rPrChange>
        </w:rPr>
      </w:pPr>
      <w:ins w:id="2081" w:author="心痕" w:date="2025-04-30T16:22:47Z">
        <w:r>
          <w:rPr>
            <w:rFonts w:hint="eastAsia" w:ascii="宋体" w:hAnsi="宋体" w:eastAsia="宋体" w:cs="宋体"/>
            <w:bCs/>
            <w:sz w:val="21"/>
            <w:szCs w:val="21"/>
            <w:lang w:val="en-US" w:eastAsia="zh-CN"/>
            <w:rPrChange w:id="2082" w:author="user" w:date="2025-05-13T14:42:35Z">
              <w:rPr>
                <w:rFonts w:hint="eastAsia" w:ascii="仿宋" w:hAnsi="仿宋" w:eastAsia="仿宋" w:cs="仿宋"/>
                <w:bCs/>
                <w:sz w:val="24"/>
                <w:szCs w:val="24"/>
                <w:lang w:val="en-US" w:eastAsia="zh-CN"/>
              </w:rPr>
            </w:rPrChange>
          </w:rPr>
          <w:t>应答：</w:t>
        </w:r>
      </w:ins>
    </w:p>
    <w:p w14:paraId="6D81392D">
      <w:pPr>
        <w:pStyle w:val="6"/>
        <w:ind w:firstLine="0"/>
        <w:rPr>
          <w:ins w:id="2083" w:author="心痕" w:date="2025-04-30T16:16:46Z"/>
          <w:rFonts w:hint="eastAsia" w:ascii="宋体" w:hAnsi="宋体" w:eastAsia="宋体" w:cs="宋体"/>
          <w:sz w:val="21"/>
          <w:szCs w:val="21"/>
          <w:rPrChange w:id="2084" w:author="user" w:date="2025-05-13T14:42:35Z">
            <w:rPr>
              <w:ins w:id="2085" w:author="心痕" w:date="2025-04-30T16:16:46Z"/>
            </w:rPr>
          </w:rPrChange>
        </w:rPr>
      </w:pPr>
      <w:ins w:id="2086" w:author="心痕" w:date="2025-04-30T16:16:46Z">
        <w:r>
          <w:rPr>
            <w:rFonts w:hint="eastAsia" w:ascii="宋体" w:hAnsi="宋体" w:eastAsia="宋体" w:cs="宋体"/>
            <w:sz w:val="21"/>
            <w:szCs w:val="21"/>
            <w:rPrChange w:id="2087" w:author="user" w:date="2025-05-13T14:42:35Z">
              <w:rPr>
                <w:rFonts w:hint="eastAsia"/>
              </w:rPr>
            </w:rPrChange>
          </w:rPr>
          <w:t>4.6.4 视频信息管理</w:t>
        </w:r>
      </w:ins>
    </w:p>
    <w:p w14:paraId="117B6026">
      <w:pPr>
        <w:pStyle w:val="2"/>
        <w:ind w:left="420"/>
        <w:rPr>
          <w:ins w:id="2088" w:author="心痕" w:date="2025-04-30T16:16:46Z"/>
          <w:rFonts w:hint="eastAsia" w:ascii="宋体" w:hAnsi="宋体" w:eastAsia="宋体" w:cs="宋体"/>
          <w:bCs/>
          <w:sz w:val="21"/>
          <w:szCs w:val="21"/>
          <w:rPrChange w:id="2089" w:author="user" w:date="2025-05-13T14:42:35Z">
            <w:rPr>
              <w:ins w:id="2090" w:author="心痕" w:date="2025-04-30T16:16:46Z"/>
              <w:rFonts w:ascii="仿宋" w:hAnsi="仿宋" w:eastAsia="仿宋" w:cs="仿宋"/>
              <w:bCs/>
              <w:sz w:val="24"/>
              <w:szCs w:val="24"/>
            </w:rPr>
          </w:rPrChange>
        </w:rPr>
      </w:pPr>
      <w:ins w:id="2091" w:author="心痕" w:date="2025-04-30T16:16:46Z">
        <w:r>
          <w:rPr>
            <w:rFonts w:hint="eastAsia" w:ascii="宋体" w:hAnsi="宋体" w:eastAsia="宋体" w:cs="宋体"/>
            <w:bCs/>
            <w:sz w:val="21"/>
            <w:szCs w:val="21"/>
            <w:rPrChange w:id="2092" w:author="user" w:date="2025-05-13T14:42:35Z">
              <w:rPr>
                <w:rFonts w:hint="eastAsia" w:ascii="仿宋" w:hAnsi="仿宋" w:eastAsia="仿宋" w:cs="仿宋"/>
                <w:bCs/>
                <w:sz w:val="24"/>
                <w:szCs w:val="24"/>
              </w:rPr>
            </w:rPrChange>
          </w:rPr>
          <w:t>提供视频上传功能，支持多种视频格式的上传。</w:t>
        </w:r>
      </w:ins>
    </w:p>
    <w:p w14:paraId="45243B64">
      <w:pPr>
        <w:pStyle w:val="2"/>
        <w:ind w:left="420"/>
        <w:rPr>
          <w:ins w:id="2093" w:author="心痕" w:date="2025-04-30T16:16:46Z"/>
          <w:rFonts w:hint="eastAsia" w:ascii="宋体" w:hAnsi="宋体" w:eastAsia="宋体" w:cs="宋体"/>
          <w:bCs/>
          <w:sz w:val="21"/>
          <w:szCs w:val="21"/>
          <w:rPrChange w:id="2094" w:author="user" w:date="2025-05-13T14:42:35Z">
            <w:rPr>
              <w:ins w:id="2095" w:author="心痕" w:date="2025-04-30T16:16:46Z"/>
              <w:rFonts w:ascii="仿宋" w:hAnsi="仿宋" w:eastAsia="仿宋" w:cs="仿宋"/>
              <w:bCs/>
              <w:sz w:val="24"/>
              <w:szCs w:val="24"/>
            </w:rPr>
          </w:rPrChange>
        </w:rPr>
      </w:pPr>
      <w:ins w:id="2096" w:author="心痕" w:date="2025-04-30T16:16:46Z">
        <w:r>
          <w:rPr>
            <w:rFonts w:hint="eastAsia" w:ascii="宋体" w:hAnsi="宋体" w:eastAsia="宋体" w:cs="宋体"/>
            <w:bCs/>
            <w:sz w:val="21"/>
            <w:szCs w:val="21"/>
            <w:rPrChange w:id="2097" w:author="user" w:date="2025-05-13T14:42:35Z">
              <w:rPr>
                <w:rFonts w:hint="eastAsia" w:ascii="仿宋" w:hAnsi="仿宋" w:eastAsia="仿宋" w:cs="仿宋"/>
                <w:bCs/>
                <w:sz w:val="24"/>
                <w:szCs w:val="24"/>
              </w:rPr>
            </w:rPrChange>
          </w:rPr>
          <w:t>提供视频审核功能，确保上传视频内容的合规性和准确性。</w:t>
        </w:r>
      </w:ins>
    </w:p>
    <w:p w14:paraId="55E6D63B">
      <w:pPr>
        <w:spacing w:line="360" w:lineRule="auto"/>
        <w:ind w:left="420" w:firstLine="371" w:firstLineChars="177"/>
        <w:rPr>
          <w:ins w:id="2098" w:author="心痕" w:date="2025-04-30T16:22:50Z"/>
          <w:rFonts w:hint="eastAsia" w:ascii="宋体" w:hAnsi="宋体" w:eastAsia="宋体" w:cs="宋体"/>
          <w:bCs/>
          <w:sz w:val="21"/>
          <w:szCs w:val="21"/>
          <w:rPrChange w:id="2099" w:author="user" w:date="2025-05-13T14:42:35Z">
            <w:rPr>
              <w:ins w:id="2100" w:author="心痕" w:date="2025-04-30T16:22:50Z"/>
              <w:rFonts w:hint="eastAsia" w:ascii="仿宋" w:hAnsi="仿宋" w:eastAsia="仿宋" w:cs="仿宋"/>
              <w:bCs/>
              <w:sz w:val="24"/>
              <w:szCs w:val="24"/>
            </w:rPr>
          </w:rPrChange>
        </w:rPr>
      </w:pPr>
      <w:ins w:id="2101" w:author="心痕" w:date="2025-04-30T16:16:46Z">
        <w:r>
          <w:rPr>
            <w:rFonts w:hint="eastAsia" w:ascii="宋体" w:hAnsi="宋体" w:eastAsia="宋体" w:cs="宋体"/>
            <w:bCs/>
            <w:sz w:val="21"/>
            <w:szCs w:val="21"/>
            <w:rPrChange w:id="2102" w:author="user" w:date="2025-05-13T14:42:35Z">
              <w:rPr>
                <w:rFonts w:hint="eastAsia" w:ascii="仿宋" w:hAnsi="仿宋" w:eastAsia="仿宋" w:cs="仿宋"/>
                <w:bCs/>
                <w:sz w:val="24"/>
                <w:szCs w:val="24"/>
              </w:rPr>
            </w:rPrChange>
          </w:rPr>
          <w:t>提供视频分类管理功能，支持按产品类型、销售场景等分类。</w:t>
        </w:r>
      </w:ins>
    </w:p>
    <w:p w14:paraId="69BB3B55">
      <w:pPr>
        <w:pStyle w:val="2"/>
        <w:ind w:left="420"/>
        <w:rPr>
          <w:ins w:id="2103" w:author="心痕" w:date="2025-04-30T16:16:46Z"/>
          <w:rFonts w:hint="eastAsia" w:ascii="宋体" w:hAnsi="宋体" w:eastAsia="宋体" w:cs="宋体"/>
          <w:bCs/>
          <w:sz w:val="21"/>
          <w:szCs w:val="21"/>
          <w:rPrChange w:id="2104" w:author="user" w:date="2025-05-13T14:42:35Z">
            <w:rPr>
              <w:ins w:id="2105" w:author="心痕" w:date="2025-04-30T16:16:46Z"/>
              <w:rFonts w:ascii="仿宋" w:hAnsi="仿宋" w:eastAsia="仿宋" w:cs="仿宋"/>
              <w:bCs/>
              <w:sz w:val="24"/>
              <w:szCs w:val="24"/>
            </w:rPr>
          </w:rPrChange>
        </w:rPr>
      </w:pPr>
      <w:ins w:id="2106" w:author="心痕" w:date="2025-04-30T16:22:50Z">
        <w:r>
          <w:rPr>
            <w:rFonts w:hint="eastAsia" w:ascii="宋体" w:hAnsi="宋体" w:eastAsia="宋体" w:cs="宋体"/>
            <w:bCs/>
            <w:sz w:val="21"/>
            <w:szCs w:val="21"/>
            <w:lang w:val="en-US" w:eastAsia="zh-CN"/>
            <w:rPrChange w:id="2107" w:author="user" w:date="2025-05-13T14:42:35Z">
              <w:rPr>
                <w:rFonts w:hint="eastAsia" w:ascii="仿宋" w:hAnsi="仿宋" w:eastAsia="仿宋" w:cs="仿宋"/>
                <w:bCs/>
                <w:sz w:val="24"/>
                <w:szCs w:val="24"/>
                <w:lang w:val="en-US" w:eastAsia="zh-CN"/>
              </w:rPr>
            </w:rPrChange>
          </w:rPr>
          <w:t>应答：</w:t>
        </w:r>
      </w:ins>
    </w:p>
    <w:p w14:paraId="22DE80D7">
      <w:pPr>
        <w:pStyle w:val="6"/>
        <w:ind w:firstLine="0"/>
        <w:rPr>
          <w:ins w:id="2108" w:author="心痕" w:date="2025-04-30T16:16:46Z"/>
          <w:rFonts w:hint="eastAsia" w:ascii="宋体" w:hAnsi="宋体" w:eastAsia="宋体" w:cs="宋体"/>
          <w:sz w:val="21"/>
          <w:szCs w:val="21"/>
          <w:rPrChange w:id="2109" w:author="user" w:date="2025-05-13T14:42:35Z">
            <w:rPr>
              <w:ins w:id="2110" w:author="心痕" w:date="2025-04-30T16:16:46Z"/>
            </w:rPr>
          </w:rPrChange>
        </w:rPr>
      </w:pPr>
      <w:ins w:id="2111" w:author="心痕" w:date="2025-04-30T16:16:46Z">
        <w:r>
          <w:rPr>
            <w:rFonts w:hint="eastAsia" w:ascii="宋体" w:hAnsi="宋体" w:eastAsia="宋体" w:cs="宋体"/>
            <w:sz w:val="21"/>
            <w:szCs w:val="21"/>
            <w:rPrChange w:id="2112" w:author="user" w:date="2025-05-13T14:42:35Z">
              <w:rPr>
                <w:rFonts w:hint="eastAsia"/>
              </w:rPr>
            </w:rPrChange>
          </w:rPr>
          <w:t>4.6.5 视频展示与检索</w:t>
        </w:r>
      </w:ins>
    </w:p>
    <w:p w14:paraId="4D017B3E">
      <w:pPr>
        <w:pStyle w:val="2"/>
        <w:ind w:left="420"/>
        <w:rPr>
          <w:ins w:id="2113" w:author="心痕" w:date="2025-04-30T16:16:46Z"/>
          <w:rFonts w:hint="eastAsia" w:ascii="宋体" w:hAnsi="宋体" w:eastAsia="宋体" w:cs="宋体"/>
          <w:bCs/>
          <w:sz w:val="21"/>
          <w:szCs w:val="21"/>
          <w:rPrChange w:id="2114" w:author="user" w:date="2025-05-13T14:42:35Z">
            <w:rPr>
              <w:ins w:id="2115" w:author="心痕" w:date="2025-04-30T16:16:46Z"/>
              <w:rFonts w:ascii="仿宋" w:hAnsi="仿宋" w:eastAsia="仿宋" w:cs="仿宋"/>
              <w:bCs/>
              <w:sz w:val="24"/>
              <w:szCs w:val="24"/>
            </w:rPr>
          </w:rPrChange>
        </w:rPr>
      </w:pPr>
      <w:ins w:id="2116" w:author="心痕" w:date="2025-04-30T16:16:46Z">
        <w:r>
          <w:rPr>
            <w:rFonts w:hint="eastAsia" w:ascii="宋体" w:hAnsi="宋体" w:eastAsia="宋体" w:cs="宋体"/>
            <w:bCs/>
            <w:sz w:val="21"/>
            <w:szCs w:val="21"/>
            <w:rPrChange w:id="2117" w:author="user" w:date="2025-05-13T14:42:35Z">
              <w:rPr>
                <w:rFonts w:hint="eastAsia" w:ascii="仿宋" w:hAnsi="仿宋" w:eastAsia="仿宋" w:cs="仿宋"/>
                <w:bCs/>
                <w:sz w:val="24"/>
                <w:szCs w:val="24"/>
              </w:rPr>
            </w:rPrChange>
          </w:rPr>
          <w:t>设计用户友好的视频展示界面，支持视频的分类导航和标签化检索。</w:t>
        </w:r>
      </w:ins>
    </w:p>
    <w:p w14:paraId="4CE1C9C5">
      <w:pPr>
        <w:pStyle w:val="2"/>
        <w:ind w:left="420"/>
        <w:rPr>
          <w:ins w:id="2118" w:author="心痕" w:date="2025-04-30T16:16:46Z"/>
          <w:rFonts w:hint="eastAsia" w:ascii="宋体" w:hAnsi="宋体" w:eastAsia="宋体" w:cs="宋体"/>
          <w:bCs/>
          <w:sz w:val="21"/>
          <w:szCs w:val="21"/>
          <w:rPrChange w:id="2119" w:author="user" w:date="2025-05-13T14:42:35Z">
            <w:rPr>
              <w:ins w:id="2120" w:author="心痕" w:date="2025-04-30T16:16:46Z"/>
              <w:rFonts w:ascii="仿宋" w:hAnsi="仿宋" w:eastAsia="仿宋" w:cs="仿宋"/>
              <w:bCs/>
              <w:sz w:val="24"/>
              <w:szCs w:val="24"/>
            </w:rPr>
          </w:rPrChange>
        </w:rPr>
      </w:pPr>
      <w:ins w:id="2121" w:author="心痕" w:date="2025-04-30T16:16:46Z">
        <w:r>
          <w:rPr>
            <w:rFonts w:hint="eastAsia" w:ascii="宋体" w:hAnsi="宋体" w:eastAsia="宋体" w:cs="宋体"/>
            <w:bCs/>
            <w:sz w:val="21"/>
            <w:szCs w:val="21"/>
            <w:rPrChange w:id="2122" w:author="user" w:date="2025-05-13T14:42:35Z">
              <w:rPr>
                <w:rFonts w:hint="eastAsia" w:ascii="仿宋" w:hAnsi="仿宋" w:eastAsia="仿宋" w:cs="仿宋"/>
                <w:bCs/>
                <w:sz w:val="24"/>
                <w:szCs w:val="24"/>
              </w:rPr>
            </w:rPrChange>
          </w:rPr>
          <w:t>提供视频播放记录功能，支持统计用户的观看时长和频次。</w:t>
        </w:r>
      </w:ins>
    </w:p>
    <w:p w14:paraId="02D9C1B7">
      <w:pPr>
        <w:spacing w:line="360" w:lineRule="auto"/>
        <w:ind w:left="420" w:firstLine="371" w:firstLineChars="177"/>
        <w:rPr>
          <w:ins w:id="2123" w:author="心痕" w:date="2025-04-30T16:22:51Z"/>
          <w:rFonts w:hint="eastAsia" w:ascii="宋体" w:hAnsi="宋体" w:eastAsia="宋体" w:cs="宋体"/>
          <w:bCs/>
          <w:sz w:val="21"/>
          <w:szCs w:val="21"/>
          <w:rPrChange w:id="2124" w:author="user" w:date="2025-05-13T14:42:35Z">
            <w:rPr>
              <w:ins w:id="2125" w:author="心痕" w:date="2025-04-30T16:22:51Z"/>
              <w:rFonts w:hint="eastAsia" w:ascii="仿宋" w:hAnsi="仿宋" w:eastAsia="仿宋" w:cs="仿宋"/>
              <w:bCs/>
              <w:sz w:val="24"/>
              <w:szCs w:val="24"/>
            </w:rPr>
          </w:rPrChange>
        </w:rPr>
      </w:pPr>
      <w:ins w:id="2126" w:author="心痕" w:date="2025-04-30T16:16:46Z">
        <w:r>
          <w:rPr>
            <w:rFonts w:hint="eastAsia" w:ascii="宋体" w:hAnsi="宋体" w:eastAsia="宋体" w:cs="宋体"/>
            <w:bCs/>
            <w:sz w:val="21"/>
            <w:szCs w:val="21"/>
            <w:rPrChange w:id="2127" w:author="user" w:date="2025-05-13T14:42:35Z">
              <w:rPr>
                <w:rFonts w:hint="eastAsia" w:ascii="仿宋" w:hAnsi="仿宋" w:eastAsia="仿宋" w:cs="仿宋"/>
                <w:bCs/>
                <w:sz w:val="24"/>
                <w:szCs w:val="24"/>
              </w:rPr>
            </w:rPrChange>
          </w:rPr>
          <w:t>提供视频详情查看功能，支持展示视频标题、简介、上传时间等信息。</w:t>
        </w:r>
      </w:ins>
    </w:p>
    <w:p w14:paraId="77271D7A">
      <w:pPr>
        <w:pStyle w:val="2"/>
        <w:ind w:left="420"/>
        <w:rPr>
          <w:ins w:id="2128" w:author="心痕" w:date="2025-04-30T16:16:46Z"/>
          <w:rFonts w:hint="eastAsia" w:ascii="宋体" w:hAnsi="宋体" w:eastAsia="宋体" w:cs="宋体"/>
          <w:bCs/>
          <w:sz w:val="21"/>
          <w:szCs w:val="21"/>
          <w:rPrChange w:id="2129" w:author="user" w:date="2025-05-13T14:42:35Z">
            <w:rPr>
              <w:ins w:id="2130" w:author="心痕" w:date="2025-04-30T16:16:46Z"/>
              <w:rFonts w:ascii="仿宋" w:hAnsi="仿宋" w:eastAsia="仿宋" w:cs="仿宋"/>
              <w:bCs/>
              <w:sz w:val="24"/>
              <w:szCs w:val="24"/>
            </w:rPr>
          </w:rPrChange>
        </w:rPr>
      </w:pPr>
      <w:ins w:id="2131" w:author="心痕" w:date="2025-04-30T16:22:51Z">
        <w:r>
          <w:rPr>
            <w:rFonts w:hint="eastAsia" w:ascii="宋体" w:hAnsi="宋体" w:eastAsia="宋体" w:cs="宋体"/>
            <w:bCs/>
            <w:sz w:val="21"/>
            <w:szCs w:val="21"/>
            <w:lang w:val="en-US" w:eastAsia="zh-CN"/>
            <w:rPrChange w:id="2132" w:author="user" w:date="2025-05-13T14:42:35Z">
              <w:rPr>
                <w:rFonts w:hint="eastAsia" w:ascii="仿宋" w:hAnsi="仿宋" w:eastAsia="仿宋" w:cs="仿宋"/>
                <w:bCs/>
                <w:sz w:val="24"/>
                <w:szCs w:val="24"/>
                <w:lang w:val="en-US" w:eastAsia="zh-CN"/>
              </w:rPr>
            </w:rPrChange>
          </w:rPr>
          <w:t>应答：</w:t>
        </w:r>
      </w:ins>
    </w:p>
    <w:p w14:paraId="4C5D37E3">
      <w:pPr>
        <w:pStyle w:val="6"/>
        <w:ind w:firstLine="0"/>
        <w:rPr>
          <w:ins w:id="2133" w:author="心痕" w:date="2025-04-30T16:16:46Z"/>
          <w:rFonts w:hint="eastAsia" w:ascii="宋体" w:hAnsi="宋体" w:eastAsia="宋体" w:cs="宋体"/>
          <w:sz w:val="21"/>
          <w:szCs w:val="21"/>
          <w:rPrChange w:id="2134" w:author="user" w:date="2025-05-13T14:42:35Z">
            <w:rPr>
              <w:ins w:id="2135" w:author="心痕" w:date="2025-04-30T16:16:46Z"/>
            </w:rPr>
          </w:rPrChange>
        </w:rPr>
      </w:pPr>
      <w:ins w:id="2136" w:author="心痕" w:date="2025-04-30T16:16:46Z">
        <w:r>
          <w:rPr>
            <w:rFonts w:hint="eastAsia" w:ascii="宋体" w:hAnsi="宋体" w:eastAsia="宋体" w:cs="宋体"/>
            <w:sz w:val="21"/>
            <w:szCs w:val="21"/>
            <w:rPrChange w:id="2137" w:author="user" w:date="2025-05-13T14:42:35Z">
              <w:rPr>
                <w:rFonts w:hint="eastAsia"/>
              </w:rPr>
            </w:rPrChange>
          </w:rPr>
          <w:t>4.6.6 视频管理与更新</w:t>
        </w:r>
      </w:ins>
    </w:p>
    <w:p w14:paraId="2F35EA77">
      <w:pPr>
        <w:pStyle w:val="2"/>
        <w:ind w:left="420"/>
        <w:rPr>
          <w:ins w:id="2138" w:author="心痕" w:date="2025-04-30T16:16:46Z"/>
          <w:rFonts w:hint="eastAsia" w:ascii="宋体" w:hAnsi="宋体" w:eastAsia="宋体" w:cs="宋体"/>
          <w:bCs/>
          <w:sz w:val="21"/>
          <w:szCs w:val="21"/>
          <w:rPrChange w:id="2139" w:author="user" w:date="2025-05-13T14:42:35Z">
            <w:rPr>
              <w:ins w:id="2140" w:author="心痕" w:date="2025-04-30T16:16:46Z"/>
              <w:rFonts w:ascii="仿宋" w:hAnsi="仿宋" w:eastAsia="仿宋" w:cs="仿宋"/>
              <w:bCs/>
              <w:sz w:val="24"/>
              <w:szCs w:val="24"/>
            </w:rPr>
          </w:rPrChange>
        </w:rPr>
      </w:pPr>
      <w:ins w:id="2141" w:author="心痕" w:date="2025-04-30T16:16:46Z">
        <w:r>
          <w:rPr>
            <w:rFonts w:hint="eastAsia" w:ascii="宋体" w:hAnsi="宋体" w:eastAsia="宋体" w:cs="宋体"/>
            <w:bCs/>
            <w:sz w:val="21"/>
            <w:szCs w:val="21"/>
            <w:rPrChange w:id="2142" w:author="user" w:date="2025-05-13T14:42:35Z">
              <w:rPr>
                <w:rFonts w:hint="eastAsia" w:ascii="仿宋" w:hAnsi="仿宋" w:eastAsia="仿宋" w:cs="仿宋"/>
                <w:bCs/>
                <w:sz w:val="24"/>
                <w:szCs w:val="24"/>
              </w:rPr>
            </w:rPrChange>
          </w:rPr>
          <w:t>提供视频更新功能，支持对已上传视频的修改和替换。</w:t>
        </w:r>
      </w:ins>
    </w:p>
    <w:p w14:paraId="42709964">
      <w:pPr>
        <w:pStyle w:val="2"/>
        <w:ind w:left="420"/>
        <w:rPr>
          <w:ins w:id="2143" w:author="心痕" w:date="2025-04-30T16:16:46Z"/>
          <w:rFonts w:hint="eastAsia" w:ascii="宋体" w:hAnsi="宋体" w:eastAsia="宋体" w:cs="宋体"/>
          <w:bCs/>
          <w:sz w:val="21"/>
          <w:szCs w:val="21"/>
          <w:rPrChange w:id="2144" w:author="user" w:date="2025-05-13T14:42:35Z">
            <w:rPr>
              <w:ins w:id="2145" w:author="心痕" w:date="2025-04-30T16:16:46Z"/>
              <w:rFonts w:ascii="仿宋" w:hAnsi="仿宋" w:eastAsia="仿宋" w:cs="仿宋"/>
              <w:bCs/>
              <w:sz w:val="24"/>
              <w:szCs w:val="24"/>
            </w:rPr>
          </w:rPrChange>
        </w:rPr>
      </w:pPr>
      <w:ins w:id="2146" w:author="心痕" w:date="2025-04-30T16:16:46Z">
        <w:r>
          <w:rPr>
            <w:rFonts w:hint="eastAsia" w:ascii="宋体" w:hAnsi="宋体" w:eastAsia="宋体" w:cs="宋体"/>
            <w:bCs/>
            <w:sz w:val="21"/>
            <w:szCs w:val="21"/>
            <w:rPrChange w:id="2147" w:author="user" w:date="2025-05-13T14:42:35Z">
              <w:rPr>
                <w:rFonts w:hint="eastAsia" w:ascii="仿宋" w:hAnsi="仿宋" w:eastAsia="仿宋" w:cs="仿宋"/>
                <w:bCs/>
                <w:sz w:val="24"/>
                <w:szCs w:val="24"/>
              </w:rPr>
            </w:rPrChange>
          </w:rPr>
          <w:t>提供视频删除功能，支持管理员删除不再需要的视频。</w:t>
        </w:r>
      </w:ins>
    </w:p>
    <w:p w14:paraId="27630F83">
      <w:pPr>
        <w:spacing w:line="360" w:lineRule="auto"/>
        <w:ind w:left="420" w:firstLine="371" w:firstLineChars="177"/>
        <w:rPr>
          <w:ins w:id="2148" w:author="心痕" w:date="2025-04-30T16:22:53Z"/>
          <w:rFonts w:hint="eastAsia" w:ascii="宋体" w:hAnsi="宋体" w:eastAsia="宋体" w:cs="宋体"/>
          <w:bCs/>
          <w:sz w:val="21"/>
          <w:szCs w:val="21"/>
          <w:rPrChange w:id="2149" w:author="user" w:date="2025-05-13T14:42:35Z">
            <w:rPr>
              <w:ins w:id="2150" w:author="心痕" w:date="2025-04-30T16:22:53Z"/>
              <w:rFonts w:hint="eastAsia" w:ascii="仿宋" w:hAnsi="仿宋" w:eastAsia="仿宋" w:cs="仿宋"/>
              <w:bCs/>
              <w:sz w:val="24"/>
              <w:szCs w:val="24"/>
            </w:rPr>
          </w:rPrChange>
        </w:rPr>
      </w:pPr>
      <w:ins w:id="2151" w:author="心痕" w:date="2025-04-30T16:16:46Z">
        <w:r>
          <w:rPr>
            <w:rFonts w:hint="eastAsia" w:ascii="宋体" w:hAnsi="宋体" w:eastAsia="宋体" w:cs="宋体"/>
            <w:bCs/>
            <w:sz w:val="21"/>
            <w:szCs w:val="21"/>
            <w:rPrChange w:id="2152" w:author="user" w:date="2025-05-13T14:42:35Z">
              <w:rPr>
                <w:rFonts w:hint="eastAsia" w:ascii="仿宋" w:hAnsi="仿宋" w:eastAsia="仿宋" w:cs="仿宋"/>
                <w:bCs/>
                <w:sz w:val="24"/>
                <w:szCs w:val="24"/>
              </w:rPr>
            </w:rPrChange>
          </w:rPr>
          <w:t>视频推荐：根据用户行为和偏好，推荐相关的视频内容。</w:t>
        </w:r>
      </w:ins>
    </w:p>
    <w:p w14:paraId="6EDE4220">
      <w:pPr>
        <w:pStyle w:val="2"/>
        <w:ind w:left="420"/>
        <w:rPr>
          <w:ins w:id="2153" w:author="心痕" w:date="2025-04-30T16:17:12Z"/>
          <w:rFonts w:hint="eastAsia" w:ascii="宋体" w:hAnsi="宋体" w:eastAsia="宋体" w:cs="宋体"/>
          <w:bCs/>
          <w:sz w:val="21"/>
          <w:szCs w:val="21"/>
          <w:rPrChange w:id="2154" w:author="user" w:date="2025-05-13T14:42:35Z">
            <w:rPr>
              <w:ins w:id="2155" w:author="心痕" w:date="2025-04-30T16:17:12Z"/>
              <w:rFonts w:hint="eastAsia" w:ascii="仿宋" w:hAnsi="仿宋" w:eastAsia="仿宋" w:cs="仿宋"/>
              <w:bCs/>
              <w:sz w:val="24"/>
              <w:szCs w:val="24"/>
            </w:rPr>
          </w:rPrChange>
        </w:rPr>
      </w:pPr>
      <w:ins w:id="2156" w:author="心痕" w:date="2025-04-30T16:22:53Z">
        <w:r>
          <w:rPr>
            <w:rFonts w:hint="eastAsia" w:ascii="宋体" w:hAnsi="宋体" w:eastAsia="宋体" w:cs="宋体"/>
            <w:bCs/>
            <w:sz w:val="21"/>
            <w:szCs w:val="21"/>
            <w:lang w:val="en-US" w:eastAsia="zh-CN"/>
            <w:rPrChange w:id="2157" w:author="user" w:date="2025-05-13T14:42:35Z">
              <w:rPr>
                <w:rFonts w:hint="eastAsia" w:ascii="仿宋" w:hAnsi="仿宋" w:eastAsia="仿宋" w:cs="仿宋"/>
                <w:bCs/>
                <w:sz w:val="24"/>
                <w:szCs w:val="24"/>
                <w:lang w:val="en-US" w:eastAsia="zh-CN"/>
              </w:rPr>
            </w:rPrChange>
          </w:rPr>
          <w:t>应答：</w:t>
        </w:r>
      </w:ins>
    </w:p>
    <w:p w14:paraId="10CB56D9">
      <w:pPr>
        <w:pStyle w:val="2"/>
        <w:rPr>
          <w:ins w:id="2158" w:author="心痕" w:date="2024-12-23T11:27:24Z"/>
          <w:rFonts w:hint="eastAsia" w:ascii="宋体" w:hAnsi="宋体" w:eastAsia="宋体" w:cs="宋体"/>
          <w:bCs/>
          <w:sz w:val="21"/>
          <w:szCs w:val="21"/>
          <w:lang w:val="en-US" w:eastAsia="zh-CN"/>
          <w:rPrChange w:id="2159" w:author="user" w:date="2025-05-13T14:42:35Z">
            <w:rPr>
              <w:ins w:id="2160" w:author="心痕" w:date="2024-12-23T11:27:24Z"/>
              <w:rFonts w:hint="eastAsia" w:ascii="仿宋" w:hAnsi="仿宋" w:eastAsia="仿宋" w:cs="仿宋"/>
              <w:bCs/>
              <w:sz w:val="24"/>
              <w:szCs w:val="24"/>
              <w:lang w:val="en-US" w:eastAsia="zh-CN"/>
            </w:rPr>
          </w:rPrChange>
        </w:rPr>
      </w:pPr>
    </w:p>
    <w:p w14:paraId="0A8D2890">
      <w:pPr>
        <w:pStyle w:val="5"/>
        <w:ind w:firstLine="482"/>
        <w:rPr>
          <w:ins w:id="2161" w:author="心痕" w:date="2025-04-30T16:17:59Z"/>
          <w:rFonts w:hint="eastAsia" w:ascii="宋体" w:hAnsi="宋体" w:eastAsia="宋体" w:cs="宋体"/>
          <w:sz w:val="21"/>
          <w:szCs w:val="21"/>
          <w:rPrChange w:id="2162" w:author="user" w:date="2025-05-13T14:42:35Z">
            <w:rPr>
              <w:ins w:id="2163" w:author="心痕" w:date="2025-04-30T16:17:59Z"/>
            </w:rPr>
          </w:rPrChange>
        </w:rPr>
      </w:pPr>
      <w:ins w:id="2164" w:author="心痕" w:date="2025-04-30T16:17:59Z">
        <w:r>
          <w:rPr>
            <w:rFonts w:hint="eastAsia" w:ascii="宋体" w:hAnsi="宋体" w:eastAsia="宋体" w:cs="宋体"/>
            <w:sz w:val="21"/>
            <w:szCs w:val="21"/>
            <w:rPrChange w:id="2165" w:author="user" w:date="2025-05-13T14:42:35Z">
              <w:rPr>
                <w:rFonts w:hint="eastAsia"/>
              </w:rPr>
            </w:rPrChange>
          </w:rPr>
          <w:t>4.7 数据库管理</w:t>
        </w:r>
      </w:ins>
    </w:p>
    <w:p w14:paraId="6459C0F3">
      <w:pPr>
        <w:pStyle w:val="6"/>
        <w:ind w:firstLine="0"/>
        <w:rPr>
          <w:ins w:id="2166" w:author="心痕" w:date="2025-04-30T16:17:59Z"/>
          <w:rFonts w:hint="eastAsia" w:ascii="宋体" w:hAnsi="宋体" w:eastAsia="宋体" w:cs="宋体"/>
          <w:sz w:val="21"/>
          <w:szCs w:val="21"/>
          <w:rPrChange w:id="2167" w:author="user" w:date="2025-05-13T14:42:35Z">
            <w:rPr>
              <w:ins w:id="2168" w:author="心痕" w:date="2025-04-30T16:17:59Z"/>
            </w:rPr>
          </w:rPrChange>
        </w:rPr>
      </w:pPr>
      <w:ins w:id="2169" w:author="心痕" w:date="2025-04-30T16:17:59Z">
        <w:r>
          <w:rPr>
            <w:rFonts w:hint="eastAsia" w:ascii="宋体" w:hAnsi="宋体" w:eastAsia="宋体" w:cs="宋体"/>
            <w:sz w:val="21"/>
            <w:szCs w:val="21"/>
            <w:rPrChange w:id="2170" w:author="user" w:date="2025-05-13T14:42:35Z">
              <w:rPr>
                <w:rFonts w:hint="eastAsia"/>
              </w:rPr>
            </w:rPrChange>
          </w:rPr>
          <w:t>4.7.1 数据库设计与管理</w:t>
        </w:r>
      </w:ins>
    </w:p>
    <w:p w14:paraId="624C23A9">
      <w:pPr>
        <w:pStyle w:val="2"/>
        <w:ind w:left="420" w:firstLine="420"/>
        <w:rPr>
          <w:ins w:id="2171" w:author="心痕" w:date="2025-04-30T16:17:59Z"/>
          <w:rFonts w:hint="eastAsia" w:ascii="宋体" w:hAnsi="宋体" w:eastAsia="宋体" w:cs="宋体"/>
          <w:bCs/>
          <w:sz w:val="21"/>
          <w:szCs w:val="21"/>
          <w:rPrChange w:id="2172" w:author="user" w:date="2025-05-13T14:42:35Z">
            <w:rPr>
              <w:ins w:id="2173" w:author="心痕" w:date="2025-04-30T16:17:59Z"/>
              <w:rFonts w:ascii="仿宋" w:hAnsi="仿宋" w:eastAsia="仿宋" w:cs="仿宋"/>
              <w:bCs/>
              <w:sz w:val="24"/>
              <w:szCs w:val="24"/>
            </w:rPr>
          </w:rPrChange>
        </w:rPr>
      </w:pPr>
      <w:ins w:id="2174" w:author="心痕" w:date="2025-04-30T16:17:59Z">
        <w:r>
          <w:rPr>
            <w:rFonts w:hint="eastAsia" w:ascii="宋体" w:hAnsi="宋体" w:eastAsia="宋体" w:cs="宋体"/>
            <w:bCs/>
            <w:sz w:val="21"/>
            <w:szCs w:val="21"/>
            <w:rPrChange w:id="2175" w:author="user" w:date="2025-05-13T14:42:35Z">
              <w:rPr>
                <w:rFonts w:hint="eastAsia" w:ascii="仿宋" w:hAnsi="仿宋" w:eastAsia="仿宋" w:cs="仿宋"/>
                <w:bCs/>
                <w:sz w:val="24"/>
                <w:szCs w:val="24"/>
              </w:rPr>
            </w:rPrChange>
          </w:rPr>
          <w:t>数据库结构设计：设计合理的数据库结构，支持存储销售品的详细信息。</w:t>
        </w:r>
      </w:ins>
    </w:p>
    <w:p w14:paraId="1E00EE20">
      <w:pPr>
        <w:pStyle w:val="2"/>
        <w:ind w:left="420" w:firstLine="420"/>
        <w:rPr>
          <w:ins w:id="2176" w:author="心痕" w:date="2025-04-30T16:17:59Z"/>
          <w:rFonts w:hint="eastAsia" w:ascii="宋体" w:hAnsi="宋体" w:eastAsia="宋体" w:cs="宋体"/>
          <w:bCs/>
          <w:sz w:val="21"/>
          <w:szCs w:val="21"/>
          <w:rPrChange w:id="2177" w:author="user" w:date="2025-05-13T14:42:35Z">
            <w:rPr>
              <w:ins w:id="2178" w:author="心痕" w:date="2025-04-30T16:17:59Z"/>
              <w:rFonts w:ascii="仿宋" w:hAnsi="仿宋" w:eastAsia="仿宋" w:cs="仿宋"/>
              <w:bCs/>
              <w:sz w:val="24"/>
              <w:szCs w:val="24"/>
            </w:rPr>
          </w:rPrChange>
        </w:rPr>
      </w:pPr>
      <w:ins w:id="2179" w:author="心痕" w:date="2025-04-30T16:17:59Z">
        <w:r>
          <w:rPr>
            <w:rFonts w:hint="eastAsia" w:ascii="宋体" w:hAnsi="宋体" w:eastAsia="宋体" w:cs="宋体"/>
            <w:bCs/>
            <w:sz w:val="21"/>
            <w:szCs w:val="21"/>
            <w:rPrChange w:id="2180" w:author="user" w:date="2025-05-13T14:42:35Z">
              <w:rPr>
                <w:rFonts w:hint="eastAsia" w:ascii="仿宋" w:hAnsi="仿宋" w:eastAsia="仿宋" w:cs="仿宋"/>
                <w:bCs/>
                <w:sz w:val="24"/>
                <w:szCs w:val="24"/>
              </w:rPr>
            </w:rPrChange>
          </w:rPr>
          <w:t>数据库安装与配置：选择适合的数据库管理系统，并进行安装和配置。</w:t>
        </w:r>
      </w:ins>
    </w:p>
    <w:p w14:paraId="0AA4E021">
      <w:pPr>
        <w:spacing w:line="360" w:lineRule="auto"/>
        <w:ind w:left="420" w:firstLine="371" w:firstLineChars="177"/>
        <w:rPr>
          <w:ins w:id="2181" w:author="心痕" w:date="2025-04-30T16:22:56Z"/>
          <w:rFonts w:hint="eastAsia" w:ascii="宋体" w:hAnsi="宋体" w:eastAsia="宋体" w:cs="宋体"/>
          <w:bCs/>
          <w:sz w:val="21"/>
          <w:szCs w:val="21"/>
          <w:rPrChange w:id="2182" w:author="user" w:date="2025-05-13T14:42:35Z">
            <w:rPr>
              <w:ins w:id="2183" w:author="心痕" w:date="2025-04-30T16:22:56Z"/>
              <w:rFonts w:hint="eastAsia" w:ascii="仿宋" w:hAnsi="仿宋" w:eastAsia="仿宋" w:cs="仿宋"/>
              <w:bCs/>
              <w:sz w:val="24"/>
              <w:szCs w:val="24"/>
            </w:rPr>
          </w:rPrChange>
        </w:rPr>
      </w:pPr>
      <w:ins w:id="2184" w:author="心痕" w:date="2025-04-30T16:17:59Z">
        <w:r>
          <w:rPr>
            <w:rFonts w:hint="eastAsia" w:ascii="宋体" w:hAnsi="宋体" w:eastAsia="宋体" w:cs="宋体"/>
            <w:bCs/>
            <w:sz w:val="21"/>
            <w:szCs w:val="21"/>
            <w:rPrChange w:id="2185" w:author="user" w:date="2025-05-13T14:42:35Z">
              <w:rPr>
                <w:rFonts w:hint="eastAsia" w:ascii="仿宋" w:hAnsi="仿宋" w:eastAsia="仿宋" w:cs="仿宋"/>
                <w:bCs/>
                <w:sz w:val="24"/>
                <w:szCs w:val="24"/>
              </w:rPr>
            </w:rPrChange>
          </w:rPr>
          <w:t>数据存储与检索：编写数据存储和检索的代码，确保数据的准确性和一致性。</w:t>
        </w:r>
      </w:ins>
    </w:p>
    <w:p w14:paraId="37D641ED">
      <w:pPr>
        <w:pStyle w:val="2"/>
        <w:ind w:left="420" w:firstLine="420"/>
        <w:rPr>
          <w:ins w:id="2186" w:author="心痕" w:date="2025-04-30T16:17:59Z"/>
          <w:rFonts w:hint="eastAsia" w:ascii="宋体" w:hAnsi="宋体" w:eastAsia="宋体" w:cs="宋体"/>
          <w:bCs/>
          <w:sz w:val="21"/>
          <w:szCs w:val="21"/>
          <w:rPrChange w:id="2187" w:author="user" w:date="2025-05-13T14:42:35Z">
            <w:rPr>
              <w:ins w:id="2188" w:author="心痕" w:date="2025-04-30T16:17:59Z"/>
              <w:rFonts w:ascii="仿宋" w:hAnsi="仿宋" w:eastAsia="仿宋" w:cs="仿宋"/>
              <w:bCs/>
              <w:sz w:val="24"/>
              <w:szCs w:val="24"/>
            </w:rPr>
          </w:rPrChange>
        </w:rPr>
      </w:pPr>
      <w:ins w:id="2189" w:author="心痕" w:date="2025-04-30T16:22:56Z">
        <w:r>
          <w:rPr>
            <w:rFonts w:hint="eastAsia" w:ascii="宋体" w:hAnsi="宋体" w:eastAsia="宋体" w:cs="宋体"/>
            <w:bCs/>
            <w:sz w:val="21"/>
            <w:szCs w:val="21"/>
            <w:lang w:val="en-US" w:eastAsia="zh-CN"/>
            <w:rPrChange w:id="2190" w:author="user" w:date="2025-05-13T14:42:35Z">
              <w:rPr>
                <w:rFonts w:hint="eastAsia" w:ascii="仿宋" w:hAnsi="仿宋" w:eastAsia="仿宋" w:cs="仿宋"/>
                <w:bCs/>
                <w:sz w:val="24"/>
                <w:szCs w:val="24"/>
                <w:lang w:val="en-US" w:eastAsia="zh-CN"/>
              </w:rPr>
            </w:rPrChange>
          </w:rPr>
          <w:t>应答：</w:t>
        </w:r>
      </w:ins>
    </w:p>
    <w:p w14:paraId="5E1AA58D">
      <w:pPr>
        <w:pStyle w:val="6"/>
        <w:ind w:firstLine="0"/>
        <w:rPr>
          <w:ins w:id="2191" w:author="心痕" w:date="2025-04-30T16:17:59Z"/>
          <w:rFonts w:hint="eastAsia" w:ascii="宋体" w:hAnsi="宋体" w:eastAsia="宋体" w:cs="宋体"/>
          <w:sz w:val="21"/>
          <w:szCs w:val="21"/>
          <w:rPrChange w:id="2192" w:author="user" w:date="2025-05-13T14:42:35Z">
            <w:rPr>
              <w:ins w:id="2193" w:author="心痕" w:date="2025-04-30T16:17:59Z"/>
            </w:rPr>
          </w:rPrChange>
        </w:rPr>
      </w:pPr>
      <w:ins w:id="2194" w:author="心痕" w:date="2025-04-30T16:17:59Z">
        <w:r>
          <w:rPr>
            <w:rFonts w:hint="eastAsia" w:ascii="宋体" w:hAnsi="宋体" w:eastAsia="宋体" w:cs="宋体"/>
            <w:sz w:val="21"/>
            <w:szCs w:val="21"/>
            <w:rPrChange w:id="2195" w:author="user" w:date="2025-05-13T14:42:35Z">
              <w:rPr>
                <w:rFonts w:hint="eastAsia"/>
              </w:rPr>
            </w:rPrChange>
          </w:rPr>
          <w:t>4.7.2 数据管理功能</w:t>
        </w:r>
      </w:ins>
    </w:p>
    <w:p w14:paraId="3F4DEB8A">
      <w:pPr>
        <w:pStyle w:val="2"/>
        <w:ind w:left="420" w:leftChars="200" w:firstLine="420"/>
        <w:rPr>
          <w:ins w:id="2196" w:author="心痕" w:date="2025-04-30T16:17:59Z"/>
          <w:rFonts w:hint="eastAsia" w:ascii="宋体" w:hAnsi="宋体" w:eastAsia="宋体" w:cs="宋体"/>
          <w:bCs/>
          <w:sz w:val="21"/>
          <w:szCs w:val="21"/>
          <w:rPrChange w:id="2197" w:author="user" w:date="2025-05-13T14:42:35Z">
            <w:rPr>
              <w:ins w:id="2198" w:author="心痕" w:date="2025-04-30T16:17:59Z"/>
              <w:rFonts w:ascii="仿宋" w:hAnsi="仿宋" w:eastAsia="仿宋" w:cs="仿宋"/>
              <w:bCs/>
              <w:sz w:val="24"/>
              <w:szCs w:val="24"/>
            </w:rPr>
          </w:rPrChange>
        </w:rPr>
      </w:pPr>
      <w:ins w:id="2199" w:author="心痕" w:date="2025-04-30T16:17:59Z">
        <w:r>
          <w:rPr>
            <w:rFonts w:hint="eastAsia" w:ascii="宋体" w:hAnsi="宋体" w:eastAsia="宋体" w:cs="宋体"/>
            <w:bCs/>
            <w:sz w:val="21"/>
            <w:szCs w:val="21"/>
            <w:rPrChange w:id="2200" w:author="user" w:date="2025-05-13T14:42:35Z">
              <w:rPr>
                <w:rFonts w:hint="eastAsia" w:ascii="仿宋" w:hAnsi="仿宋" w:eastAsia="仿宋" w:cs="仿宋"/>
                <w:bCs/>
                <w:sz w:val="24"/>
                <w:szCs w:val="24"/>
              </w:rPr>
            </w:rPrChange>
          </w:rPr>
          <w:t>批量导入与导出：支持销售品信息的批量导入和导出功能，提升数据管理效率。</w:t>
        </w:r>
      </w:ins>
    </w:p>
    <w:p w14:paraId="2B51D464">
      <w:pPr>
        <w:pStyle w:val="2"/>
        <w:ind w:left="420" w:leftChars="200" w:firstLine="420"/>
        <w:rPr>
          <w:ins w:id="2201" w:author="心痕" w:date="2025-04-30T16:17:59Z"/>
          <w:rFonts w:hint="eastAsia" w:ascii="宋体" w:hAnsi="宋体" w:eastAsia="宋体" w:cs="宋体"/>
          <w:bCs/>
          <w:sz w:val="21"/>
          <w:szCs w:val="21"/>
          <w:rPrChange w:id="2202" w:author="user" w:date="2025-05-13T14:42:35Z">
            <w:rPr>
              <w:ins w:id="2203" w:author="心痕" w:date="2025-04-30T16:17:59Z"/>
              <w:rFonts w:ascii="仿宋" w:hAnsi="仿宋" w:eastAsia="仿宋" w:cs="仿宋"/>
              <w:bCs/>
              <w:sz w:val="24"/>
              <w:szCs w:val="24"/>
            </w:rPr>
          </w:rPrChange>
        </w:rPr>
      </w:pPr>
      <w:ins w:id="2204" w:author="心痕" w:date="2025-04-30T16:17:59Z">
        <w:r>
          <w:rPr>
            <w:rFonts w:hint="eastAsia" w:ascii="宋体" w:hAnsi="宋体" w:eastAsia="宋体" w:cs="宋体"/>
            <w:bCs/>
            <w:sz w:val="21"/>
            <w:szCs w:val="21"/>
            <w:rPrChange w:id="2205" w:author="user" w:date="2025-05-13T14:42:35Z">
              <w:rPr>
                <w:rFonts w:hint="eastAsia" w:ascii="仿宋" w:hAnsi="仿宋" w:eastAsia="仿宋" w:cs="仿宋"/>
                <w:bCs/>
                <w:sz w:val="24"/>
                <w:szCs w:val="24"/>
              </w:rPr>
            </w:rPrChange>
          </w:rPr>
          <w:t>数据更新与维护：支持销售品信息的实时更新，确保数据的时效性。</w:t>
        </w:r>
      </w:ins>
    </w:p>
    <w:p w14:paraId="1D0968BA">
      <w:pPr>
        <w:spacing w:line="360" w:lineRule="auto"/>
        <w:ind w:left="420" w:firstLine="371" w:firstLineChars="177"/>
        <w:rPr>
          <w:ins w:id="2206" w:author="心痕" w:date="2025-04-30T16:22:58Z"/>
          <w:rFonts w:hint="eastAsia" w:ascii="宋体" w:hAnsi="宋体" w:eastAsia="宋体" w:cs="宋体"/>
          <w:bCs/>
          <w:sz w:val="21"/>
          <w:szCs w:val="21"/>
          <w:rPrChange w:id="2207" w:author="user" w:date="2025-05-13T14:42:35Z">
            <w:rPr>
              <w:ins w:id="2208" w:author="心痕" w:date="2025-04-30T16:22:58Z"/>
              <w:rFonts w:hint="eastAsia" w:ascii="仿宋" w:hAnsi="仿宋" w:eastAsia="仿宋" w:cs="仿宋"/>
              <w:bCs/>
              <w:sz w:val="24"/>
              <w:szCs w:val="24"/>
            </w:rPr>
          </w:rPrChange>
        </w:rPr>
      </w:pPr>
      <w:ins w:id="2209" w:author="心痕" w:date="2025-04-30T16:17:59Z">
        <w:r>
          <w:rPr>
            <w:rFonts w:hint="eastAsia" w:ascii="宋体" w:hAnsi="宋体" w:eastAsia="宋体" w:cs="宋体"/>
            <w:bCs/>
            <w:sz w:val="21"/>
            <w:szCs w:val="21"/>
            <w:rPrChange w:id="2210" w:author="user" w:date="2025-05-13T14:42:35Z">
              <w:rPr>
                <w:rFonts w:hint="eastAsia" w:ascii="仿宋" w:hAnsi="仿宋" w:eastAsia="仿宋" w:cs="仿宋"/>
                <w:bCs/>
                <w:sz w:val="24"/>
                <w:szCs w:val="24"/>
              </w:rPr>
            </w:rPrChange>
          </w:rPr>
          <w:t>数据备份与恢复：定期备份销售品数据，支持数据恢复功能。</w:t>
        </w:r>
      </w:ins>
    </w:p>
    <w:p w14:paraId="15C2C80F">
      <w:pPr>
        <w:pStyle w:val="2"/>
        <w:ind w:left="420" w:leftChars="200" w:firstLine="420"/>
        <w:rPr>
          <w:ins w:id="2211" w:author="心痕" w:date="2025-04-30T16:17:59Z"/>
          <w:rFonts w:hint="eastAsia" w:ascii="宋体" w:hAnsi="宋体" w:eastAsia="宋体" w:cs="宋体"/>
          <w:bCs/>
          <w:sz w:val="21"/>
          <w:szCs w:val="21"/>
          <w:rPrChange w:id="2212" w:author="user" w:date="2025-05-13T14:42:35Z">
            <w:rPr>
              <w:ins w:id="2213" w:author="心痕" w:date="2025-04-30T16:17:59Z"/>
              <w:rFonts w:ascii="仿宋" w:hAnsi="仿宋" w:eastAsia="仿宋" w:cs="仿宋"/>
              <w:bCs/>
              <w:sz w:val="24"/>
              <w:szCs w:val="24"/>
            </w:rPr>
          </w:rPrChange>
        </w:rPr>
      </w:pPr>
      <w:ins w:id="2214" w:author="心痕" w:date="2025-04-30T16:22:58Z">
        <w:r>
          <w:rPr>
            <w:rFonts w:hint="eastAsia" w:ascii="宋体" w:hAnsi="宋体" w:eastAsia="宋体" w:cs="宋体"/>
            <w:bCs/>
            <w:sz w:val="21"/>
            <w:szCs w:val="21"/>
            <w:lang w:val="en-US" w:eastAsia="zh-CN"/>
            <w:rPrChange w:id="2215" w:author="user" w:date="2025-05-13T14:42:35Z">
              <w:rPr>
                <w:rFonts w:hint="eastAsia" w:ascii="仿宋" w:hAnsi="仿宋" w:eastAsia="仿宋" w:cs="仿宋"/>
                <w:bCs/>
                <w:sz w:val="24"/>
                <w:szCs w:val="24"/>
                <w:lang w:val="en-US" w:eastAsia="zh-CN"/>
              </w:rPr>
            </w:rPrChange>
          </w:rPr>
          <w:t>应答：</w:t>
        </w:r>
      </w:ins>
    </w:p>
    <w:p w14:paraId="2D39267F">
      <w:pPr>
        <w:pStyle w:val="6"/>
        <w:ind w:firstLine="0"/>
        <w:rPr>
          <w:ins w:id="2216" w:author="心痕" w:date="2025-04-30T16:17:59Z"/>
          <w:rFonts w:hint="eastAsia" w:ascii="宋体" w:hAnsi="宋体" w:eastAsia="宋体" w:cs="宋体"/>
          <w:sz w:val="21"/>
          <w:szCs w:val="21"/>
          <w:rPrChange w:id="2217" w:author="user" w:date="2025-05-13T14:42:35Z">
            <w:rPr>
              <w:ins w:id="2218" w:author="心痕" w:date="2025-04-30T16:17:59Z"/>
            </w:rPr>
          </w:rPrChange>
        </w:rPr>
      </w:pPr>
      <w:ins w:id="2219" w:author="心痕" w:date="2025-04-30T16:17:59Z">
        <w:r>
          <w:rPr>
            <w:rFonts w:hint="eastAsia" w:ascii="宋体" w:hAnsi="宋体" w:eastAsia="宋体" w:cs="宋体"/>
            <w:sz w:val="21"/>
            <w:szCs w:val="21"/>
            <w:rPrChange w:id="2220" w:author="user" w:date="2025-05-13T14:42:35Z">
              <w:rPr>
                <w:rFonts w:hint="eastAsia"/>
              </w:rPr>
            </w:rPrChange>
          </w:rPr>
          <w:t>4.7.3 用户友好性增强</w:t>
        </w:r>
      </w:ins>
    </w:p>
    <w:p w14:paraId="04869442">
      <w:pPr>
        <w:pStyle w:val="2"/>
        <w:ind w:left="420" w:leftChars="200" w:firstLine="420"/>
        <w:rPr>
          <w:ins w:id="2221" w:author="心痕" w:date="2025-04-30T16:17:59Z"/>
          <w:rFonts w:hint="eastAsia" w:ascii="宋体" w:hAnsi="宋体" w:eastAsia="宋体" w:cs="宋体"/>
          <w:bCs/>
          <w:sz w:val="21"/>
          <w:szCs w:val="21"/>
          <w:rPrChange w:id="2222" w:author="user" w:date="2025-05-13T14:42:35Z">
            <w:rPr>
              <w:ins w:id="2223" w:author="心痕" w:date="2025-04-30T16:17:59Z"/>
              <w:rFonts w:ascii="仿宋" w:hAnsi="仿宋" w:eastAsia="仿宋" w:cs="仿宋"/>
              <w:bCs/>
              <w:sz w:val="24"/>
              <w:szCs w:val="24"/>
            </w:rPr>
          </w:rPrChange>
        </w:rPr>
      </w:pPr>
      <w:ins w:id="2224" w:author="心痕" w:date="2025-04-30T16:17:59Z">
        <w:r>
          <w:rPr>
            <w:rFonts w:hint="eastAsia" w:ascii="宋体" w:hAnsi="宋体" w:eastAsia="宋体" w:cs="宋体"/>
            <w:bCs/>
            <w:sz w:val="21"/>
            <w:szCs w:val="21"/>
            <w:rPrChange w:id="2225" w:author="user" w:date="2025-05-13T14:42:35Z">
              <w:rPr>
                <w:rFonts w:hint="eastAsia" w:ascii="仿宋" w:hAnsi="仿宋" w:eastAsia="仿宋" w:cs="仿宋"/>
                <w:bCs/>
                <w:sz w:val="24"/>
                <w:szCs w:val="24"/>
              </w:rPr>
            </w:rPrChange>
          </w:rPr>
          <w:t>界面设计：设计用户友好的界面，方便销售人员快速操作和管理销售品信息。</w:t>
        </w:r>
      </w:ins>
    </w:p>
    <w:p w14:paraId="5FE7041A">
      <w:pPr>
        <w:spacing w:line="360" w:lineRule="auto"/>
        <w:ind w:left="420" w:firstLine="371" w:firstLineChars="177"/>
        <w:rPr>
          <w:ins w:id="2226" w:author="心痕" w:date="2025-04-30T16:23:02Z"/>
          <w:rFonts w:hint="eastAsia" w:ascii="宋体" w:hAnsi="宋体" w:eastAsia="宋体" w:cs="宋体"/>
          <w:bCs/>
          <w:sz w:val="21"/>
          <w:szCs w:val="21"/>
          <w:rPrChange w:id="2227" w:author="user" w:date="2025-05-13T14:42:35Z">
            <w:rPr>
              <w:ins w:id="2228" w:author="心痕" w:date="2025-04-30T16:23:02Z"/>
              <w:rFonts w:hint="eastAsia" w:ascii="仿宋" w:hAnsi="仿宋" w:eastAsia="仿宋" w:cs="仿宋"/>
              <w:bCs/>
              <w:sz w:val="24"/>
              <w:szCs w:val="24"/>
            </w:rPr>
          </w:rPrChange>
        </w:rPr>
      </w:pPr>
      <w:ins w:id="2229" w:author="心痕" w:date="2025-04-30T16:17:59Z">
        <w:r>
          <w:rPr>
            <w:rFonts w:hint="eastAsia" w:ascii="宋体" w:hAnsi="宋体" w:eastAsia="宋体" w:cs="宋体"/>
            <w:bCs/>
            <w:sz w:val="21"/>
            <w:szCs w:val="21"/>
            <w:rPrChange w:id="2230" w:author="user" w:date="2025-05-13T14:42:35Z">
              <w:rPr>
                <w:rFonts w:hint="eastAsia" w:ascii="仿宋" w:hAnsi="仿宋" w:eastAsia="仿宋" w:cs="仿宋"/>
                <w:bCs/>
                <w:sz w:val="24"/>
                <w:szCs w:val="24"/>
              </w:rPr>
            </w:rPrChange>
          </w:rPr>
          <w:t>数据校验：提供数据校验功能，确保录入数据的准确性和完整性。</w:t>
        </w:r>
      </w:ins>
    </w:p>
    <w:p w14:paraId="04AF670D">
      <w:pPr>
        <w:pStyle w:val="2"/>
        <w:ind w:left="420" w:leftChars="200"/>
        <w:rPr>
          <w:ins w:id="2231" w:author="心痕" w:date="2024-12-23T11:27:24Z"/>
          <w:rFonts w:hint="eastAsia" w:ascii="宋体" w:hAnsi="宋体" w:eastAsia="宋体" w:cs="宋体"/>
          <w:bCs/>
          <w:sz w:val="21"/>
          <w:szCs w:val="21"/>
          <w:lang w:val="en-US" w:eastAsia="zh-CN"/>
          <w:rPrChange w:id="2232" w:author="user" w:date="2025-05-13T14:42:35Z">
            <w:rPr>
              <w:ins w:id="2233" w:author="心痕" w:date="2024-12-23T11:27:24Z"/>
              <w:rFonts w:hint="eastAsia" w:ascii="仿宋" w:hAnsi="仿宋" w:eastAsia="仿宋" w:cs="仿宋"/>
              <w:bCs/>
              <w:sz w:val="24"/>
              <w:szCs w:val="24"/>
              <w:lang w:val="en-US" w:eastAsia="zh-CN"/>
            </w:rPr>
          </w:rPrChange>
        </w:rPr>
      </w:pPr>
      <w:ins w:id="2234" w:author="心痕" w:date="2025-04-30T16:23:02Z">
        <w:r>
          <w:rPr>
            <w:rFonts w:hint="eastAsia" w:ascii="宋体" w:hAnsi="宋体" w:eastAsia="宋体" w:cs="宋体"/>
            <w:bCs/>
            <w:sz w:val="21"/>
            <w:szCs w:val="21"/>
            <w:lang w:val="en-US" w:eastAsia="zh-CN"/>
            <w:rPrChange w:id="2235" w:author="user" w:date="2025-05-13T14:42:35Z">
              <w:rPr>
                <w:rFonts w:hint="eastAsia" w:ascii="仿宋" w:hAnsi="仿宋" w:eastAsia="仿宋" w:cs="仿宋"/>
                <w:bCs/>
                <w:sz w:val="24"/>
                <w:szCs w:val="24"/>
                <w:lang w:val="en-US" w:eastAsia="zh-CN"/>
              </w:rPr>
            </w:rPrChange>
          </w:rPr>
          <w:t>应答：</w:t>
        </w:r>
      </w:ins>
    </w:p>
    <w:p w14:paraId="281E8A6C">
      <w:pPr>
        <w:pStyle w:val="2"/>
        <w:ind w:left="420" w:leftChars="200"/>
        <w:rPr>
          <w:ins w:id="2236" w:author="心痕" w:date="2025-04-30T16:19:29Z"/>
          <w:rFonts w:hint="eastAsia" w:ascii="宋体" w:hAnsi="宋体" w:eastAsia="宋体" w:cs="宋体"/>
          <w:szCs w:val="21"/>
          <w:lang w:val="en-US" w:eastAsia="zh-CN"/>
          <w:rPrChange w:id="2237" w:author="user" w:date="2025-05-13T14:42:35Z">
            <w:rPr>
              <w:ins w:id="2238" w:author="心痕" w:date="2025-04-30T16:19:29Z"/>
              <w:rFonts w:hint="eastAsia" w:ascii="仿宋_GB2312" w:hAnsi="仿宋_GB2312" w:eastAsia="仿宋_GB2312" w:cs="仿宋_GB2312"/>
              <w:szCs w:val="24"/>
              <w:lang w:val="en-US" w:eastAsia="zh-CN"/>
            </w:rPr>
          </w:rPrChange>
        </w:rPr>
      </w:pPr>
    </w:p>
    <w:p w14:paraId="1F413E9F">
      <w:pPr>
        <w:pStyle w:val="5"/>
        <w:ind w:firstLine="482"/>
        <w:rPr>
          <w:ins w:id="2239" w:author="心痕" w:date="2025-04-30T16:19:30Z"/>
          <w:rFonts w:hint="eastAsia" w:ascii="宋体" w:hAnsi="宋体" w:eastAsia="宋体" w:cs="宋体"/>
          <w:sz w:val="21"/>
          <w:szCs w:val="21"/>
          <w:rPrChange w:id="2240" w:author="user" w:date="2025-05-13T14:42:35Z">
            <w:rPr>
              <w:ins w:id="2241" w:author="心痕" w:date="2025-04-30T16:19:30Z"/>
            </w:rPr>
          </w:rPrChange>
        </w:rPr>
      </w:pPr>
      <w:ins w:id="2242" w:author="心痕" w:date="2025-04-30T16:19:30Z">
        <w:r>
          <w:rPr>
            <w:rFonts w:hint="eastAsia" w:ascii="宋体" w:hAnsi="宋体" w:eastAsia="宋体" w:cs="宋体"/>
            <w:sz w:val="21"/>
            <w:szCs w:val="21"/>
            <w:rPrChange w:id="2243" w:author="user" w:date="2025-05-13T14:42:35Z">
              <w:rPr>
                <w:rFonts w:hint="eastAsia"/>
              </w:rPr>
            </w:rPrChange>
          </w:rPr>
          <w:t>4.8 短厅数据准备与治理</w:t>
        </w:r>
      </w:ins>
    </w:p>
    <w:p w14:paraId="250C1076">
      <w:pPr>
        <w:pStyle w:val="6"/>
        <w:ind w:firstLine="0"/>
        <w:rPr>
          <w:ins w:id="2244" w:author="心痕" w:date="2025-04-30T16:19:30Z"/>
          <w:rFonts w:hint="eastAsia" w:ascii="宋体" w:hAnsi="宋体" w:eastAsia="宋体" w:cs="宋体"/>
          <w:sz w:val="21"/>
          <w:szCs w:val="21"/>
          <w:rPrChange w:id="2245" w:author="user" w:date="2025-05-13T14:42:35Z">
            <w:rPr>
              <w:ins w:id="2246" w:author="心痕" w:date="2025-04-30T16:19:30Z"/>
            </w:rPr>
          </w:rPrChange>
        </w:rPr>
      </w:pPr>
      <w:ins w:id="2247" w:author="心痕" w:date="2025-04-30T16:19:30Z">
        <w:r>
          <w:rPr>
            <w:rFonts w:hint="eastAsia" w:ascii="宋体" w:hAnsi="宋体" w:eastAsia="宋体" w:cs="宋体"/>
            <w:sz w:val="21"/>
            <w:szCs w:val="21"/>
            <w:rPrChange w:id="2248" w:author="user" w:date="2025-05-13T14:42:35Z">
              <w:rPr>
                <w:rFonts w:hint="eastAsia"/>
              </w:rPr>
            </w:rPrChange>
          </w:rPr>
          <w:t>4.8.1 数据采集与清洗</w:t>
        </w:r>
      </w:ins>
    </w:p>
    <w:p w14:paraId="5AE04945">
      <w:pPr>
        <w:pStyle w:val="2"/>
        <w:ind w:left="420" w:leftChars="200" w:firstLine="420"/>
        <w:rPr>
          <w:ins w:id="2249" w:author="心痕" w:date="2025-04-30T16:19:30Z"/>
          <w:rFonts w:hint="eastAsia" w:ascii="宋体" w:hAnsi="宋体" w:eastAsia="宋体" w:cs="宋体"/>
          <w:bCs/>
          <w:sz w:val="21"/>
          <w:szCs w:val="21"/>
          <w:rPrChange w:id="2250" w:author="user" w:date="2025-05-13T14:42:35Z">
            <w:rPr>
              <w:ins w:id="2251" w:author="心痕" w:date="2025-04-30T16:19:30Z"/>
              <w:rFonts w:ascii="仿宋" w:hAnsi="仿宋" w:eastAsia="仿宋" w:cs="仿宋"/>
              <w:bCs/>
              <w:sz w:val="24"/>
              <w:szCs w:val="24"/>
            </w:rPr>
          </w:rPrChange>
        </w:rPr>
      </w:pPr>
      <w:ins w:id="2252" w:author="心痕" w:date="2025-04-30T16:19:30Z">
        <w:r>
          <w:rPr>
            <w:rFonts w:hint="eastAsia" w:ascii="宋体" w:hAnsi="宋体" w:eastAsia="宋体" w:cs="宋体"/>
            <w:bCs/>
            <w:sz w:val="21"/>
            <w:szCs w:val="21"/>
            <w:rPrChange w:id="2253" w:author="user" w:date="2025-05-13T14:42:35Z">
              <w:rPr>
                <w:rFonts w:hint="eastAsia" w:ascii="仿宋" w:hAnsi="仿宋" w:eastAsia="仿宋" w:cs="仿宋"/>
                <w:bCs/>
                <w:sz w:val="24"/>
                <w:szCs w:val="24"/>
              </w:rPr>
            </w:rPrChange>
          </w:rPr>
          <w:t>收集多源数据（用户对话日志、业务知识库等），清洗噪声数据（如无效对话、重复文本）。</w:t>
        </w:r>
      </w:ins>
    </w:p>
    <w:p w14:paraId="195A46C2">
      <w:pPr>
        <w:spacing w:line="360" w:lineRule="auto"/>
        <w:ind w:left="420" w:firstLine="371" w:firstLineChars="177"/>
        <w:rPr>
          <w:ins w:id="2254" w:author="心痕" w:date="2025-04-30T16:23:05Z"/>
          <w:rFonts w:hint="eastAsia" w:ascii="宋体" w:hAnsi="宋体" w:eastAsia="宋体" w:cs="宋体"/>
          <w:bCs/>
          <w:sz w:val="21"/>
          <w:szCs w:val="21"/>
          <w:rPrChange w:id="2255" w:author="user" w:date="2025-05-13T14:42:35Z">
            <w:rPr>
              <w:ins w:id="2256" w:author="心痕" w:date="2025-04-30T16:23:05Z"/>
              <w:rFonts w:hint="eastAsia" w:ascii="仿宋" w:hAnsi="仿宋" w:eastAsia="仿宋" w:cs="仿宋"/>
              <w:bCs/>
              <w:sz w:val="24"/>
              <w:szCs w:val="24"/>
            </w:rPr>
          </w:rPrChange>
        </w:rPr>
      </w:pPr>
      <w:ins w:id="2257" w:author="心痕" w:date="2025-04-30T16:19:30Z">
        <w:r>
          <w:rPr>
            <w:rFonts w:hint="eastAsia" w:ascii="宋体" w:hAnsi="宋体" w:eastAsia="宋体" w:cs="宋体"/>
            <w:bCs/>
            <w:sz w:val="21"/>
            <w:szCs w:val="21"/>
            <w:rPrChange w:id="2258" w:author="user" w:date="2025-05-13T14:42:35Z">
              <w:rPr>
                <w:rFonts w:hint="eastAsia" w:ascii="仿宋" w:hAnsi="仿宋" w:eastAsia="仿宋" w:cs="仿宋"/>
                <w:bCs/>
                <w:sz w:val="24"/>
                <w:szCs w:val="24"/>
              </w:rPr>
            </w:rPrChange>
          </w:rPr>
          <w:t>标注数据（意图分类、实体识别、对话状态标签等）。</w:t>
        </w:r>
      </w:ins>
    </w:p>
    <w:p w14:paraId="60B162D2">
      <w:pPr>
        <w:pStyle w:val="2"/>
        <w:ind w:left="420" w:leftChars="200" w:firstLine="420"/>
        <w:rPr>
          <w:ins w:id="2259" w:author="心痕" w:date="2025-04-30T16:19:30Z"/>
          <w:rFonts w:hint="eastAsia" w:ascii="宋体" w:hAnsi="宋体" w:eastAsia="宋体" w:cs="宋体"/>
          <w:bCs/>
          <w:sz w:val="21"/>
          <w:szCs w:val="21"/>
          <w:rPrChange w:id="2260" w:author="user" w:date="2025-05-13T14:42:35Z">
            <w:rPr>
              <w:ins w:id="2261" w:author="心痕" w:date="2025-04-30T16:19:30Z"/>
              <w:rFonts w:ascii="仿宋" w:hAnsi="仿宋" w:eastAsia="仿宋" w:cs="仿宋"/>
              <w:bCs/>
              <w:sz w:val="24"/>
              <w:szCs w:val="24"/>
            </w:rPr>
          </w:rPrChange>
        </w:rPr>
      </w:pPr>
      <w:ins w:id="2262" w:author="心痕" w:date="2025-04-30T16:23:05Z">
        <w:r>
          <w:rPr>
            <w:rFonts w:hint="eastAsia" w:ascii="宋体" w:hAnsi="宋体" w:eastAsia="宋体" w:cs="宋体"/>
            <w:bCs/>
            <w:sz w:val="21"/>
            <w:szCs w:val="21"/>
            <w:lang w:val="en-US" w:eastAsia="zh-CN"/>
            <w:rPrChange w:id="2263" w:author="user" w:date="2025-05-13T14:42:35Z">
              <w:rPr>
                <w:rFonts w:hint="eastAsia" w:ascii="仿宋" w:hAnsi="仿宋" w:eastAsia="仿宋" w:cs="仿宋"/>
                <w:bCs/>
                <w:sz w:val="24"/>
                <w:szCs w:val="24"/>
                <w:lang w:val="en-US" w:eastAsia="zh-CN"/>
              </w:rPr>
            </w:rPrChange>
          </w:rPr>
          <w:t>应答：</w:t>
        </w:r>
      </w:ins>
    </w:p>
    <w:p w14:paraId="4CD99E83">
      <w:pPr>
        <w:pStyle w:val="6"/>
        <w:ind w:firstLine="0"/>
        <w:rPr>
          <w:ins w:id="2264" w:author="心痕" w:date="2025-04-30T16:19:30Z"/>
          <w:rFonts w:hint="eastAsia" w:ascii="宋体" w:hAnsi="宋体" w:eastAsia="宋体" w:cs="宋体"/>
          <w:sz w:val="21"/>
          <w:szCs w:val="21"/>
          <w:rPrChange w:id="2265" w:author="user" w:date="2025-05-13T14:42:35Z">
            <w:rPr>
              <w:ins w:id="2266" w:author="心痕" w:date="2025-04-30T16:19:30Z"/>
            </w:rPr>
          </w:rPrChange>
        </w:rPr>
      </w:pPr>
      <w:ins w:id="2267" w:author="心痕" w:date="2025-04-30T16:19:30Z">
        <w:r>
          <w:rPr>
            <w:rFonts w:hint="eastAsia" w:ascii="宋体" w:hAnsi="宋体" w:eastAsia="宋体" w:cs="宋体"/>
            <w:sz w:val="21"/>
            <w:szCs w:val="21"/>
            <w:rPrChange w:id="2268" w:author="user" w:date="2025-05-13T14:42:35Z">
              <w:rPr>
                <w:rFonts w:hint="eastAsia"/>
              </w:rPr>
            </w:rPrChange>
          </w:rPr>
          <w:t>4.8.2</w:t>
        </w:r>
      </w:ins>
      <w:ins w:id="2269" w:author="心痕" w:date="2025-04-30T16:19:30Z">
        <w:r>
          <w:rPr>
            <w:rFonts w:hint="eastAsia" w:ascii="宋体" w:hAnsi="宋体" w:eastAsia="宋体" w:cs="宋体"/>
            <w:sz w:val="21"/>
            <w:szCs w:val="21"/>
            <w:rPrChange w:id="2270" w:author="user" w:date="2025-05-13T14:42:35Z">
              <w:rPr/>
            </w:rPrChange>
          </w:rPr>
          <w:t xml:space="preserve"> </w:t>
        </w:r>
      </w:ins>
      <w:ins w:id="2271" w:author="心痕" w:date="2025-04-30T16:19:30Z">
        <w:r>
          <w:rPr>
            <w:rFonts w:hint="eastAsia" w:ascii="宋体" w:hAnsi="宋体" w:eastAsia="宋体" w:cs="宋体"/>
            <w:sz w:val="21"/>
            <w:szCs w:val="21"/>
            <w:rPrChange w:id="2272" w:author="user" w:date="2025-05-13T14:42:35Z">
              <w:rPr>
                <w:rFonts w:hint="eastAsia"/>
              </w:rPr>
            </w:rPrChange>
          </w:rPr>
          <w:t>数据增强与标准化</w:t>
        </w:r>
      </w:ins>
    </w:p>
    <w:p w14:paraId="53A2D55D">
      <w:pPr>
        <w:pStyle w:val="2"/>
        <w:ind w:left="420" w:leftChars="200" w:firstLine="420"/>
        <w:rPr>
          <w:ins w:id="2273" w:author="心痕" w:date="2025-04-30T16:19:30Z"/>
          <w:rFonts w:hint="eastAsia" w:ascii="宋体" w:hAnsi="宋体" w:eastAsia="宋体" w:cs="宋体"/>
          <w:bCs/>
          <w:sz w:val="21"/>
          <w:szCs w:val="21"/>
          <w:rPrChange w:id="2274" w:author="user" w:date="2025-05-13T14:42:35Z">
            <w:rPr>
              <w:ins w:id="2275" w:author="心痕" w:date="2025-04-30T16:19:30Z"/>
              <w:rFonts w:ascii="仿宋" w:hAnsi="仿宋" w:eastAsia="仿宋" w:cs="仿宋"/>
              <w:bCs/>
              <w:sz w:val="24"/>
              <w:szCs w:val="24"/>
            </w:rPr>
          </w:rPrChange>
        </w:rPr>
      </w:pPr>
      <w:ins w:id="2276" w:author="心痕" w:date="2025-04-30T16:19:30Z">
        <w:r>
          <w:rPr>
            <w:rFonts w:hint="eastAsia" w:ascii="宋体" w:hAnsi="宋体" w:eastAsia="宋体" w:cs="宋体"/>
            <w:bCs/>
            <w:sz w:val="21"/>
            <w:szCs w:val="21"/>
            <w:rPrChange w:id="2277" w:author="user" w:date="2025-05-13T14:42:35Z">
              <w:rPr>
                <w:rFonts w:hint="eastAsia" w:ascii="仿宋" w:hAnsi="仿宋" w:eastAsia="仿宋" w:cs="仿宋"/>
                <w:bCs/>
                <w:sz w:val="24"/>
                <w:szCs w:val="24"/>
              </w:rPr>
            </w:rPrChange>
          </w:rPr>
          <w:t>通过合成数据（如回译、模板生成）解决数据稀疏问题。</w:t>
        </w:r>
      </w:ins>
    </w:p>
    <w:p w14:paraId="48DAE9F8">
      <w:pPr>
        <w:spacing w:line="360" w:lineRule="auto"/>
        <w:ind w:left="420" w:firstLine="371" w:firstLineChars="177"/>
        <w:rPr>
          <w:ins w:id="2278" w:author="心痕" w:date="2025-04-30T16:23:08Z"/>
          <w:rFonts w:hint="eastAsia" w:ascii="宋体" w:hAnsi="宋体" w:eastAsia="宋体" w:cs="宋体"/>
          <w:bCs/>
          <w:sz w:val="21"/>
          <w:szCs w:val="21"/>
          <w:rPrChange w:id="2279" w:author="user" w:date="2025-05-13T14:42:35Z">
            <w:rPr>
              <w:ins w:id="2280" w:author="心痕" w:date="2025-04-30T16:23:08Z"/>
              <w:rFonts w:hint="eastAsia" w:ascii="仿宋" w:hAnsi="仿宋" w:eastAsia="仿宋" w:cs="仿宋"/>
              <w:bCs/>
              <w:sz w:val="24"/>
              <w:szCs w:val="24"/>
            </w:rPr>
          </w:rPrChange>
        </w:rPr>
      </w:pPr>
      <w:ins w:id="2281" w:author="心痕" w:date="2025-04-30T16:19:30Z">
        <w:r>
          <w:rPr>
            <w:rFonts w:hint="eastAsia" w:ascii="宋体" w:hAnsi="宋体" w:eastAsia="宋体" w:cs="宋体"/>
            <w:bCs/>
            <w:sz w:val="21"/>
            <w:szCs w:val="21"/>
            <w:rPrChange w:id="2282" w:author="user" w:date="2025-05-13T14:42:35Z">
              <w:rPr>
                <w:rFonts w:hint="eastAsia" w:ascii="仿宋" w:hAnsi="仿宋" w:eastAsia="仿宋" w:cs="仿宋"/>
                <w:bCs/>
                <w:sz w:val="24"/>
                <w:szCs w:val="24"/>
              </w:rPr>
            </w:rPrChange>
          </w:rPr>
          <w:t>统一数据格式（如JSON结构化），确保与模型输入兼容。</w:t>
        </w:r>
      </w:ins>
    </w:p>
    <w:p w14:paraId="4A38A998">
      <w:pPr>
        <w:pStyle w:val="2"/>
        <w:ind w:left="420" w:leftChars="200" w:firstLine="420"/>
        <w:rPr>
          <w:ins w:id="2283" w:author="心痕" w:date="2025-04-30T16:19:30Z"/>
          <w:rFonts w:hint="eastAsia" w:ascii="宋体" w:hAnsi="宋体" w:eastAsia="宋体" w:cs="宋体"/>
          <w:bCs/>
          <w:sz w:val="21"/>
          <w:szCs w:val="21"/>
          <w:rPrChange w:id="2284" w:author="user" w:date="2025-05-13T14:42:35Z">
            <w:rPr>
              <w:ins w:id="2285" w:author="心痕" w:date="2025-04-30T16:19:30Z"/>
              <w:rFonts w:ascii="仿宋" w:hAnsi="仿宋" w:eastAsia="仿宋" w:cs="仿宋"/>
              <w:bCs/>
              <w:sz w:val="24"/>
              <w:szCs w:val="24"/>
            </w:rPr>
          </w:rPrChange>
        </w:rPr>
      </w:pPr>
      <w:ins w:id="2286" w:author="心痕" w:date="2025-04-30T16:23:08Z">
        <w:r>
          <w:rPr>
            <w:rFonts w:hint="eastAsia" w:ascii="宋体" w:hAnsi="宋体" w:eastAsia="宋体" w:cs="宋体"/>
            <w:bCs/>
            <w:sz w:val="21"/>
            <w:szCs w:val="21"/>
            <w:lang w:val="en-US" w:eastAsia="zh-CN"/>
            <w:rPrChange w:id="2287" w:author="user" w:date="2025-05-13T14:42:35Z">
              <w:rPr>
                <w:rFonts w:hint="eastAsia" w:ascii="仿宋" w:hAnsi="仿宋" w:eastAsia="仿宋" w:cs="仿宋"/>
                <w:bCs/>
                <w:sz w:val="24"/>
                <w:szCs w:val="24"/>
                <w:lang w:val="en-US" w:eastAsia="zh-CN"/>
              </w:rPr>
            </w:rPrChange>
          </w:rPr>
          <w:t>应答：</w:t>
        </w:r>
      </w:ins>
    </w:p>
    <w:p w14:paraId="3DEF29D8">
      <w:pPr>
        <w:pStyle w:val="6"/>
        <w:ind w:firstLine="0"/>
        <w:rPr>
          <w:ins w:id="2288" w:author="心痕" w:date="2025-04-30T16:19:30Z"/>
          <w:rFonts w:hint="eastAsia" w:ascii="宋体" w:hAnsi="宋体" w:eastAsia="宋体" w:cs="宋体"/>
          <w:sz w:val="21"/>
          <w:szCs w:val="21"/>
          <w:rPrChange w:id="2289" w:author="user" w:date="2025-05-13T14:42:35Z">
            <w:rPr>
              <w:ins w:id="2290" w:author="心痕" w:date="2025-04-30T16:19:30Z"/>
            </w:rPr>
          </w:rPrChange>
        </w:rPr>
      </w:pPr>
      <w:ins w:id="2291" w:author="心痕" w:date="2025-04-30T16:19:30Z">
        <w:r>
          <w:rPr>
            <w:rFonts w:hint="eastAsia" w:ascii="宋体" w:hAnsi="宋体" w:eastAsia="宋体" w:cs="宋体"/>
            <w:sz w:val="21"/>
            <w:szCs w:val="21"/>
            <w:rPrChange w:id="2292" w:author="user" w:date="2025-05-13T14:42:35Z">
              <w:rPr>
                <w:rFonts w:hint="eastAsia"/>
              </w:rPr>
            </w:rPrChange>
          </w:rPr>
          <w:t>4.8.3 知识库构建</w:t>
        </w:r>
      </w:ins>
    </w:p>
    <w:p w14:paraId="0572176B">
      <w:pPr>
        <w:spacing w:line="360" w:lineRule="auto"/>
        <w:ind w:left="420" w:firstLine="371" w:firstLineChars="177"/>
        <w:rPr>
          <w:ins w:id="2293" w:author="心痕" w:date="2025-04-30T16:23:09Z"/>
          <w:rFonts w:hint="eastAsia" w:ascii="宋体" w:hAnsi="宋体" w:eastAsia="宋体" w:cs="宋体"/>
          <w:bCs/>
          <w:sz w:val="21"/>
          <w:szCs w:val="21"/>
          <w:rPrChange w:id="2294" w:author="user" w:date="2025-05-13T14:42:35Z">
            <w:rPr>
              <w:ins w:id="2295" w:author="心痕" w:date="2025-04-30T16:23:09Z"/>
              <w:rFonts w:hint="eastAsia" w:ascii="仿宋" w:hAnsi="仿宋" w:eastAsia="仿宋" w:cs="仿宋"/>
              <w:bCs/>
              <w:sz w:val="24"/>
              <w:szCs w:val="24"/>
            </w:rPr>
          </w:rPrChange>
        </w:rPr>
      </w:pPr>
      <w:ins w:id="2296" w:author="心痕" w:date="2025-04-30T16:19:30Z">
        <w:r>
          <w:rPr>
            <w:rFonts w:hint="eastAsia" w:ascii="宋体" w:hAnsi="宋体" w:eastAsia="宋体" w:cs="宋体"/>
            <w:bCs/>
            <w:sz w:val="21"/>
            <w:szCs w:val="21"/>
            <w:rPrChange w:id="2297" w:author="user" w:date="2025-05-13T14:42:35Z">
              <w:rPr>
                <w:rFonts w:hint="eastAsia" w:ascii="仿宋" w:hAnsi="仿宋" w:eastAsia="仿宋" w:cs="仿宋"/>
                <w:bCs/>
                <w:sz w:val="24"/>
                <w:szCs w:val="24"/>
              </w:rPr>
            </w:rPrChange>
          </w:rPr>
          <w:t>整合业务规则、FAQ、产品信息，构建可动态更新的知识图谱。</w:t>
        </w:r>
      </w:ins>
      <w:bookmarkStart w:id="75" w:name="OLE_LINK10"/>
      <w:bookmarkStart w:id="76" w:name="OLE_LINK11"/>
    </w:p>
    <w:p w14:paraId="25BC38C1">
      <w:pPr>
        <w:pStyle w:val="2"/>
        <w:ind w:left="420" w:leftChars="200" w:firstLine="420"/>
        <w:rPr>
          <w:ins w:id="2298" w:author="心痕" w:date="2025-05-09T17:48:37Z"/>
          <w:rFonts w:hint="eastAsia" w:ascii="宋体" w:hAnsi="宋体" w:eastAsia="宋体" w:cs="宋体"/>
          <w:bCs/>
          <w:sz w:val="21"/>
          <w:szCs w:val="21"/>
          <w:lang w:val="en-US" w:eastAsia="zh-CN"/>
          <w:rPrChange w:id="2299" w:author="user" w:date="2025-05-13T14:42:35Z">
            <w:rPr>
              <w:ins w:id="2300" w:author="心痕" w:date="2025-05-09T17:48:37Z"/>
              <w:rFonts w:hint="eastAsia" w:ascii="仿宋" w:hAnsi="仿宋" w:eastAsia="仿宋" w:cs="仿宋"/>
              <w:bCs/>
              <w:sz w:val="24"/>
              <w:szCs w:val="24"/>
              <w:lang w:val="en-US" w:eastAsia="zh-CN"/>
            </w:rPr>
          </w:rPrChange>
        </w:rPr>
      </w:pPr>
      <w:ins w:id="2301" w:author="心痕" w:date="2025-04-30T16:23:09Z">
        <w:r>
          <w:rPr>
            <w:rFonts w:hint="eastAsia" w:ascii="宋体" w:hAnsi="宋体" w:eastAsia="宋体" w:cs="宋体"/>
            <w:bCs/>
            <w:sz w:val="21"/>
            <w:szCs w:val="21"/>
            <w:lang w:val="en-US" w:eastAsia="zh-CN"/>
            <w:rPrChange w:id="2302" w:author="user" w:date="2025-05-13T14:42:35Z">
              <w:rPr>
                <w:rFonts w:hint="eastAsia" w:ascii="仿宋" w:hAnsi="仿宋" w:eastAsia="仿宋" w:cs="仿宋"/>
                <w:bCs/>
                <w:sz w:val="24"/>
                <w:szCs w:val="24"/>
                <w:lang w:val="en-US" w:eastAsia="zh-CN"/>
              </w:rPr>
            </w:rPrChange>
          </w:rPr>
          <w:t>应答：</w:t>
        </w:r>
      </w:ins>
    </w:p>
    <w:p w14:paraId="7703A7E0">
      <w:pPr>
        <w:pStyle w:val="2"/>
        <w:ind w:left="420" w:leftChars="200" w:firstLine="420"/>
        <w:rPr>
          <w:ins w:id="2303" w:author="心痕" w:date="2025-05-09T17:48:37Z"/>
          <w:rFonts w:hint="eastAsia" w:ascii="宋体" w:hAnsi="宋体" w:eastAsia="宋体" w:cs="宋体"/>
          <w:bCs/>
          <w:sz w:val="21"/>
          <w:szCs w:val="21"/>
          <w:lang w:val="en-US" w:eastAsia="zh-CN"/>
          <w:rPrChange w:id="2304" w:author="user" w:date="2025-05-13T14:42:35Z">
            <w:rPr>
              <w:ins w:id="2305" w:author="心痕" w:date="2025-05-09T17:48:37Z"/>
              <w:rFonts w:hint="eastAsia" w:ascii="仿宋" w:hAnsi="仿宋" w:eastAsia="仿宋" w:cs="仿宋"/>
              <w:bCs/>
              <w:sz w:val="24"/>
              <w:szCs w:val="24"/>
              <w:lang w:val="en-US" w:eastAsia="zh-CN"/>
            </w:rPr>
          </w:rPrChange>
        </w:rPr>
      </w:pPr>
    </w:p>
    <w:p w14:paraId="522A7443">
      <w:pPr>
        <w:pStyle w:val="6"/>
        <w:ind w:firstLine="0"/>
        <w:rPr>
          <w:ins w:id="2306" w:author="心痕" w:date="2025-05-09T17:48:38Z"/>
          <w:rFonts w:hint="eastAsia" w:ascii="宋体" w:hAnsi="宋体" w:eastAsia="宋体" w:cs="宋体"/>
          <w:bCs/>
          <w:sz w:val="21"/>
          <w:szCs w:val="21"/>
          <w:lang w:val="en-US" w:eastAsia="zh-CN"/>
          <w:rPrChange w:id="2307" w:author="user" w:date="2025-05-13T14:42:35Z">
            <w:rPr>
              <w:ins w:id="2308" w:author="心痕" w:date="2025-05-09T17:48:38Z"/>
              <w:rFonts w:hint="eastAsia" w:ascii="Times New Roman" w:hAnsi="Times New Roman" w:eastAsia="仿宋" w:cs="Times New Roman"/>
              <w:bCs/>
              <w:sz w:val="24"/>
              <w:szCs w:val="32"/>
              <w:lang w:val="en-US" w:eastAsia="zh-CN"/>
            </w:rPr>
          </w:rPrChange>
        </w:rPr>
      </w:pPr>
      <w:ins w:id="2309" w:author="心痕" w:date="2025-05-09T17:50:47Z">
        <w:r>
          <w:rPr>
            <w:rFonts w:hint="eastAsia" w:ascii="宋体" w:hAnsi="宋体" w:eastAsia="宋体" w:cs="宋体"/>
            <w:sz w:val="21"/>
            <w:szCs w:val="21"/>
            <w:rPrChange w:id="2310" w:author="user" w:date="2025-05-13T14:42:35Z">
              <w:rPr>
                <w:rFonts w:hint="eastAsia" w:ascii="微软雅黑" w:hAnsi="微软雅黑" w:eastAsia="微软雅黑" w:cs="微软雅黑"/>
                <w:sz w:val="24"/>
                <w:szCs w:val="24"/>
              </w:rPr>
            </w:rPrChange>
          </w:rPr>
          <w:t>★</w:t>
        </w:r>
      </w:ins>
      <w:ins w:id="2311" w:author="心痕" w:date="2025-05-09T17:48:38Z">
        <w:r>
          <w:rPr>
            <w:rFonts w:hint="eastAsia" w:ascii="宋体" w:hAnsi="宋体" w:eastAsia="宋体" w:cs="宋体"/>
            <w:bCs/>
            <w:sz w:val="21"/>
            <w:szCs w:val="21"/>
            <w:lang w:val="en-US" w:eastAsia="zh-CN"/>
            <w:rPrChange w:id="2312" w:author="user" w:date="2025-05-13T14:42:35Z">
              <w:rPr>
                <w:rFonts w:hint="eastAsia" w:ascii="Times New Roman" w:hAnsi="Times New Roman" w:eastAsia="仿宋" w:cs="Times New Roman"/>
                <w:bCs/>
                <w:sz w:val="24"/>
                <w:szCs w:val="32"/>
                <w:lang w:val="en-US" w:eastAsia="zh-CN"/>
              </w:rPr>
            </w:rPrChange>
          </w:rPr>
          <w:t>4.8.4</w:t>
        </w:r>
      </w:ins>
      <w:ins w:id="2313" w:author="心痕" w:date="2025-05-09T17:49:32Z">
        <w:r>
          <w:rPr>
            <w:rFonts w:hint="eastAsia" w:ascii="宋体" w:hAnsi="宋体" w:eastAsia="宋体" w:cs="宋体"/>
            <w:bCs/>
            <w:sz w:val="21"/>
            <w:szCs w:val="21"/>
            <w:lang w:val="en-US" w:eastAsia="zh-CN"/>
            <w:rPrChange w:id="2314" w:author="user" w:date="2025-05-13T14:42:35Z">
              <w:rPr>
                <w:rFonts w:hint="eastAsia" w:cs="Times New Roman"/>
                <w:bCs/>
                <w:sz w:val="24"/>
                <w:szCs w:val="32"/>
                <w:lang w:val="en-US" w:eastAsia="zh-CN"/>
              </w:rPr>
            </w:rPrChange>
          </w:rPr>
          <w:t xml:space="preserve"> </w:t>
        </w:r>
      </w:ins>
      <w:ins w:id="2315" w:author="心痕" w:date="2025-05-09T17:48:38Z">
        <w:r>
          <w:rPr>
            <w:rFonts w:hint="eastAsia" w:ascii="宋体" w:hAnsi="宋体" w:eastAsia="宋体" w:cs="宋体"/>
            <w:bCs/>
            <w:sz w:val="21"/>
            <w:szCs w:val="21"/>
            <w:lang w:val="en-US" w:eastAsia="zh-CN"/>
            <w:rPrChange w:id="2316" w:author="user" w:date="2025-05-13T14:42:35Z">
              <w:rPr>
                <w:rFonts w:hint="eastAsia" w:ascii="Times New Roman" w:hAnsi="Times New Roman" w:eastAsia="仿宋" w:cs="Times New Roman"/>
                <w:bCs/>
                <w:sz w:val="24"/>
                <w:szCs w:val="32"/>
                <w:lang w:val="en-US" w:eastAsia="zh-CN"/>
              </w:rPr>
            </w:rPrChange>
          </w:rPr>
          <w:t>数据治理能力</w:t>
        </w:r>
      </w:ins>
    </w:p>
    <w:p w14:paraId="6022CAAD">
      <w:pPr>
        <w:pStyle w:val="2"/>
        <w:ind w:leftChars="200" w:firstLine="420"/>
        <w:rPr>
          <w:ins w:id="2317" w:author="心痕" w:date="2025-05-09T17:49:18Z"/>
          <w:rFonts w:hint="eastAsia" w:ascii="宋体" w:hAnsi="宋体" w:eastAsia="宋体" w:cs="宋体"/>
          <w:bCs/>
          <w:sz w:val="21"/>
          <w:szCs w:val="21"/>
          <w:lang w:val="en-US" w:eastAsia="zh-CN"/>
          <w:rPrChange w:id="2318" w:author="user" w:date="2025-05-13T14:42:35Z">
            <w:rPr>
              <w:ins w:id="2319" w:author="心痕" w:date="2025-05-09T17:49:18Z"/>
              <w:rFonts w:hint="eastAsia" w:ascii="仿宋" w:hAnsi="仿宋" w:eastAsia="仿宋" w:cs="仿宋"/>
              <w:bCs/>
              <w:sz w:val="24"/>
              <w:szCs w:val="24"/>
              <w:lang w:val="en-US" w:eastAsia="zh-CN"/>
            </w:rPr>
          </w:rPrChange>
        </w:rPr>
      </w:pPr>
      <w:ins w:id="2320" w:author="心痕" w:date="2025-05-09T17:48:38Z">
        <w:r>
          <w:rPr>
            <w:rFonts w:hint="eastAsia" w:ascii="宋体" w:hAnsi="宋体" w:eastAsia="宋体" w:cs="宋体"/>
            <w:bCs/>
            <w:sz w:val="21"/>
            <w:szCs w:val="21"/>
            <w:lang w:val="en-US" w:eastAsia="zh-CN"/>
            <w:rPrChange w:id="2321" w:author="user" w:date="2025-05-13T14:42:35Z">
              <w:rPr>
                <w:rFonts w:hint="eastAsia" w:ascii="仿宋" w:hAnsi="仿宋" w:eastAsia="仿宋" w:cs="仿宋"/>
                <w:bCs/>
                <w:sz w:val="24"/>
                <w:szCs w:val="24"/>
                <w:lang w:val="en-US" w:eastAsia="zh-CN"/>
              </w:rPr>
            </w:rPrChange>
          </w:rPr>
          <w:t>建立数据治理全生命周期管理体系</w:t>
        </w:r>
      </w:ins>
      <w:ins w:id="2322" w:author="心痕" w:date="2025-05-09T17:48:38Z">
        <w:del w:id="2323" w:author="user" w:date="2025-05-13T14:16:34Z">
          <w:r>
            <w:rPr>
              <w:rFonts w:hint="eastAsia" w:ascii="宋体" w:hAnsi="宋体" w:eastAsia="宋体" w:cs="宋体"/>
              <w:bCs/>
              <w:sz w:val="21"/>
              <w:szCs w:val="21"/>
              <w:lang w:val="en-US" w:eastAsia="zh-CN"/>
              <w:rPrChange w:id="2324" w:author="user" w:date="2025-05-13T14:42:35Z">
                <w:rPr>
                  <w:rFonts w:hint="eastAsia" w:ascii="仿宋" w:hAnsi="仿宋" w:eastAsia="仿宋" w:cs="仿宋"/>
                  <w:bCs/>
                  <w:sz w:val="24"/>
                  <w:szCs w:val="24"/>
                  <w:lang w:val="en-US" w:eastAsia="zh-CN"/>
                </w:rPr>
              </w:rPrChange>
            </w:rPr>
            <w:delText>​</w:delText>
          </w:r>
        </w:del>
      </w:ins>
      <w:ins w:id="2325" w:author="心痕" w:date="2025-05-09T17:48:38Z">
        <w:del w:id="2326" w:author="user" w:date="2025-05-13T14:16:33Z">
          <w:r>
            <w:rPr>
              <w:rFonts w:hint="eastAsia" w:ascii="宋体" w:hAnsi="宋体" w:eastAsia="宋体" w:cs="宋体"/>
              <w:bCs/>
              <w:sz w:val="21"/>
              <w:szCs w:val="21"/>
              <w:lang w:val="en-US" w:eastAsia="zh-CN"/>
              <w:rPrChange w:id="2327" w:author="user" w:date="2025-05-13T14:42:35Z">
                <w:rPr>
                  <w:rFonts w:hint="eastAsia" w:ascii="仿宋" w:hAnsi="仿宋" w:eastAsia="仿宋" w:cs="仿宋"/>
                  <w:bCs/>
                  <w:sz w:val="24"/>
                  <w:szCs w:val="24"/>
                  <w:lang w:val="en-US" w:eastAsia="zh-CN"/>
                </w:rPr>
              </w:rPrChange>
            </w:rPr>
            <w:delText>​</w:delText>
          </w:r>
        </w:del>
      </w:ins>
      <w:ins w:id="2328" w:author="心痕" w:date="2025-05-09T17:48:38Z">
        <w:r>
          <w:rPr>
            <w:rFonts w:hint="eastAsia" w:ascii="宋体" w:hAnsi="宋体" w:eastAsia="宋体" w:cs="宋体"/>
            <w:bCs/>
            <w:sz w:val="21"/>
            <w:szCs w:val="21"/>
            <w:lang w:val="en-US" w:eastAsia="zh-CN"/>
            <w:rPrChange w:id="2329" w:author="user" w:date="2025-05-13T14:42:35Z">
              <w:rPr>
                <w:rFonts w:hint="eastAsia" w:ascii="仿宋" w:hAnsi="仿宋" w:eastAsia="仿宋" w:cs="仿宋"/>
                <w:bCs/>
                <w:sz w:val="24"/>
                <w:szCs w:val="24"/>
                <w:lang w:val="en-US" w:eastAsia="zh-CN"/>
              </w:rPr>
            </w:rPrChange>
          </w:rPr>
          <w:t>方案，覆盖多源异构数据接入、清洗、去重、增强及标准化全流程。</w:t>
        </w:r>
      </w:ins>
    </w:p>
    <w:p w14:paraId="3D447BA6">
      <w:pPr>
        <w:pStyle w:val="2"/>
        <w:ind w:leftChars="200" w:firstLine="420"/>
        <w:rPr>
          <w:ins w:id="2330" w:author="心痕" w:date="2025-05-09T17:49:23Z"/>
          <w:rFonts w:hint="eastAsia" w:ascii="宋体" w:hAnsi="宋体" w:eastAsia="宋体" w:cs="宋体"/>
          <w:bCs/>
          <w:sz w:val="21"/>
          <w:szCs w:val="21"/>
          <w:lang w:val="en-US" w:eastAsia="zh-CN"/>
          <w:rPrChange w:id="2331" w:author="user" w:date="2025-05-13T14:42:35Z">
            <w:rPr>
              <w:ins w:id="2332" w:author="心痕" w:date="2025-05-09T17:49:23Z"/>
              <w:rFonts w:hint="eastAsia" w:ascii="仿宋" w:hAnsi="仿宋" w:eastAsia="仿宋" w:cs="仿宋"/>
              <w:bCs/>
              <w:sz w:val="24"/>
              <w:szCs w:val="24"/>
              <w:lang w:val="en-US" w:eastAsia="zh-CN"/>
            </w:rPr>
          </w:rPrChange>
        </w:rPr>
      </w:pPr>
      <w:ins w:id="2333" w:author="心痕" w:date="2025-05-09T17:48:38Z">
        <w:r>
          <w:rPr>
            <w:rFonts w:hint="eastAsia" w:ascii="宋体" w:hAnsi="宋体" w:eastAsia="宋体" w:cs="宋体"/>
            <w:bCs/>
            <w:sz w:val="21"/>
            <w:szCs w:val="21"/>
            <w:lang w:val="en-US" w:eastAsia="zh-CN"/>
            <w:rPrChange w:id="2334" w:author="user" w:date="2025-05-13T14:42:35Z">
              <w:rPr>
                <w:rFonts w:hint="eastAsia" w:ascii="仿宋" w:hAnsi="仿宋" w:eastAsia="仿宋" w:cs="仿宋"/>
                <w:bCs/>
                <w:sz w:val="24"/>
                <w:szCs w:val="24"/>
                <w:lang w:val="en-US" w:eastAsia="zh-CN"/>
              </w:rPr>
            </w:rPrChange>
          </w:rPr>
          <w:t>支持电信业务场景下跨系统数据融合与质量管控。</w:t>
        </w:r>
      </w:ins>
    </w:p>
    <w:p w14:paraId="1FC77760">
      <w:pPr>
        <w:pStyle w:val="2"/>
        <w:ind w:leftChars="200" w:firstLine="420"/>
        <w:rPr>
          <w:ins w:id="2335" w:author="心痕" w:date="2025-05-09T17:48:38Z"/>
          <w:rFonts w:hint="eastAsia" w:ascii="宋体" w:hAnsi="宋体" w:eastAsia="宋体" w:cs="宋体"/>
          <w:bCs/>
          <w:sz w:val="21"/>
          <w:szCs w:val="21"/>
          <w:lang w:val="en-US" w:eastAsia="zh-CN"/>
          <w:rPrChange w:id="2336" w:author="user" w:date="2025-05-13T14:42:35Z">
            <w:rPr>
              <w:ins w:id="2337" w:author="心痕" w:date="2025-05-09T17:48:38Z"/>
              <w:rFonts w:hint="eastAsia" w:ascii="仿宋" w:hAnsi="仿宋" w:eastAsia="仿宋" w:cs="仿宋"/>
              <w:bCs/>
              <w:sz w:val="24"/>
              <w:szCs w:val="24"/>
              <w:lang w:val="en-US" w:eastAsia="zh-CN"/>
            </w:rPr>
          </w:rPrChange>
        </w:rPr>
      </w:pPr>
      <w:ins w:id="2338" w:author="心痕" w:date="2025-05-09T17:48:38Z">
        <w:r>
          <w:rPr>
            <w:rFonts w:hint="eastAsia" w:ascii="宋体" w:hAnsi="宋体" w:eastAsia="宋体" w:cs="宋体"/>
            <w:bCs/>
            <w:sz w:val="21"/>
            <w:szCs w:val="21"/>
            <w:lang w:val="en-US" w:eastAsia="zh-CN"/>
            <w:rPrChange w:id="2339" w:author="user" w:date="2025-05-13T14:42:35Z">
              <w:rPr>
                <w:rFonts w:hint="eastAsia" w:ascii="仿宋" w:hAnsi="仿宋" w:eastAsia="仿宋" w:cs="仿宋"/>
                <w:bCs/>
                <w:sz w:val="24"/>
                <w:szCs w:val="24"/>
                <w:lang w:val="en-US" w:eastAsia="zh-CN"/>
              </w:rPr>
            </w:rPrChange>
          </w:rPr>
          <w:t>支撑数据可信流通与合规应用能力。</w:t>
        </w:r>
      </w:ins>
    </w:p>
    <w:p w14:paraId="652B7C94">
      <w:pPr>
        <w:pStyle w:val="2"/>
        <w:ind w:left="420" w:leftChars="200" w:firstLine="420"/>
        <w:rPr>
          <w:ins w:id="2340" w:author="心痕" w:date="2025-04-30T16:19:30Z"/>
          <w:rFonts w:hint="eastAsia" w:ascii="宋体" w:hAnsi="宋体" w:eastAsia="宋体" w:cs="宋体"/>
          <w:bCs/>
          <w:sz w:val="21"/>
          <w:szCs w:val="21"/>
          <w:lang w:val="en-US" w:eastAsia="zh-CN"/>
          <w:rPrChange w:id="2341" w:author="user" w:date="2025-05-13T14:42:35Z">
            <w:rPr>
              <w:ins w:id="2342" w:author="心痕" w:date="2025-04-30T16:19:30Z"/>
              <w:rFonts w:hint="eastAsia" w:ascii="仿宋" w:hAnsi="仿宋" w:eastAsia="仿宋" w:cs="仿宋"/>
              <w:bCs/>
              <w:sz w:val="24"/>
              <w:szCs w:val="24"/>
              <w:lang w:val="en-US" w:eastAsia="zh-CN"/>
            </w:rPr>
          </w:rPrChange>
        </w:rPr>
      </w:pPr>
    </w:p>
    <w:p w14:paraId="7A9A2917">
      <w:pPr>
        <w:pStyle w:val="5"/>
        <w:ind w:firstLine="482"/>
        <w:rPr>
          <w:ins w:id="2343" w:author="心痕" w:date="2025-04-30T16:19:30Z"/>
          <w:rFonts w:hint="eastAsia" w:ascii="宋体" w:hAnsi="宋体" w:eastAsia="宋体" w:cs="宋体"/>
          <w:sz w:val="21"/>
          <w:szCs w:val="21"/>
          <w:rPrChange w:id="2344" w:author="user" w:date="2025-05-13T14:42:35Z">
            <w:rPr>
              <w:ins w:id="2345" w:author="心痕" w:date="2025-04-30T16:19:30Z"/>
            </w:rPr>
          </w:rPrChange>
        </w:rPr>
      </w:pPr>
      <w:ins w:id="2346" w:author="心痕" w:date="2025-04-30T16:19:30Z">
        <w:r>
          <w:rPr>
            <w:rFonts w:hint="eastAsia" w:ascii="宋体" w:hAnsi="宋体" w:eastAsia="宋体" w:cs="宋体"/>
            <w:sz w:val="21"/>
            <w:szCs w:val="21"/>
            <w:rPrChange w:id="2347" w:author="user" w:date="2025-05-13T14:42:35Z">
              <w:rPr>
                <w:rFonts w:hint="eastAsia"/>
              </w:rPr>
            </w:rPrChange>
          </w:rPr>
          <w:t>4.9 模型开发与调优</w:t>
        </w:r>
      </w:ins>
    </w:p>
    <w:p w14:paraId="07275BE8">
      <w:pPr>
        <w:pStyle w:val="6"/>
        <w:ind w:firstLine="0"/>
        <w:rPr>
          <w:ins w:id="2348" w:author="心痕" w:date="2025-04-30T16:19:30Z"/>
          <w:rFonts w:hint="eastAsia" w:ascii="宋体" w:hAnsi="宋体" w:eastAsia="宋体" w:cs="宋体"/>
          <w:sz w:val="21"/>
          <w:szCs w:val="21"/>
          <w:rPrChange w:id="2349" w:author="user" w:date="2025-05-13T14:42:35Z">
            <w:rPr>
              <w:ins w:id="2350" w:author="心痕" w:date="2025-04-30T16:19:30Z"/>
            </w:rPr>
          </w:rPrChange>
        </w:rPr>
      </w:pPr>
      <w:ins w:id="2351" w:author="心痕" w:date="2025-04-30T16:19:30Z">
        <w:r>
          <w:rPr>
            <w:rFonts w:hint="eastAsia" w:ascii="宋体" w:hAnsi="宋体" w:eastAsia="宋体" w:cs="宋体"/>
            <w:sz w:val="21"/>
            <w:szCs w:val="21"/>
            <w:rPrChange w:id="2352" w:author="user" w:date="2025-05-13T14:42:35Z">
              <w:rPr>
                <w:rFonts w:hint="eastAsia"/>
              </w:rPr>
            </w:rPrChange>
          </w:rPr>
          <w:t>4.9.1 模型选型与实验</w:t>
        </w:r>
      </w:ins>
    </w:p>
    <w:p w14:paraId="0BFD9333">
      <w:pPr>
        <w:pStyle w:val="2"/>
        <w:ind w:left="420" w:leftChars="200" w:firstLine="420"/>
        <w:rPr>
          <w:ins w:id="2353" w:author="心痕" w:date="2025-04-30T16:19:30Z"/>
          <w:rFonts w:hint="eastAsia" w:ascii="宋体" w:hAnsi="宋体" w:eastAsia="宋体" w:cs="宋体"/>
          <w:bCs/>
          <w:sz w:val="21"/>
          <w:szCs w:val="21"/>
          <w:rPrChange w:id="2354" w:author="user" w:date="2025-05-13T14:42:35Z">
            <w:rPr>
              <w:ins w:id="2355" w:author="心痕" w:date="2025-04-30T16:19:30Z"/>
              <w:rFonts w:ascii="仿宋" w:hAnsi="仿宋" w:eastAsia="仿宋" w:cs="仿宋"/>
              <w:bCs/>
              <w:sz w:val="24"/>
              <w:szCs w:val="24"/>
            </w:rPr>
          </w:rPrChange>
        </w:rPr>
      </w:pPr>
      <w:ins w:id="2356" w:author="心痕" w:date="2025-04-30T16:19:30Z">
        <w:r>
          <w:rPr>
            <w:rFonts w:hint="eastAsia" w:ascii="宋体" w:hAnsi="宋体" w:eastAsia="宋体" w:cs="宋体"/>
            <w:bCs/>
            <w:sz w:val="21"/>
            <w:szCs w:val="21"/>
            <w:rPrChange w:id="2357" w:author="user" w:date="2025-05-13T14:42:35Z">
              <w:rPr>
                <w:rFonts w:hint="eastAsia" w:ascii="仿宋" w:hAnsi="仿宋" w:eastAsia="仿宋" w:cs="仿宋"/>
                <w:bCs/>
                <w:sz w:val="24"/>
                <w:szCs w:val="24"/>
              </w:rPr>
            </w:rPrChange>
          </w:rPr>
          <w:t>对比预训练模型（如BERT、GPT-3.5-turbo）与轻量化模型（如TinyBERT）的效果/时延。</w:t>
        </w:r>
      </w:ins>
    </w:p>
    <w:p w14:paraId="5B926009">
      <w:pPr>
        <w:spacing w:line="360" w:lineRule="auto"/>
        <w:ind w:left="420" w:firstLine="371" w:firstLineChars="177"/>
        <w:rPr>
          <w:ins w:id="2358" w:author="心痕" w:date="2025-04-30T16:23:12Z"/>
          <w:rFonts w:hint="eastAsia" w:ascii="宋体" w:hAnsi="宋体" w:eastAsia="宋体" w:cs="宋体"/>
          <w:bCs/>
          <w:sz w:val="21"/>
          <w:szCs w:val="21"/>
          <w:rPrChange w:id="2359" w:author="user" w:date="2025-05-13T14:42:35Z">
            <w:rPr>
              <w:ins w:id="2360" w:author="心痕" w:date="2025-04-30T16:23:12Z"/>
              <w:rFonts w:hint="eastAsia" w:ascii="仿宋" w:hAnsi="仿宋" w:eastAsia="仿宋" w:cs="仿宋"/>
              <w:bCs/>
              <w:sz w:val="24"/>
              <w:szCs w:val="24"/>
            </w:rPr>
          </w:rPrChange>
        </w:rPr>
      </w:pPr>
      <w:ins w:id="2361" w:author="心痕" w:date="2025-04-30T16:19:30Z">
        <w:r>
          <w:rPr>
            <w:rFonts w:hint="eastAsia" w:ascii="宋体" w:hAnsi="宋体" w:eastAsia="宋体" w:cs="宋体"/>
            <w:bCs/>
            <w:sz w:val="21"/>
            <w:szCs w:val="21"/>
            <w:rPrChange w:id="2362" w:author="user" w:date="2025-05-13T14:42:35Z">
              <w:rPr>
                <w:rFonts w:hint="eastAsia" w:ascii="仿宋" w:hAnsi="仿宋" w:eastAsia="仿宋" w:cs="仿宋"/>
                <w:bCs/>
                <w:sz w:val="24"/>
                <w:szCs w:val="24"/>
              </w:rPr>
            </w:rPrChange>
          </w:rPr>
          <w:t>支持小样本学习（Few-shot Learning）解决冷启动问题。</w:t>
        </w:r>
      </w:ins>
    </w:p>
    <w:p w14:paraId="0C2E25FF">
      <w:pPr>
        <w:pStyle w:val="2"/>
        <w:ind w:left="420" w:leftChars="200" w:firstLine="420"/>
        <w:rPr>
          <w:ins w:id="2363" w:author="心痕" w:date="2025-04-30T16:19:30Z"/>
          <w:rFonts w:hint="eastAsia" w:ascii="宋体" w:hAnsi="宋体" w:eastAsia="宋体" w:cs="宋体"/>
          <w:bCs/>
          <w:sz w:val="21"/>
          <w:szCs w:val="21"/>
          <w:rPrChange w:id="2364" w:author="user" w:date="2025-05-13T14:42:35Z">
            <w:rPr>
              <w:ins w:id="2365" w:author="心痕" w:date="2025-04-30T16:19:30Z"/>
              <w:rFonts w:ascii="仿宋" w:hAnsi="仿宋" w:eastAsia="仿宋" w:cs="仿宋"/>
              <w:bCs/>
              <w:sz w:val="24"/>
              <w:szCs w:val="24"/>
            </w:rPr>
          </w:rPrChange>
        </w:rPr>
      </w:pPr>
      <w:ins w:id="2366" w:author="心痕" w:date="2025-04-30T16:23:12Z">
        <w:r>
          <w:rPr>
            <w:rFonts w:hint="eastAsia" w:ascii="宋体" w:hAnsi="宋体" w:eastAsia="宋体" w:cs="宋体"/>
            <w:bCs/>
            <w:sz w:val="21"/>
            <w:szCs w:val="21"/>
            <w:lang w:val="en-US" w:eastAsia="zh-CN"/>
            <w:rPrChange w:id="2367" w:author="user" w:date="2025-05-13T14:42:35Z">
              <w:rPr>
                <w:rFonts w:hint="eastAsia" w:ascii="仿宋" w:hAnsi="仿宋" w:eastAsia="仿宋" w:cs="仿宋"/>
                <w:bCs/>
                <w:sz w:val="24"/>
                <w:szCs w:val="24"/>
                <w:lang w:val="en-US" w:eastAsia="zh-CN"/>
              </w:rPr>
            </w:rPrChange>
          </w:rPr>
          <w:t>应答：</w:t>
        </w:r>
      </w:ins>
    </w:p>
    <w:bookmarkEnd w:id="75"/>
    <w:bookmarkEnd w:id="76"/>
    <w:p w14:paraId="42C73F0B">
      <w:pPr>
        <w:pStyle w:val="6"/>
        <w:ind w:firstLine="0"/>
        <w:rPr>
          <w:ins w:id="2368" w:author="心痕" w:date="2025-04-30T16:19:30Z"/>
          <w:rFonts w:hint="eastAsia" w:ascii="宋体" w:hAnsi="宋体" w:eastAsia="宋体" w:cs="宋体"/>
          <w:sz w:val="21"/>
          <w:szCs w:val="21"/>
          <w:rPrChange w:id="2369" w:author="user" w:date="2025-05-13T14:42:35Z">
            <w:rPr>
              <w:ins w:id="2370" w:author="心痕" w:date="2025-04-30T16:19:30Z"/>
            </w:rPr>
          </w:rPrChange>
        </w:rPr>
      </w:pPr>
      <w:ins w:id="2371" w:author="心痕" w:date="2025-04-30T16:19:30Z">
        <w:r>
          <w:rPr>
            <w:rFonts w:hint="eastAsia" w:ascii="宋体" w:hAnsi="宋体" w:eastAsia="宋体" w:cs="宋体"/>
            <w:sz w:val="21"/>
            <w:szCs w:val="21"/>
            <w:rPrChange w:id="2372" w:author="user" w:date="2025-05-13T14:42:35Z">
              <w:rPr>
                <w:rFonts w:hint="eastAsia"/>
              </w:rPr>
            </w:rPrChange>
          </w:rPr>
          <w:t>4.9.2 多任务训练</w:t>
        </w:r>
      </w:ins>
    </w:p>
    <w:p w14:paraId="7283D158">
      <w:pPr>
        <w:spacing w:line="360" w:lineRule="auto"/>
        <w:ind w:left="420" w:firstLine="371" w:firstLineChars="177"/>
        <w:rPr>
          <w:ins w:id="2373" w:author="心痕" w:date="2025-04-30T16:23:16Z"/>
          <w:rFonts w:hint="eastAsia" w:ascii="宋体" w:hAnsi="宋体" w:eastAsia="宋体" w:cs="宋体"/>
          <w:bCs/>
          <w:sz w:val="21"/>
          <w:szCs w:val="21"/>
          <w:rPrChange w:id="2374" w:author="user" w:date="2025-05-13T14:42:35Z">
            <w:rPr>
              <w:ins w:id="2375" w:author="心痕" w:date="2025-04-30T16:23:16Z"/>
              <w:rFonts w:hint="eastAsia" w:ascii="仿宋" w:hAnsi="仿宋" w:eastAsia="仿宋" w:cs="仿宋"/>
              <w:bCs/>
              <w:sz w:val="24"/>
              <w:szCs w:val="24"/>
            </w:rPr>
          </w:rPrChange>
        </w:rPr>
      </w:pPr>
      <w:ins w:id="2376" w:author="心痕" w:date="2025-04-30T16:19:30Z">
        <w:r>
          <w:rPr>
            <w:rFonts w:hint="eastAsia" w:ascii="宋体" w:hAnsi="宋体" w:eastAsia="宋体" w:cs="宋体"/>
            <w:bCs/>
            <w:sz w:val="21"/>
            <w:szCs w:val="21"/>
            <w:rPrChange w:id="2377" w:author="user" w:date="2025-05-13T14:42:35Z">
              <w:rPr>
                <w:rFonts w:hint="eastAsia" w:ascii="仿宋" w:hAnsi="仿宋" w:eastAsia="仿宋" w:cs="仿宋"/>
                <w:bCs/>
                <w:sz w:val="24"/>
                <w:szCs w:val="24"/>
              </w:rPr>
            </w:rPrChange>
          </w:rPr>
          <w:t>联合训练意图识别、槽位填充、对话生成等任务，提升端到端效果。</w:t>
        </w:r>
      </w:ins>
    </w:p>
    <w:p w14:paraId="57925241">
      <w:pPr>
        <w:pStyle w:val="2"/>
        <w:ind w:left="420" w:leftChars="200" w:firstLine="420"/>
        <w:rPr>
          <w:ins w:id="2378" w:author="心痕" w:date="2025-04-30T16:19:30Z"/>
          <w:rFonts w:hint="eastAsia" w:ascii="宋体" w:hAnsi="宋体" w:eastAsia="宋体" w:cs="宋体"/>
          <w:bCs/>
          <w:sz w:val="21"/>
          <w:szCs w:val="21"/>
          <w:rPrChange w:id="2379" w:author="user" w:date="2025-05-13T14:42:35Z">
            <w:rPr>
              <w:ins w:id="2380" w:author="心痕" w:date="2025-04-30T16:19:30Z"/>
              <w:rFonts w:ascii="仿宋" w:hAnsi="仿宋" w:eastAsia="仿宋" w:cs="仿宋"/>
              <w:bCs/>
              <w:sz w:val="24"/>
              <w:szCs w:val="24"/>
            </w:rPr>
          </w:rPrChange>
        </w:rPr>
      </w:pPr>
      <w:ins w:id="2381" w:author="心痕" w:date="2025-04-30T16:23:16Z">
        <w:r>
          <w:rPr>
            <w:rFonts w:hint="eastAsia" w:ascii="宋体" w:hAnsi="宋体" w:eastAsia="宋体" w:cs="宋体"/>
            <w:bCs/>
            <w:sz w:val="21"/>
            <w:szCs w:val="21"/>
            <w:lang w:val="en-US" w:eastAsia="zh-CN"/>
            <w:rPrChange w:id="2382" w:author="user" w:date="2025-05-13T14:42:35Z">
              <w:rPr>
                <w:rFonts w:hint="eastAsia" w:ascii="仿宋" w:hAnsi="仿宋" w:eastAsia="仿宋" w:cs="仿宋"/>
                <w:bCs/>
                <w:sz w:val="24"/>
                <w:szCs w:val="24"/>
                <w:lang w:val="en-US" w:eastAsia="zh-CN"/>
              </w:rPr>
            </w:rPrChange>
          </w:rPr>
          <w:t>应答：</w:t>
        </w:r>
      </w:ins>
    </w:p>
    <w:p w14:paraId="21130856">
      <w:pPr>
        <w:pStyle w:val="6"/>
        <w:ind w:firstLine="0"/>
        <w:rPr>
          <w:ins w:id="2383" w:author="心痕" w:date="2025-04-30T16:19:30Z"/>
          <w:rFonts w:hint="eastAsia" w:ascii="宋体" w:hAnsi="宋体" w:eastAsia="宋体" w:cs="宋体"/>
          <w:sz w:val="21"/>
          <w:szCs w:val="21"/>
          <w:rPrChange w:id="2384" w:author="user" w:date="2025-05-13T14:42:35Z">
            <w:rPr>
              <w:ins w:id="2385" w:author="心痕" w:date="2025-04-30T16:19:30Z"/>
            </w:rPr>
          </w:rPrChange>
        </w:rPr>
      </w:pPr>
      <w:ins w:id="2386" w:author="心痕" w:date="2025-04-30T16:19:30Z">
        <w:r>
          <w:rPr>
            <w:rFonts w:hint="eastAsia" w:ascii="宋体" w:hAnsi="宋体" w:eastAsia="宋体" w:cs="宋体"/>
            <w:sz w:val="21"/>
            <w:szCs w:val="21"/>
            <w:rPrChange w:id="2387" w:author="user" w:date="2025-05-13T14:42:35Z">
              <w:rPr>
                <w:rFonts w:hint="eastAsia"/>
              </w:rPr>
            </w:rPrChange>
          </w:rPr>
          <w:t>4.9.3 超参数优化</w:t>
        </w:r>
      </w:ins>
    </w:p>
    <w:p w14:paraId="498E3E7D">
      <w:pPr>
        <w:spacing w:line="360" w:lineRule="auto"/>
        <w:ind w:left="420" w:firstLine="371" w:firstLineChars="177"/>
        <w:rPr>
          <w:ins w:id="2388" w:author="心痕" w:date="2025-04-30T16:23:18Z"/>
          <w:rFonts w:hint="eastAsia" w:ascii="宋体" w:hAnsi="宋体" w:eastAsia="宋体" w:cs="宋体"/>
          <w:bCs/>
          <w:sz w:val="21"/>
          <w:szCs w:val="21"/>
          <w:rPrChange w:id="2389" w:author="user" w:date="2025-05-13T14:42:35Z">
            <w:rPr>
              <w:ins w:id="2390" w:author="心痕" w:date="2025-04-30T16:23:18Z"/>
              <w:rFonts w:hint="eastAsia" w:ascii="仿宋" w:hAnsi="仿宋" w:eastAsia="仿宋" w:cs="仿宋"/>
              <w:bCs/>
              <w:sz w:val="24"/>
              <w:szCs w:val="24"/>
            </w:rPr>
          </w:rPrChange>
        </w:rPr>
      </w:pPr>
      <w:ins w:id="2391" w:author="心痕" w:date="2025-04-30T16:19:30Z">
        <w:r>
          <w:rPr>
            <w:rFonts w:hint="eastAsia" w:ascii="宋体" w:hAnsi="宋体" w:eastAsia="宋体" w:cs="宋体"/>
            <w:bCs/>
            <w:sz w:val="21"/>
            <w:szCs w:val="21"/>
            <w:rPrChange w:id="2392" w:author="user" w:date="2025-05-13T14:42:35Z">
              <w:rPr>
                <w:rFonts w:hint="eastAsia" w:ascii="仿宋" w:hAnsi="仿宋" w:eastAsia="仿宋" w:cs="仿宋"/>
                <w:bCs/>
                <w:sz w:val="24"/>
                <w:szCs w:val="24"/>
              </w:rPr>
            </w:rPrChange>
          </w:rPr>
          <w:t>自动化调参（如网格搜索、贝叶斯优化）及模型压缩（量化、剪枝）。</w:t>
        </w:r>
      </w:ins>
    </w:p>
    <w:p w14:paraId="1D9CFF96">
      <w:pPr>
        <w:pStyle w:val="2"/>
        <w:ind w:left="420" w:leftChars="200" w:firstLine="420"/>
        <w:rPr>
          <w:ins w:id="2393" w:author="心痕" w:date="2025-04-30T16:19:30Z"/>
          <w:rFonts w:hint="eastAsia" w:ascii="宋体" w:hAnsi="宋体" w:eastAsia="宋体" w:cs="宋体"/>
          <w:bCs/>
          <w:sz w:val="21"/>
          <w:szCs w:val="21"/>
          <w:rPrChange w:id="2394" w:author="user" w:date="2025-05-13T14:42:35Z">
            <w:rPr>
              <w:ins w:id="2395" w:author="心痕" w:date="2025-04-30T16:19:30Z"/>
              <w:rFonts w:ascii="仿宋" w:hAnsi="仿宋" w:eastAsia="仿宋" w:cs="仿宋"/>
              <w:bCs/>
              <w:sz w:val="24"/>
              <w:szCs w:val="24"/>
            </w:rPr>
          </w:rPrChange>
        </w:rPr>
      </w:pPr>
      <w:ins w:id="2396" w:author="心痕" w:date="2025-04-30T16:23:18Z">
        <w:r>
          <w:rPr>
            <w:rFonts w:hint="eastAsia" w:ascii="宋体" w:hAnsi="宋体" w:eastAsia="宋体" w:cs="宋体"/>
            <w:bCs/>
            <w:sz w:val="21"/>
            <w:szCs w:val="21"/>
            <w:lang w:val="en-US" w:eastAsia="zh-CN"/>
            <w:rPrChange w:id="2397" w:author="user" w:date="2025-05-13T14:42:35Z">
              <w:rPr>
                <w:rFonts w:hint="eastAsia" w:ascii="仿宋" w:hAnsi="仿宋" w:eastAsia="仿宋" w:cs="仿宋"/>
                <w:bCs/>
                <w:sz w:val="24"/>
                <w:szCs w:val="24"/>
                <w:lang w:val="en-US" w:eastAsia="zh-CN"/>
              </w:rPr>
            </w:rPrChange>
          </w:rPr>
          <w:t>应答：</w:t>
        </w:r>
      </w:ins>
    </w:p>
    <w:p w14:paraId="3F544AB4">
      <w:pPr>
        <w:pStyle w:val="6"/>
        <w:ind w:firstLine="0"/>
        <w:rPr>
          <w:ins w:id="2398" w:author="心痕" w:date="2025-04-30T16:19:30Z"/>
          <w:rFonts w:hint="eastAsia" w:ascii="宋体" w:hAnsi="宋体" w:eastAsia="宋体" w:cs="宋体"/>
          <w:sz w:val="21"/>
          <w:szCs w:val="21"/>
          <w:rPrChange w:id="2399" w:author="user" w:date="2025-05-13T14:42:35Z">
            <w:rPr>
              <w:ins w:id="2400" w:author="心痕" w:date="2025-04-30T16:19:30Z"/>
            </w:rPr>
          </w:rPrChange>
        </w:rPr>
      </w:pPr>
      <w:ins w:id="2401" w:author="心痕" w:date="2025-04-30T16:19:30Z">
        <w:r>
          <w:rPr>
            <w:rFonts w:hint="eastAsia" w:ascii="宋体" w:hAnsi="宋体" w:eastAsia="宋体" w:cs="宋体"/>
            <w:sz w:val="21"/>
            <w:szCs w:val="21"/>
            <w:rPrChange w:id="2402" w:author="user" w:date="2025-05-13T14:42:35Z">
              <w:rPr>
                <w:rFonts w:hint="eastAsia"/>
              </w:rPr>
            </w:rPrChange>
          </w:rPr>
          <w:t>4.9.4 对抗测试</w:t>
        </w:r>
      </w:ins>
    </w:p>
    <w:p w14:paraId="32E51A6A">
      <w:pPr>
        <w:spacing w:line="360" w:lineRule="auto"/>
        <w:ind w:left="420" w:firstLine="371" w:firstLineChars="177"/>
        <w:rPr>
          <w:ins w:id="2403" w:author="心痕" w:date="2025-04-30T16:23:20Z"/>
          <w:rFonts w:hint="eastAsia" w:ascii="宋体" w:hAnsi="宋体" w:eastAsia="宋体" w:cs="宋体"/>
          <w:bCs/>
          <w:sz w:val="21"/>
          <w:szCs w:val="21"/>
          <w:rPrChange w:id="2404" w:author="user" w:date="2025-05-13T14:42:35Z">
            <w:rPr>
              <w:ins w:id="2405" w:author="心痕" w:date="2025-04-30T16:23:20Z"/>
              <w:rFonts w:hint="eastAsia" w:ascii="仿宋" w:hAnsi="仿宋" w:eastAsia="仿宋" w:cs="仿宋"/>
              <w:bCs/>
              <w:sz w:val="24"/>
              <w:szCs w:val="24"/>
            </w:rPr>
          </w:rPrChange>
        </w:rPr>
      </w:pPr>
      <w:ins w:id="2406" w:author="心痕" w:date="2025-04-30T16:19:30Z">
        <w:r>
          <w:rPr>
            <w:rFonts w:hint="eastAsia" w:ascii="宋体" w:hAnsi="宋体" w:eastAsia="宋体" w:cs="宋体"/>
            <w:bCs/>
            <w:sz w:val="21"/>
            <w:szCs w:val="21"/>
            <w:rPrChange w:id="2407" w:author="user" w:date="2025-05-13T14:42:35Z">
              <w:rPr>
                <w:rFonts w:hint="eastAsia" w:ascii="仿宋" w:hAnsi="仿宋" w:eastAsia="仿宋" w:cs="仿宋"/>
                <w:bCs/>
                <w:sz w:val="24"/>
                <w:szCs w:val="24"/>
              </w:rPr>
            </w:rPrChange>
          </w:rPr>
          <w:t>通过对抗样本（如用户输入扰动）验证模型鲁棒性。</w:t>
        </w:r>
      </w:ins>
    </w:p>
    <w:p w14:paraId="01C20DFE">
      <w:pPr>
        <w:pStyle w:val="2"/>
        <w:ind w:left="420" w:leftChars="200" w:firstLine="420"/>
        <w:rPr>
          <w:ins w:id="2408" w:author="心痕" w:date="2025-05-09T17:49:52Z"/>
          <w:rFonts w:hint="eastAsia" w:ascii="宋体" w:hAnsi="宋体" w:eastAsia="宋体" w:cs="宋体"/>
          <w:bCs/>
          <w:sz w:val="21"/>
          <w:szCs w:val="21"/>
          <w:lang w:val="en-US" w:eastAsia="zh-CN"/>
          <w:rPrChange w:id="2409" w:author="user" w:date="2025-05-13T14:42:35Z">
            <w:rPr>
              <w:ins w:id="2410" w:author="心痕" w:date="2025-05-09T17:49:52Z"/>
              <w:rFonts w:hint="eastAsia" w:ascii="仿宋" w:hAnsi="仿宋" w:eastAsia="仿宋" w:cs="仿宋"/>
              <w:bCs/>
              <w:sz w:val="24"/>
              <w:szCs w:val="24"/>
              <w:lang w:val="en-US" w:eastAsia="zh-CN"/>
            </w:rPr>
          </w:rPrChange>
        </w:rPr>
      </w:pPr>
      <w:ins w:id="2411" w:author="心痕" w:date="2025-04-30T16:23:20Z">
        <w:r>
          <w:rPr>
            <w:rFonts w:hint="eastAsia" w:ascii="宋体" w:hAnsi="宋体" w:eastAsia="宋体" w:cs="宋体"/>
            <w:bCs/>
            <w:sz w:val="21"/>
            <w:szCs w:val="21"/>
            <w:lang w:val="en-US" w:eastAsia="zh-CN"/>
            <w:rPrChange w:id="2412" w:author="user" w:date="2025-05-13T14:42:35Z">
              <w:rPr>
                <w:rFonts w:hint="eastAsia" w:ascii="仿宋" w:hAnsi="仿宋" w:eastAsia="仿宋" w:cs="仿宋"/>
                <w:bCs/>
                <w:sz w:val="24"/>
                <w:szCs w:val="24"/>
                <w:lang w:val="en-US" w:eastAsia="zh-CN"/>
              </w:rPr>
            </w:rPrChange>
          </w:rPr>
          <w:t>应答：</w:t>
        </w:r>
      </w:ins>
    </w:p>
    <w:p w14:paraId="7AD00AD1">
      <w:pPr>
        <w:pStyle w:val="2"/>
        <w:ind w:left="420" w:leftChars="200" w:firstLine="420"/>
        <w:rPr>
          <w:ins w:id="2413" w:author="心痕" w:date="2025-05-09T17:49:53Z"/>
          <w:rFonts w:hint="eastAsia" w:ascii="宋体" w:hAnsi="宋体" w:eastAsia="宋体" w:cs="宋体"/>
          <w:bCs/>
          <w:sz w:val="21"/>
          <w:szCs w:val="21"/>
          <w:lang w:val="en-US" w:eastAsia="zh-CN"/>
          <w:rPrChange w:id="2414" w:author="user" w:date="2025-05-13T14:42:35Z">
            <w:rPr>
              <w:ins w:id="2415" w:author="心痕" w:date="2025-05-09T17:49:53Z"/>
              <w:rFonts w:hint="eastAsia" w:ascii="仿宋" w:hAnsi="仿宋" w:eastAsia="仿宋" w:cs="仿宋"/>
              <w:bCs/>
              <w:sz w:val="24"/>
              <w:szCs w:val="24"/>
              <w:lang w:val="en-US" w:eastAsia="zh-CN"/>
            </w:rPr>
          </w:rPrChange>
        </w:rPr>
      </w:pPr>
    </w:p>
    <w:p w14:paraId="3D5142C9">
      <w:pPr>
        <w:pStyle w:val="6"/>
        <w:ind w:firstLine="0"/>
        <w:rPr>
          <w:ins w:id="2416" w:author="心痕" w:date="2025-05-09T17:49:53Z"/>
          <w:rFonts w:hint="eastAsia" w:ascii="宋体" w:hAnsi="宋体" w:eastAsia="宋体" w:cs="宋体"/>
          <w:bCs/>
          <w:sz w:val="21"/>
          <w:szCs w:val="21"/>
          <w:lang w:val="en-US" w:eastAsia="zh-CN"/>
          <w:rPrChange w:id="2417" w:author="user" w:date="2025-05-13T14:42:35Z">
            <w:rPr>
              <w:ins w:id="2418" w:author="心痕" w:date="2025-05-09T17:49:53Z"/>
              <w:rFonts w:hint="eastAsia" w:ascii="Times New Roman" w:hAnsi="Times New Roman" w:eastAsia="仿宋" w:cs="Times New Roman"/>
              <w:bCs/>
              <w:sz w:val="24"/>
              <w:szCs w:val="32"/>
              <w:lang w:val="en-US" w:eastAsia="zh-CN"/>
            </w:rPr>
          </w:rPrChange>
        </w:rPr>
      </w:pPr>
      <w:ins w:id="2419" w:author="心痕" w:date="2025-05-09T17:50:41Z">
        <w:r>
          <w:rPr>
            <w:rFonts w:hint="eastAsia" w:ascii="宋体" w:hAnsi="宋体" w:eastAsia="宋体" w:cs="宋体"/>
            <w:sz w:val="21"/>
            <w:szCs w:val="21"/>
            <w:rPrChange w:id="2420" w:author="user" w:date="2025-05-13T14:42:35Z">
              <w:rPr>
                <w:rFonts w:hint="eastAsia" w:ascii="微软雅黑" w:hAnsi="微软雅黑" w:eastAsia="微软雅黑" w:cs="微软雅黑"/>
                <w:sz w:val="24"/>
                <w:szCs w:val="24"/>
              </w:rPr>
            </w:rPrChange>
          </w:rPr>
          <w:t>★</w:t>
        </w:r>
      </w:ins>
      <w:ins w:id="2421" w:author="心痕" w:date="2025-05-09T17:49:53Z">
        <w:r>
          <w:rPr>
            <w:rFonts w:hint="eastAsia" w:ascii="宋体" w:hAnsi="宋体" w:eastAsia="宋体" w:cs="宋体"/>
            <w:bCs/>
            <w:sz w:val="21"/>
            <w:szCs w:val="21"/>
            <w:lang w:val="en-US" w:eastAsia="zh-CN"/>
            <w:rPrChange w:id="2422" w:author="user" w:date="2025-05-13T14:42:35Z">
              <w:rPr>
                <w:rFonts w:hint="eastAsia" w:ascii="Times New Roman" w:hAnsi="Times New Roman" w:eastAsia="仿宋" w:cs="Times New Roman"/>
                <w:bCs/>
                <w:sz w:val="24"/>
                <w:szCs w:val="32"/>
                <w:lang w:val="en-US" w:eastAsia="zh-CN"/>
              </w:rPr>
            </w:rPrChange>
          </w:rPr>
          <w:t>4.9.5模型开发与调优能力</w:t>
        </w:r>
      </w:ins>
    </w:p>
    <w:p w14:paraId="389B0FFA">
      <w:pPr>
        <w:pStyle w:val="2"/>
        <w:ind w:left="420" w:leftChars="200" w:firstLine="420"/>
        <w:rPr>
          <w:ins w:id="2423" w:author="心痕" w:date="2025-05-09T17:49:53Z"/>
          <w:rFonts w:hint="eastAsia" w:ascii="宋体" w:hAnsi="宋体" w:eastAsia="宋体" w:cs="宋体"/>
          <w:bCs/>
          <w:sz w:val="21"/>
          <w:szCs w:val="21"/>
          <w:lang w:val="en-US" w:eastAsia="zh-CN"/>
          <w:rPrChange w:id="2424" w:author="user" w:date="2025-05-13T14:42:35Z">
            <w:rPr>
              <w:ins w:id="2425" w:author="心痕" w:date="2025-05-09T17:49:53Z"/>
              <w:rFonts w:hint="eastAsia" w:ascii="仿宋" w:hAnsi="仿宋" w:eastAsia="仿宋" w:cs="仿宋"/>
              <w:bCs/>
              <w:sz w:val="24"/>
              <w:szCs w:val="24"/>
              <w:lang w:val="en-US" w:eastAsia="zh-CN"/>
            </w:rPr>
          </w:rPrChange>
        </w:rPr>
      </w:pPr>
      <w:ins w:id="2426" w:author="心痕" w:date="2025-05-09T17:49:53Z">
        <w:r>
          <w:rPr>
            <w:rFonts w:hint="eastAsia" w:ascii="宋体" w:hAnsi="宋体" w:eastAsia="宋体" w:cs="宋体"/>
            <w:bCs/>
            <w:sz w:val="21"/>
            <w:szCs w:val="21"/>
            <w:lang w:val="en-US" w:eastAsia="zh-CN"/>
            <w:rPrChange w:id="2427" w:author="user" w:date="2025-05-13T14:42:35Z">
              <w:rPr>
                <w:rFonts w:hint="eastAsia" w:ascii="仿宋" w:hAnsi="仿宋" w:eastAsia="仿宋" w:cs="仿宋"/>
                <w:bCs/>
                <w:sz w:val="24"/>
                <w:szCs w:val="24"/>
                <w:lang w:val="en-US" w:eastAsia="zh-CN"/>
              </w:rPr>
            </w:rPrChange>
          </w:rPr>
          <w:t>覆盖从模型选型、参数调优、性能评估到持续迭代的全生命周期管理。</w:t>
        </w:r>
      </w:ins>
    </w:p>
    <w:p w14:paraId="2589E152">
      <w:pPr>
        <w:pStyle w:val="2"/>
        <w:ind w:left="420" w:leftChars="200" w:firstLine="420"/>
        <w:rPr>
          <w:ins w:id="2428" w:author="心痕" w:date="2025-05-09T17:49:53Z"/>
          <w:rFonts w:hint="eastAsia" w:ascii="宋体" w:hAnsi="宋体" w:eastAsia="宋体" w:cs="宋体"/>
          <w:bCs/>
          <w:sz w:val="21"/>
          <w:szCs w:val="21"/>
          <w:lang w:val="en-US" w:eastAsia="zh-CN"/>
          <w:rPrChange w:id="2429" w:author="user" w:date="2025-05-13T14:42:35Z">
            <w:rPr>
              <w:ins w:id="2430" w:author="心痕" w:date="2025-05-09T17:49:53Z"/>
              <w:rFonts w:hint="eastAsia" w:ascii="仿宋" w:hAnsi="仿宋" w:eastAsia="仿宋" w:cs="仿宋"/>
              <w:bCs/>
              <w:sz w:val="24"/>
              <w:szCs w:val="24"/>
              <w:lang w:val="en-US" w:eastAsia="zh-CN"/>
            </w:rPr>
          </w:rPrChange>
        </w:rPr>
      </w:pPr>
      <w:ins w:id="2431" w:author="心痕" w:date="2025-05-09T17:49:53Z">
        <w:r>
          <w:rPr>
            <w:rFonts w:hint="eastAsia" w:ascii="宋体" w:hAnsi="宋体" w:eastAsia="宋体" w:cs="宋体"/>
            <w:bCs/>
            <w:sz w:val="21"/>
            <w:szCs w:val="21"/>
            <w:lang w:val="en-US" w:eastAsia="zh-CN"/>
            <w:rPrChange w:id="2432" w:author="user" w:date="2025-05-13T14:42:35Z">
              <w:rPr>
                <w:rFonts w:hint="eastAsia" w:ascii="仿宋" w:hAnsi="仿宋" w:eastAsia="仿宋" w:cs="仿宋"/>
                <w:bCs/>
                <w:sz w:val="24"/>
                <w:szCs w:val="24"/>
                <w:lang w:val="en-US" w:eastAsia="zh-CN"/>
              </w:rPr>
            </w:rPrChange>
          </w:rPr>
          <w:t>支持电信业务场景下的多任务（如意图识别、工单摘要、营销话术生成）模型优化需求。</w:t>
        </w:r>
      </w:ins>
    </w:p>
    <w:p w14:paraId="2DE02260">
      <w:pPr>
        <w:pStyle w:val="2"/>
        <w:ind w:left="420" w:leftChars="200" w:firstLine="420"/>
        <w:rPr>
          <w:ins w:id="2433" w:author="心痕" w:date="2025-04-30T16:19:30Z"/>
          <w:rFonts w:hint="eastAsia" w:ascii="宋体" w:hAnsi="宋体" w:eastAsia="宋体" w:cs="宋体"/>
          <w:bCs/>
          <w:sz w:val="21"/>
          <w:szCs w:val="21"/>
          <w:lang w:val="en-US" w:eastAsia="zh-CN"/>
          <w:rPrChange w:id="2434" w:author="user" w:date="2025-05-13T14:42:35Z">
            <w:rPr>
              <w:ins w:id="2435" w:author="心痕" w:date="2025-04-30T16:19:30Z"/>
              <w:rFonts w:hint="eastAsia" w:ascii="仿宋" w:hAnsi="仿宋" w:eastAsia="仿宋" w:cs="仿宋"/>
              <w:bCs/>
              <w:sz w:val="24"/>
              <w:szCs w:val="24"/>
              <w:lang w:val="en-US" w:eastAsia="zh-CN"/>
            </w:rPr>
          </w:rPrChange>
        </w:rPr>
      </w:pPr>
      <w:ins w:id="2436" w:author="心痕" w:date="2025-05-09T17:49:53Z">
        <w:r>
          <w:rPr>
            <w:rFonts w:hint="eastAsia" w:ascii="宋体" w:hAnsi="宋体" w:eastAsia="宋体" w:cs="宋体"/>
            <w:bCs/>
            <w:sz w:val="21"/>
            <w:szCs w:val="21"/>
            <w:lang w:val="en-US" w:eastAsia="zh-CN"/>
            <w:rPrChange w:id="2437" w:author="user" w:date="2025-05-13T14:42:35Z">
              <w:rPr>
                <w:rFonts w:hint="eastAsia" w:ascii="仿宋" w:hAnsi="仿宋" w:eastAsia="仿宋" w:cs="仿宋"/>
                <w:bCs/>
                <w:sz w:val="24"/>
                <w:szCs w:val="24"/>
                <w:lang w:val="en-US" w:eastAsia="zh-CN"/>
              </w:rPr>
            </w:rPrChange>
          </w:rPr>
          <w:t>支持模型调用电信业务系统API（如套餐查询、资费计算），实现动态数据增强与实时决策闭环。</w:t>
        </w:r>
      </w:ins>
    </w:p>
    <w:p w14:paraId="092B8714">
      <w:pPr>
        <w:pStyle w:val="5"/>
        <w:ind w:firstLine="482"/>
        <w:rPr>
          <w:ins w:id="2438" w:author="心痕" w:date="2025-04-30T16:19:30Z"/>
          <w:rFonts w:hint="eastAsia" w:ascii="宋体" w:hAnsi="宋体" w:eastAsia="宋体" w:cs="宋体"/>
          <w:sz w:val="21"/>
          <w:szCs w:val="21"/>
          <w:rPrChange w:id="2439" w:author="user" w:date="2025-05-13T14:42:35Z">
            <w:rPr>
              <w:ins w:id="2440" w:author="心痕" w:date="2025-04-30T16:19:30Z"/>
            </w:rPr>
          </w:rPrChange>
        </w:rPr>
      </w:pPr>
      <w:ins w:id="2441" w:author="心痕" w:date="2025-04-30T16:19:30Z">
        <w:r>
          <w:rPr>
            <w:rFonts w:hint="eastAsia" w:ascii="宋体" w:hAnsi="宋体" w:eastAsia="宋体" w:cs="宋体"/>
            <w:sz w:val="21"/>
            <w:szCs w:val="21"/>
            <w:rPrChange w:id="2442" w:author="user" w:date="2025-05-13T14:42:35Z">
              <w:rPr>
                <w:rFonts w:hint="eastAsia"/>
              </w:rPr>
            </w:rPrChange>
          </w:rPr>
          <w:t>4.10 服务部署与监控</w:t>
        </w:r>
      </w:ins>
    </w:p>
    <w:p w14:paraId="65E9BFB0">
      <w:pPr>
        <w:pStyle w:val="6"/>
        <w:ind w:firstLine="0"/>
        <w:rPr>
          <w:ins w:id="2443" w:author="心痕" w:date="2025-04-30T16:19:30Z"/>
          <w:rFonts w:hint="eastAsia" w:ascii="宋体" w:hAnsi="宋体" w:eastAsia="宋体" w:cs="宋体"/>
          <w:sz w:val="21"/>
          <w:szCs w:val="21"/>
          <w:rPrChange w:id="2444" w:author="user" w:date="2025-05-13T14:42:35Z">
            <w:rPr>
              <w:ins w:id="2445" w:author="心痕" w:date="2025-04-30T16:19:30Z"/>
            </w:rPr>
          </w:rPrChange>
        </w:rPr>
      </w:pPr>
      <w:ins w:id="2446" w:author="心痕" w:date="2025-04-30T16:19:30Z">
        <w:r>
          <w:rPr>
            <w:rFonts w:hint="eastAsia" w:ascii="宋体" w:hAnsi="宋体" w:eastAsia="宋体" w:cs="宋体"/>
            <w:sz w:val="21"/>
            <w:szCs w:val="21"/>
            <w:rPrChange w:id="2447" w:author="user" w:date="2025-05-13T14:42:35Z">
              <w:rPr>
                <w:rFonts w:hint="eastAsia"/>
              </w:rPr>
            </w:rPrChange>
          </w:rPr>
          <w:t>4.10.1 API服务化</w:t>
        </w:r>
      </w:ins>
    </w:p>
    <w:p w14:paraId="536BB055">
      <w:pPr>
        <w:pStyle w:val="2"/>
        <w:ind w:left="420" w:leftChars="200" w:firstLine="420"/>
        <w:rPr>
          <w:ins w:id="2448" w:author="心痕" w:date="2025-04-30T16:19:30Z"/>
          <w:rFonts w:hint="eastAsia" w:ascii="宋体" w:hAnsi="宋体" w:eastAsia="宋体" w:cs="宋体"/>
          <w:bCs/>
          <w:sz w:val="21"/>
          <w:szCs w:val="21"/>
          <w:rPrChange w:id="2449" w:author="user" w:date="2025-05-13T14:42:35Z">
            <w:rPr>
              <w:ins w:id="2450" w:author="心痕" w:date="2025-04-30T16:19:30Z"/>
              <w:rFonts w:ascii="仿宋" w:hAnsi="仿宋" w:eastAsia="仿宋" w:cs="仿宋"/>
              <w:bCs/>
              <w:sz w:val="24"/>
              <w:szCs w:val="24"/>
            </w:rPr>
          </w:rPrChange>
        </w:rPr>
      </w:pPr>
      <w:ins w:id="2451" w:author="心痕" w:date="2025-04-30T16:19:30Z">
        <w:r>
          <w:rPr>
            <w:rFonts w:hint="eastAsia" w:ascii="宋体" w:hAnsi="宋体" w:eastAsia="宋体" w:cs="宋体"/>
            <w:bCs/>
            <w:sz w:val="21"/>
            <w:szCs w:val="21"/>
            <w:rPrChange w:id="2452" w:author="user" w:date="2025-05-13T14:42:35Z">
              <w:rPr>
                <w:rFonts w:hint="eastAsia" w:ascii="仿宋" w:hAnsi="仿宋" w:eastAsia="仿宋" w:cs="仿宋"/>
                <w:bCs/>
                <w:sz w:val="24"/>
                <w:szCs w:val="24"/>
              </w:rPr>
            </w:rPrChange>
          </w:rPr>
          <w:t>封装模型为REST/gRPC接口，支持高并发（异步处理、负载均衡）。</w:t>
        </w:r>
      </w:ins>
    </w:p>
    <w:p w14:paraId="13BA0378">
      <w:pPr>
        <w:spacing w:line="360" w:lineRule="auto"/>
        <w:ind w:left="420" w:firstLine="371" w:firstLineChars="177"/>
        <w:rPr>
          <w:ins w:id="2453" w:author="心痕" w:date="2025-04-30T16:23:21Z"/>
          <w:rFonts w:hint="eastAsia" w:ascii="宋体" w:hAnsi="宋体" w:eastAsia="宋体" w:cs="宋体"/>
          <w:bCs/>
          <w:sz w:val="21"/>
          <w:szCs w:val="21"/>
          <w:rPrChange w:id="2454" w:author="user" w:date="2025-05-13T14:42:35Z">
            <w:rPr>
              <w:ins w:id="2455" w:author="心痕" w:date="2025-04-30T16:23:21Z"/>
              <w:rFonts w:hint="eastAsia" w:ascii="仿宋" w:hAnsi="仿宋" w:eastAsia="仿宋" w:cs="仿宋"/>
              <w:bCs/>
              <w:sz w:val="24"/>
              <w:szCs w:val="24"/>
            </w:rPr>
          </w:rPrChange>
        </w:rPr>
      </w:pPr>
      <w:ins w:id="2456" w:author="心痕" w:date="2025-04-30T16:19:30Z">
        <w:r>
          <w:rPr>
            <w:rFonts w:hint="eastAsia" w:ascii="宋体" w:hAnsi="宋体" w:eastAsia="宋体" w:cs="宋体"/>
            <w:bCs/>
            <w:sz w:val="21"/>
            <w:szCs w:val="21"/>
            <w:rPrChange w:id="2457" w:author="user" w:date="2025-05-13T14:42:35Z">
              <w:rPr>
                <w:rFonts w:hint="eastAsia" w:ascii="仿宋" w:hAnsi="仿宋" w:eastAsia="仿宋" w:cs="仿宋"/>
                <w:bCs/>
                <w:sz w:val="24"/>
                <w:szCs w:val="24"/>
              </w:rPr>
            </w:rPrChange>
          </w:rPr>
          <w:t>提供鉴权、限流、熔断等安全机制。</w:t>
        </w:r>
      </w:ins>
    </w:p>
    <w:p w14:paraId="7940E537">
      <w:pPr>
        <w:pStyle w:val="2"/>
        <w:ind w:left="420" w:leftChars="200" w:firstLine="420"/>
        <w:rPr>
          <w:ins w:id="2458" w:author="心痕" w:date="2025-04-30T16:19:30Z"/>
          <w:rFonts w:hint="eastAsia" w:ascii="宋体" w:hAnsi="宋体" w:eastAsia="宋体" w:cs="宋体"/>
          <w:bCs/>
          <w:sz w:val="21"/>
          <w:szCs w:val="21"/>
          <w:rPrChange w:id="2459" w:author="user" w:date="2025-05-13T14:42:35Z">
            <w:rPr>
              <w:ins w:id="2460" w:author="心痕" w:date="2025-04-30T16:19:30Z"/>
              <w:rFonts w:ascii="仿宋" w:hAnsi="仿宋" w:eastAsia="仿宋" w:cs="仿宋"/>
              <w:bCs/>
              <w:sz w:val="24"/>
              <w:szCs w:val="24"/>
            </w:rPr>
          </w:rPrChange>
        </w:rPr>
      </w:pPr>
      <w:ins w:id="2461" w:author="心痕" w:date="2025-04-30T16:23:21Z">
        <w:r>
          <w:rPr>
            <w:rFonts w:hint="eastAsia" w:ascii="宋体" w:hAnsi="宋体" w:eastAsia="宋体" w:cs="宋体"/>
            <w:bCs/>
            <w:sz w:val="21"/>
            <w:szCs w:val="21"/>
            <w:lang w:val="en-US" w:eastAsia="zh-CN"/>
            <w:rPrChange w:id="2462" w:author="user" w:date="2025-05-13T14:42:35Z">
              <w:rPr>
                <w:rFonts w:hint="eastAsia" w:ascii="仿宋" w:hAnsi="仿宋" w:eastAsia="仿宋" w:cs="仿宋"/>
                <w:bCs/>
                <w:sz w:val="24"/>
                <w:szCs w:val="24"/>
                <w:lang w:val="en-US" w:eastAsia="zh-CN"/>
              </w:rPr>
            </w:rPrChange>
          </w:rPr>
          <w:t>应答：</w:t>
        </w:r>
      </w:ins>
    </w:p>
    <w:p w14:paraId="11548596">
      <w:pPr>
        <w:pStyle w:val="6"/>
        <w:ind w:firstLine="0"/>
        <w:rPr>
          <w:ins w:id="2463" w:author="心痕" w:date="2025-04-30T16:19:30Z"/>
          <w:rFonts w:hint="eastAsia" w:ascii="宋体" w:hAnsi="宋体" w:eastAsia="宋体" w:cs="宋体"/>
          <w:sz w:val="21"/>
          <w:szCs w:val="21"/>
          <w:rPrChange w:id="2464" w:author="user" w:date="2025-05-13T14:42:35Z">
            <w:rPr>
              <w:ins w:id="2465" w:author="心痕" w:date="2025-04-30T16:19:30Z"/>
            </w:rPr>
          </w:rPrChange>
        </w:rPr>
      </w:pPr>
      <w:ins w:id="2466" w:author="心痕" w:date="2025-04-30T16:19:30Z">
        <w:r>
          <w:rPr>
            <w:rFonts w:hint="eastAsia" w:ascii="宋体" w:hAnsi="宋体" w:eastAsia="宋体" w:cs="宋体"/>
            <w:sz w:val="21"/>
            <w:szCs w:val="21"/>
            <w:rPrChange w:id="2467" w:author="user" w:date="2025-05-13T14:42:35Z">
              <w:rPr>
                <w:rFonts w:hint="eastAsia"/>
              </w:rPr>
            </w:rPrChange>
          </w:rPr>
          <w:t>4.10.2 灰度发布与A/B测试</w:t>
        </w:r>
      </w:ins>
    </w:p>
    <w:p w14:paraId="5238EB81">
      <w:pPr>
        <w:spacing w:line="360" w:lineRule="auto"/>
        <w:ind w:left="420" w:firstLine="371" w:firstLineChars="177"/>
        <w:rPr>
          <w:ins w:id="2468" w:author="心痕" w:date="2025-04-30T16:23:24Z"/>
          <w:rFonts w:hint="eastAsia" w:ascii="宋体" w:hAnsi="宋体" w:eastAsia="宋体" w:cs="宋体"/>
          <w:bCs/>
          <w:sz w:val="21"/>
          <w:szCs w:val="21"/>
          <w:rPrChange w:id="2469" w:author="user" w:date="2025-05-13T14:42:35Z">
            <w:rPr>
              <w:ins w:id="2470" w:author="心痕" w:date="2025-04-30T16:23:24Z"/>
              <w:rFonts w:hint="eastAsia" w:ascii="仿宋" w:hAnsi="仿宋" w:eastAsia="仿宋" w:cs="仿宋"/>
              <w:bCs/>
              <w:sz w:val="24"/>
              <w:szCs w:val="24"/>
            </w:rPr>
          </w:rPrChange>
        </w:rPr>
      </w:pPr>
      <w:ins w:id="2471" w:author="心痕" w:date="2025-04-30T16:19:30Z">
        <w:r>
          <w:rPr>
            <w:rFonts w:hint="eastAsia" w:ascii="宋体" w:hAnsi="宋体" w:eastAsia="宋体" w:cs="宋体"/>
            <w:bCs/>
            <w:sz w:val="21"/>
            <w:szCs w:val="21"/>
            <w:rPrChange w:id="2472" w:author="user" w:date="2025-05-13T14:42:35Z">
              <w:rPr>
                <w:rFonts w:hint="eastAsia" w:ascii="仿宋" w:hAnsi="仿宋" w:eastAsia="仿宋" w:cs="仿宋"/>
                <w:bCs/>
                <w:sz w:val="24"/>
                <w:szCs w:val="24"/>
              </w:rPr>
            </w:rPrChange>
          </w:rPr>
          <w:t>按流量比例逐步上线新模型，对比新旧版本指标（如任务完成率）。</w:t>
        </w:r>
      </w:ins>
    </w:p>
    <w:p w14:paraId="1AE9B476">
      <w:pPr>
        <w:pStyle w:val="2"/>
        <w:ind w:left="420" w:leftChars="200" w:firstLine="420"/>
        <w:rPr>
          <w:ins w:id="2473" w:author="心痕" w:date="2025-04-30T16:19:30Z"/>
          <w:rFonts w:hint="eastAsia" w:ascii="宋体" w:hAnsi="宋体" w:eastAsia="宋体" w:cs="宋体"/>
          <w:bCs/>
          <w:sz w:val="21"/>
          <w:szCs w:val="21"/>
          <w:rPrChange w:id="2474" w:author="user" w:date="2025-05-13T14:42:35Z">
            <w:rPr>
              <w:ins w:id="2475" w:author="心痕" w:date="2025-04-30T16:19:30Z"/>
              <w:rFonts w:ascii="仿宋" w:hAnsi="仿宋" w:eastAsia="仿宋" w:cs="仿宋"/>
              <w:bCs/>
              <w:sz w:val="24"/>
              <w:szCs w:val="24"/>
            </w:rPr>
          </w:rPrChange>
        </w:rPr>
      </w:pPr>
      <w:ins w:id="2476" w:author="心痕" w:date="2025-04-30T16:23:24Z">
        <w:r>
          <w:rPr>
            <w:rFonts w:hint="eastAsia" w:ascii="宋体" w:hAnsi="宋体" w:eastAsia="宋体" w:cs="宋体"/>
            <w:bCs/>
            <w:sz w:val="21"/>
            <w:szCs w:val="21"/>
            <w:lang w:val="en-US" w:eastAsia="zh-CN"/>
            <w:rPrChange w:id="2477" w:author="user" w:date="2025-05-13T14:42:35Z">
              <w:rPr>
                <w:rFonts w:hint="eastAsia" w:ascii="仿宋" w:hAnsi="仿宋" w:eastAsia="仿宋" w:cs="仿宋"/>
                <w:bCs/>
                <w:sz w:val="24"/>
                <w:szCs w:val="24"/>
                <w:lang w:val="en-US" w:eastAsia="zh-CN"/>
              </w:rPr>
            </w:rPrChange>
          </w:rPr>
          <w:t>应答：</w:t>
        </w:r>
      </w:ins>
    </w:p>
    <w:p w14:paraId="6D9EF178">
      <w:pPr>
        <w:pStyle w:val="6"/>
        <w:ind w:firstLine="0"/>
        <w:rPr>
          <w:ins w:id="2478" w:author="心痕" w:date="2025-04-30T16:19:30Z"/>
          <w:rFonts w:hint="eastAsia" w:ascii="宋体" w:hAnsi="宋体" w:eastAsia="宋体" w:cs="宋体"/>
          <w:sz w:val="21"/>
          <w:szCs w:val="21"/>
          <w:rPrChange w:id="2479" w:author="user" w:date="2025-05-13T14:42:35Z">
            <w:rPr>
              <w:ins w:id="2480" w:author="心痕" w:date="2025-04-30T16:19:30Z"/>
            </w:rPr>
          </w:rPrChange>
        </w:rPr>
      </w:pPr>
      <w:ins w:id="2481" w:author="心痕" w:date="2025-04-30T16:19:30Z">
        <w:r>
          <w:rPr>
            <w:rFonts w:hint="eastAsia" w:ascii="宋体" w:hAnsi="宋体" w:eastAsia="宋体" w:cs="宋体"/>
            <w:sz w:val="21"/>
            <w:szCs w:val="21"/>
            <w:rPrChange w:id="2482" w:author="user" w:date="2025-05-13T14:42:35Z">
              <w:rPr>
                <w:rFonts w:hint="eastAsia"/>
              </w:rPr>
            </w:rPrChange>
          </w:rPr>
          <w:t>4.10.3 实时监控与告警</w:t>
        </w:r>
      </w:ins>
    </w:p>
    <w:p w14:paraId="37CC4192">
      <w:pPr>
        <w:spacing w:line="360" w:lineRule="auto"/>
        <w:ind w:left="420" w:firstLine="371" w:firstLineChars="177"/>
        <w:rPr>
          <w:ins w:id="2483" w:author="心痕" w:date="2025-04-30T16:23:27Z"/>
          <w:rFonts w:hint="eastAsia" w:ascii="宋体" w:hAnsi="宋体" w:eastAsia="宋体" w:cs="宋体"/>
          <w:bCs/>
          <w:sz w:val="21"/>
          <w:szCs w:val="21"/>
          <w:rPrChange w:id="2484" w:author="user" w:date="2025-05-13T14:42:35Z">
            <w:rPr>
              <w:ins w:id="2485" w:author="心痕" w:date="2025-04-30T16:23:27Z"/>
              <w:rFonts w:hint="eastAsia" w:ascii="仿宋" w:hAnsi="仿宋" w:eastAsia="仿宋" w:cs="仿宋"/>
              <w:bCs/>
              <w:sz w:val="24"/>
              <w:szCs w:val="24"/>
            </w:rPr>
          </w:rPrChange>
        </w:rPr>
      </w:pPr>
      <w:ins w:id="2486" w:author="心痕" w:date="2025-04-30T16:19:30Z">
        <w:r>
          <w:rPr>
            <w:rFonts w:hint="eastAsia" w:ascii="宋体" w:hAnsi="宋体" w:eastAsia="宋体" w:cs="宋体"/>
            <w:bCs/>
            <w:sz w:val="21"/>
            <w:szCs w:val="21"/>
            <w:rPrChange w:id="2487" w:author="user" w:date="2025-05-13T14:42:35Z">
              <w:rPr>
                <w:rFonts w:hint="eastAsia" w:ascii="仿宋" w:hAnsi="仿宋" w:eastAsia="仿宋" w:cs="仿宋"/>
                <w:bCs/>
                <w:sz w:val="24"/>
                <w:szCs w:val="24"/>
              </w:rPr>
            </w:rPrChange>
          </w:rPr>
          <w:t>跟踪服务健康度（响应时延、错误码），异常时触发告警（如短信/邮件）。</w:t>
        </w:r>
      </w:ins>
    </w:p>
    <w:p w14:paraId="3B4895BA">
      <w:pPr>
        <w:pStyle w:val="2"/>
        <w:ind w:left="420" w:leftChars="200" w:firstLine="420"/>
        <w:rPr>
          <w:ins w:id="2488" w:author="心痕" w:date="2025-04-30T16:19:30Z"/>
          <w:rFonts w:hint="eastAsia" w:ascii="宋体" w:hAnsi="宋体" w:eastAsia="宋体" w:cs="宋体"/>
          <w:bCs/>
          <w:sz w:val="21"/>
          <w:szCs w:val="21"/>
          <w:rPrChange w:id="2489" w:author="user" w:date="2025-05-13T14:42:35Z">
            <w:rPr>
              <w:ins w:id="2490" w:author="心痕" w:date="2025-04-30T16:19:30Z"/>
              <w:rFonts w:ascii="仿宋" w:hAnsi="仿宋" w:eastAsia="仿宋" w:cs="仿宋"/>
              <w:bCs/>
              <w:sz w:val="24"/>
              <w:szCs w:val="24"/>
            </w:rPr>
          </w:rPrChange>
        </w:rPr>
      </w:pPr>
      <w:ins w:id="2491" w:author="心痕" w:date="2025-04-30T16:23:27Z">
        <w:r>
          <w:rPr>
            <w:rFonts w:hint="eastAsia" w:ascii="宋体" w:hAnsi="宋体" w:eastAsia="宋体" w:cs="宋体"/>
            <w:bCs/>
            <w:sz w:val="21"/>
            <w:szCs w:val="21"/>
            <w:lang w:val="en-US" w:eastAsia="zh-CN"/>
            <w:rPrChange w:id="2492" w:author="user" w:date="2025-05-13T14:42:35Z">
              <w:rPr>
                <w:rFonts w:hint="eastAsia" w:ascii="仿宋" w:hAnsi="仿宋" w:eastAsia="仿宋" w:cs="仿宋"/>
                <w:bCs/>
                <w:sz w:val="24"/>
                <w:szCs w:val="24"/>
                <w:lang w:val="en-US" w:eastAsia="zh-CN"/>
              </w:rPr>
            </w:rPrChange>
          </w:rPr>
          <w:t>应答：</w:t>
        </w:r>
      </w:ins>
    </w:p>
    <w:p w14:paraId="4441F011">
      <w:pPr>
        <w:pStyle w:val="5"/>
        <w:ind w:firstLine="482"/>
        <w:rPr>
          <w:ins w:id="2493" w:author="心痕" w:date="2025-04-30T16:19:30Z"/>
          <w:rFonts w:hint="eastAsia" w:ascii="宋体" w:hAnsi="宋体" w:eastAsia="宋体" w:cs="宋体"/>
          <w:sz w:val="21"/>
          <w:szCs w:val="21"/>
          <w:rPrChange w:id="2494" w:author="user" w:date="2025-05-13T14:42:35Z">
            <w:rPr>
              <w:ins w:id="2495" w:author="心痕" w:date="2025-04-30T16:19:30Z"/>
            </w:rPr>
          </w:rPrChange>
        </w:rPr>
      </w:pPr>
      <w:ins w:id="2496" w:author="心痕" w:date="2025-04-30T16:19:30Z">
        <w:r>
          <w:rPr>
            <w:rFonts w:hint="eastAsia" w:ascii="宋体" w:hAnsi="宋体" w:eastAsia="宋体" w:cs="宋体"/>
            <w:sz w:val="21"/>
            <w:szCs w:val="21"/>
            <w:rPrChange w:id="2497" w:author="user" w:date="2025-05-13T14:42:35Z">
              <w:rPr>
                <w:rFonts w:hint="eastAsia"/>
              </w:rPr>
            </w:rPrChange>
          </w:rPr>
          <w:t>4.11 效果评估与迭代</w:t>
        </w:r>
      </w:ins>
    </w:p>
    <w:p w14:paraId="30A39F88">
      <w:pPr>
        <w:pStyle w:val="6"/>
        <w:ind w:firstLine="0"/>
        <w:rPr>
          <w:ins w:id="2498" w:author="心痕" w:date="2025-04-30T16:19:30Z"/>
          <w:rFonts w:hint="eastAsia" w:ascii="宋体" w:hAnsi="宋体" w:eastAsia="宋体" w:cs="宋体"/>
          <w:sz w:val="21"/>
          <w:szCs w:val="21"/>
          <w:rPrChange w:id="2499" w:author="user" w:date="2025-05-13T14:42:35Z">
            <w:rPr>
              <w:ins w:id="2500" w:author="心痕" w:date="2025-04-30T16:19:30Z"/>
            </w:rPr>
          </w:rPrChange>
        </w:rPr>
      </w:pPr>
      <w:ins w:id="2501" w:author="心痕" w:date="2025-04-30T16:19:30Z">
        <w:r>
          <w:rPr>
            <w:rFonts w:hint="eastAsia" w:ascii="宋体" w:hAnsi="宋体" w:eastAsia="宋体" w:cs="宋体"/>
            <w:sz w:val="21"/>
            <w:szCs w:val="21"/>
            <w:rPrChange w:id="2502" w:author="user" w:date="2025-05-13T14:42:35Z">
              <w:rPr>
                <w:rFonts w:hint="eastAsia"/>
              </w:rPr>
            </w:rPrChange>
          </w:rPr>
          <w:t>4.11.1 多维度评估体系</w:t>
        </w:r>
      </w:ins>
    </w:p>
    <w:p w14:paraId="102BF8B4">
      <w:pPr>
        <w:pStyle w:val="2"/>
        <w:ind w:left="420" w:leftChars="200" w:firstLine="420"/>
        <w:rPr>
          <w:ins w:id="2503" w:author="心痕" w:date="2025-04-30T16:19:30Z"/>
          <w:rFonts w:hint="eastAsia" w:ascii="宋体" w:hAnsi="宋体" w:eastAsia="宋体" w:cs="宋体"/>
          <w:bCs/>
          <w:sz w:val="21"/>
          <w:szCs w:val="21"/>
          <w:rPrChange w:id="2504" w:author="user" w:date="2025-05-13T14:42:35Z">
            <w:rPr>
              <w:ins w:id="2505" w:author="心痕" w:date="2025-04-30T16:19:30Z"/>
              <w:rFonts w:ascii="仿宋" w:hAnsi="仿宋" w:eastAsia="仿宋" w:cs="仿宋"/>
              <w:bCs/>
              <w:sz w:val="24"/>
              <w:szCs w:val="24"/>
            </w:rPr>
          </w:rPrChange>
        </w:rPr>
      </w:pPr>
      <w:ins w:id="2506" w:author="心痕" w:date="2025-04-30T16:19:30Z">
        <w:r>
          <w:rPr>
            <w:rFonts w:hint="eastAsia" w:ascii="宋体" w:hAnsi="宋体" w:eastAsia="宋体" w:cs="宋体"/>
            <w:bCs/>
            <w:sz w:val="21"/>
            <w:szCs w:val="21"/>
            <w:rPrChange w:id="2507" w:author="user" w:date="2025-05-13T14:42:35Z">
              <w:rPr>
                <w:rFonts w:hint="eastAsia" w:ascii="仿宋" w:hAnsi="仿宋" w:eastAsia="仿宋" w:cs="仿宋"/>
                <w:bCs/>
                <w:sz w:val="24"/>
                <w:szCs w:val="24"/>
              </w:rPr>
            </w:rPrChange>
          </w:rPr>
          <w:t>业务指标：转化率、平均处理时长、人工转接率。</w:t>
        </w:r>
      </w:ins>
    </w:p>
    <w:p w14:paraId="01F0D222">
      <w:pPr>
        <w:pStyle w:val="2"/>
        <w:ind w:left="420" w:leftChars="200" w:firstLine="420"/>
        <w:rPr>
          <w:ins w:id="2508" w:author="心痕" w:date="2025-04-30T16:19:30Z"/>
          <w:rFonts w:hint="eastAsia" w:ascii="宋体" w:hAnsi="宋体" w:eastAsia="宋体" w:cs="宋体"/>
          <w:bCs/>
          <w:sz w:val="21"/>
          <w:szCs w:val="21"/>
          <w:rPrChange w:id="2509" w:author="user" w:date="2025-05-13T14:42:35Z">
            <w:rPr>
              <w:ins w:id="2510" w:author="心痕" w:date="2025-04-30T16:19:30Z"/>
              <w:rFonts w:ascii="仿宋" w:hAnsi="仿宋" w:eastAsia="仿宋" w:cs="仿宋"/>
              <w:bCs/>
              <w:sz w:val="24"/>
              <w:szCs w:val="24"/>
            </w:rPr>
          </w:rPrChange>
        </w:rPr>
      </w:pPr>
      <w:ins w:id="2511" w:author="心痕" w:date="2025-04-30T16:19:30Z">
        <w:r>
          <w:rPr>
            <w:rFonts w:hint="eastAsia" w:ascii="宋体" w:hAnsi="宋体" w:eastAsia="宋体" w:cs="宋体"/>
            <w:bCs/>
            <w:sz w:val="21"/>
            <w:szCs w:val="21"/>
            <w:rPrChange w:id="2512" w:author="user" w:date="2025-05-13T14:42:35Z">
              <w:rPr>
                <w:rFonts w:hint="eastAsia" w:ascii="仿宋" w:hAnsi="仿宋" w:eastAsia="仿宋" w:cs="仿宋"/>
                <w:bCs/>
                <w:sz w:val="24"/>
                <w:szCs w:val="24"/>
              </w:rPr>
            </w:rPrChange>
          </w:rPr>
          <w:t>技术指标：意图识别准确率、对话连贯性（BLEU/Rouge）。</w:t>
        </w:r>
      </w:ins>
    </w:p>
    <w:p w14:paraId="3D5216A4">
      <w:pPr>
        <w:spacing w:line="360" w:lineRule="auto"/>
        <w:ind w:left="420" w:firstLine="371" w:firstLineChars="177"/>
        <w:rPr>
          <w:ins w:id="2513" w:author="心痕" w:date="2025-04-30T16:23:29Z"/>
          <w:rFonts w:hint="eastAsia" w:ascii="宋体" w:hAnsi="宋体" w:eastAsia="宋体" w:cs="宋体"/>
          <w:bCs/>
          <w:sz w:val="21"/>
          <w:szCs w:val="21"/>
          <w:rPrChange w:id="2514" w:author="user" w:date="2025-05-13T14:42:35Z">
            <w:rPr>
              <w:ins w:id="2515" w:author="心痕" w:date="2025-04-30T16:23:29Z"/>
              <w:rFonts w:hint="eastAsia" w:ascii="仿宋" w:hAnsi="仿宋" w:eastAsia="仿宋" w:cs="仿宋"/>
              <w:bCs/>
              <w:sz w:val="24"/>
              <w:szCs w:val="24"/>
            </w:rPr>
          </w:rPrChange>
        </w:rPr>
      </w:pPr>
      <w:ins w:id="2516" w:author="心痕" w:date="2025-04-30T16:19:30Z">
        <w:r>
          <w:rPr>
            <w:rFonts w:hint="eastAsia" w:ascii="宋体" w:hAnsi="宋体" w:eastAsia="宋体" w:cs="宋体"/>
            <w:bCs/>
            <w:sz w:val="21"/>
            <w:szCs w:val="21"/>
            <w:rPrChange w:id="2517" w:author="user" w:date="2025-05-13T14:42:35Z">
              <w:rPr>
                <w:rFonts w:hint="eastAsia" w:ascii="仿宋" w:hAnsi="仿宋" w:eastAsia="仿宋" w:cs="仿宋"/>
                <w:bCs/>
                <w:sz w:val="24"/>
                <w:szCs w:val="24"/>
              </w:rPr>
            </w:rPrChange>
          </w:rPr>
          <w:t>用户体验：用户满意度（CSAT）、NPS调研。</w:t>
        </w:r>
      </w:ins>
    </w:p>
    <w:p w14:paraId="3D5AC914">
      <w:pPr>
        <w:pStyle w:val="2"/>
        <w:ind w:left="420" w:leftChars="200" w:firstLine="420"/>
        <w:rPr>
          <w:ins w:id="2518" w:author="心痕" w:date="2025-04-30T16:19:30Z"/>
          <w:rFonts w:hint="eastAsia" w:ascii="宋体" w:hAnsi="宋体" w:eastAsia="宋体" w:cs="宋体"/>
          <w:bCs/>
          <w:sz w:val="21"/>
          <w:szCs w:val="21"/>
          <w:rPrChange w:id="2519" w:author="user" w:date="2025-05-13T14:42:35Z">
            <w:rPr>
              <w:ins w:id="2520" w:author="心痕" w:date="2025-04-30T16:19:30Z"/>
              <w:rFonts w:ascii="仿宋" w:hAnsi="仿宋" w:eastAsia="仿宋" w:cs="仿宋"/>
              <w:bCs/>
              <w:sz w:val="24"/>
              <w:szCs w:val="24"/>
            </w:rPr>
          </w:rPrChange>
        </w:rPr>
      </w:pPr>
      <w:ins w:id="2521" w:author="心痕" w:date="2025-04-30T16:23:29Z">
        <w:r>
          <w:rPr>
            <w:rFonts w:hint="eastAsia" w:ascii="宋体" w:hAnsi="宋体" w:eastAsia="宋体" w:cs="宋体"/>
            <w:bCs/>
            <w:sz w:val="21"/>
            <w:szCs w:val="21"/>
            <w:lang w:val="en-US" w:eastAsia="zh-CN"/>
            <w:rPrChange w:id="2522" w:author="user" w:date="2025-05-13T14:42:35Z">
              <w:rPr>
                <w:rFonts w:hint="eastAsia" w:ascii="仿宋" w:hAnsi="仿宋" w:eastAsia="仿宋" w:cs="仿宋"/>
                <w:bCs/>
                <w:sz w:val="24"/>
                <w:szCs w:val="24"/>
                <w:lang w:val="en-US" w:eastAsia="zh-CN"/>
              </w:rPr>
            </w:rPrChange>
          </w:rPr>
          <w:t>应答：</w:t>
        </w:r>
      </w:ins>
    </w:p>
    <w:p w14:paraId="13883BD5">
      <w:pPr>
        <w:pStyle w:val="6"/>
        <w:ind w:firstLine="0"/>
        <w:rPr>
          <w:ins w:id="2523" w:author="心痕" w:date="2025-04-30T16:19:30Z"/>
          <w:rFonts w:hint="eastAsia" w:ascii="宋体" w:hAnsi="宋体" w:eastAsia="宋体" w:cs="宋体"/>
          <w:sz w:val="21"/>
          <w:szCs w:val="21"/>
          <w:rPrChange w:id="2524" w:author="user" w:date="2025-05-13T14:42:35Z">
            <w:rPr>
              <w:ins w:id="2525" w:author="心痕" w:date="2025-04-30T16:19:30Z"/>
            </w:rPr>
          </w:rPrChange>
        </w:rPr>
      </w:pPr>
      <w:ins w:id="2526" w:author="心痕" w:date="2025-04-30T16:19:30Z">
        <w:r>
          <w:rPr>
            <w:rFonts w:hint="eastAsia" w:ascii="宋体" w:hAnsi="宋体" w:eastAsia="宋体" w:cs="宋体"/>
            <w:sz w:val="21"/>
            <w:szCs w:val="21"/>
            <w:rPrChange w:id="2527" w:author="user" w:date="2025-05-13T14:42:35Z">
              <w:rPr>
                <w:rFonts w:hint="eastAsia"/>
              </w:rPr>
            </w:rPrChange>
          </w:rPr>
          <w:t>4.11.2 数据分析看板</w:t>
        </w:r>
      </w:ins>
    </w:p>
    <w:p w14:paraId="6C6C0ED4">
      <w:pPr>
        <w:pStyle w:val="2"/>
        <w:ind w:left="420" w:leftChars="200" w:firstLine="420"/>
        <w:rPr>
          <w:ins w:id="2528" w:author="心痕" w:date="2025-04-30T16:19:30Z"/>
          <w:rFonts w:hint="eastAsia" w:ascii="宋体" w:hAnsi="宋体" w:eastAsia="宋体" w:cs="宋体"/>
          <w:bCs/>
          <w:sz w:val="21"/>
          <w:szCs w:val="21"/>
          <w:rPrChange w:id="2529" w:author="user" w:date="2025-05-13T14:42:35Z">
            <w:rPr>
              <w:ins w:id="2530" w:author="心痕" w:date="2025-04-30T16:19:30Z"/>
              <w:rFonts w:ascii="仿宋" w:hAnsi="仿宋" w:eastAsia="仿宋" w:cs="仿宋"/>
              <w:bCs/>
              <w:sz w:val="24"/>
              <w:szCs w:val="24"/>
            </w:rPr>
          </w:rPrChange>
        </w:rPr>
      </w:pPr>
      <w:ins w:id="2531" w:author="心痕" w:date="2025-04-30T16:19:30Z">
        <w:r>
          <w:rPr>
            <w:rFonts w:hint="eastAsia" w:ascii="宋体" w:hAnsi="宋体" w:eastAsia="宋体" w:cs="宋体"/>
            <w:bCs/>
            <w:sz w:val="21"/>
            <w:szCs w:val="21"/>
            <w:rPrChange w:id="2532" w:author="user" w:date="2025-05-13T14:42:35Z">
              <w:rPr>
                <w:rFonts w:hint="eastAsia" w:ascii="仿宋" w:hAnsi="仿宋" w:eastAsia="仿宋" w:cs="仿宋"/>
                <w:bCs/>
                <w:sz w:val="24"/>
                <w:szCs w:val="24"/>
              </w:rPr>
            </w:rPrChange>
          </w:rPr>
          <w:t>可视化核心指标趋势、热点问题聚类（如高频失败对话）。</w:t>
        </w:r>
      </w:ins>
    </w:p>
    <w:p w14:paraId="3EFDBA66">
      <w:pPr>
        <w:spacing w:line="360" w:lineRule="auto"/>
        <w:ind w:left="420" w:firstLine="371" w:firstLineChars="177"/>
        <w:rPr>
          <w:ins w:id="2533" w:author="心痕" w:date="2025-04-30T16:23:31Z"/>
          <w:rFonts w:hint="eastAsia" w:ascii="宋体" w:hAnsi="宋体" w:eastAsia="宋体" w:cs="宋体"/>
          <w:bCs/>
          <w:sz w:val="21"/>
          <w:szCs w:val="21"/>
          <w:rPrChange w:id="2534" w:author="user" w:date="2025-05-13T14:42:35Z">
            <w:rPr>
              <w:ins w:id="2535" w:author="心痕" w:date="2025-04-30T16:23:31Z"/>
              <w:rFonts w:hint="eastAsia" w:ascii="仿宋" w:hAnsi="仿宋" w:eastAsia="仿宋" w:cs="仿宋"/>
              <w:bCs/>
              <w:sz w:val="24"/>
              <w:szCs w:val="24"/>
            </w:rPr>
          </w:rPrChange>
        </w:rPr>
      </w:pPr>
      <w:ins w:id="2536" w:author="心痕" w:date="2025-04-30T16:19:30Z">
        <w:r>
          <w:rPr>
            <w:rFonts w:hint="eastAsia" w:ascii="宋体" w:hAnsi="宋体" w:eastAsia="宋体" w:cs="宋体"/>
            <w:bCs/>
            <w:sz w:val="21"/>
            <w:szCs w:val="21"/>
            <w:rPrChange w:id="2537" w:author="user" w:date="2025-05-13T14:42:35Z">
              <w:rPr>
                <w:rFonts w:hint="eastAsia" w:ascii="仿宋" w:hAnsi="仿宋" w:eastAsia="仿宋" w:cs="仿宋"/>
                <w:bCs/>
                <w:sz w:val="24"/>
                <w:szCs w:val="24"/>
              </w:rPr>
            </w:rPrChange>
          </w:rPr>
          <w:t>支持下钻分析（按时间段、用户分组等）。</w:t>
        </w:r>
      </w:ins>
    </w:p>
    <w:p w14:paraId="4B4B3850">
      <w:pPr>
        <w:pStyle w:val="2"/>
        <w:ind w:left="420" w:leftChars="200" w:firstLine="420"/>
        <w:rPr>
          <w:ins w:id="2538" w:author="心痕" w:date="2025-04-30T16:19:30Z"/>
          <w:rFonts w:hint="eastAsia" w:ascii="宋体" w:hAnsi="宋体" w:eastAsia="宋体" w:cs="宋体"/>
          <w:bCs/>
          <w:sz w:val="21"/>
          <w:szCs w:val="21"/>
          <w:rPrChange w:id="2539" w:author="user" w:date="2025-05-13T14:42:35Z">
            <w:rPr>
              <w:ins w:id="2540" w:author="心痕" w:date="2025-04-30T16:19:30Z"/>
              <w:rFonts w:ascii="仿宋" w:hAnsi="仿宋" w:eastAsia="仿宋" w:cs="仿宋"/>
              <w:bCs/>
              <w:sz w:val="24"/>
              <w:szCs w:val="24"/>
            </w:rPr>
          </w:rPrChange>
        </w:rPr>
      </w:pPr>
      <w:ins w:id="2541" w:author="心痕" w:date="2025-04-30T16:23:31Z">
        <w:r>
          <w:rPr>
            <w:rFonts w:hint="eastAsia" w:ascii="宋体" w:hAnsi="宋体" w:eastAsia="宋体" w:cs="宋体"/>
            <w:bCs/>
            <w:sz w:val="21"/>
            <w:szCs w:val="21"/>
            <w:lang w:val="en-US" w:eastAsia="zh-CN"/>
            <w:rPrChange w:id="2542" w:author="user" w:date="2025-05-13T14:42:35Z">
              <w:rPr>
                <w:rFonts w:hint="eastAsia" w:ascii="仿宋" w:hAnsi="仿宋" w:eastAsia="仿宋" w:cs="仿宋"/>
                <w:bCs/>
                <w:sz w:val="24"/>
                <w:szCs w:val="24"/>
                <w:lang w:val="en-US" w:eastAsia="zh-CN"/>
              </w:rPr>
            </w:rPrChange>
          </w:rPr>
          <w:t>应答：</w:t>
        </w:r>
      </w:ins>
    </w:p>
    <w:p w14:paraId="73DE7D79">
      <w:pPr>
        <w:pStyle w:val="6"/>
        <w:ind w:firstLine="0"/>
        <w:rPr>
          <w:ins w:id="2543" w:author="心痕" w:date="2025-04-30T16:19:30Z"/>
          <w:rFonts w:hint="eastAsia" w:ascii="宋体" w:hAnsi="宋体" w:eastAsia="宋体" w:cs="宋体"/>
          <w:sz w:val="21"/>
          <w:szCs w:val="21"/>
          <w:rPrChange w:id="2544" w:author="user" w:date="2025-05-13T14:42:35Z">
            <w:rPr>
              <w:ins w:id="2545" w:author="心痕" w:date="2025-04-30T16:19:30Z"/>
            </w:rPr>
          </w:rPrChange>
        </w:rPr>
      </w:pPr>
      <w:ins w:id="2546" w:author="心痕" w:date="2025-04-30T16:19:30Z">
        <w:r>
          <w:rPr>
            <w:rFonts w:hint="eastAsia" w:ascii="宋体" w:hAnsi="宋体" w:eastAsia="宋体" w:cs="宋体"/>
            <w:sz w:val="21"/>
            <w:szCs w:val="21"/>
            <w:rPrChange w:id="2547" w:author="user" w:date="2025-05-13T14:42:35Z">
              <w:rPr>
                <w:rFonts w:hint="eastAsia"/>
              </w:rPr>
            </w:rPrChange>
          </w:rPr>
          <w:t>4.11.3 闭环迭代</w:t>
        </w:r>
      </w:ins>
    </w:p>
    <w:p w14:paraId="5C2C838C">
      <w:pPr>
        <w:spacing w:line="360" w:lineRule="auto"/>
        <w:ind w:left="420" w:firstLine="371" w:firstLineChars="177"/>
        <w:rPr>
          <w:ins w:id="2548" w:author="心痕" w:date="2025-04-30T16:23:33Z"/>
          <w:rFonts w:hint="eastAsia" w:ascii="宋体" w:hAnsi="宋体" w:eastAsia="宋体" w:cs="宋体"/>
          <w:bCs/>
          <w:sz w:val="21"/>
          <w:szCs w:val="21"/>
          <w:rPrChange w:id="2549" w:author="user" w:date="2025-05-13T14:42:35Z">
            <w:rPr>
              <w:ins w:id="2550" w:author="心痕" w:date="2025-04-30T16:23:33Z"/>
              <w:rFonts w:hint="eastAsia" w:ascii="仿宋" w:hAnsi="仿宋" w:eastAsia="仿宋" w:cs="仿宋"/>
              <w:bCs/>
              <w:sz w:val="24"/>
              <w:szCs w:val="24"/>
            </w:rPr>
          </w:rPrChange>
        </w:rPr>
      </w:pPr>
      <w:ins w:id="2551" w:author="心痕" w:date="2025-04-30T16:19:30Z">
        <w:r>
          <w:rPr>
            <w:rFonts w:hint="eastAsia" w:ascii="宋体" w:hAnsi="宋体" w:eastAsia="宋体" w:cs="宋体"/>
            <w:bCs/>
            <w:sz w:val="21"/>
            <w:szCs w:val="21"/>
            <w:rPrChange w:id="2552" w:author="user" w:date="2025-05-13T14:42:35Z">
              <w:rPr>
                <w:rFonts w:hint="eastAsia" w:ascii="仿宋" w:hAnsi="仿宋" w:eastAsia="仿宋" w:cs="仿宋"/>
                <w:bCs/>
                <w:sz w:val="24"/>
                <w:szCs w:val="24"/>
              </w:rPr>
            </w:rPrChange>
          </w:rPr>
          <w:t>根据bad case分析优化数据标注或模型结构，触发重新训练。</w:t>
        </w:r>
      </w:ins>
    </w:p>
    <w:p w14:paraId="48A7D9DC">
      <w:pPr>
        <w:pStyle w:val="2"/>
        <w:ind w:left="420" w:leftChars="200"/>
        <w:rPr>
          <w:ins w:id="2553" w:author="心痕" w:date="2024-12-23T11:27:24Z"/>
          <w:rFonts w:hint="eastAsia" w:ascii="宋体" w:hAnsi="宋体" w:eastAsia="宋体" w:cs="宋体"/>
          <w:bCs/>
          <w:sz w:val="21"/>
          <w:szCs w:val="21"/>
          <w:lang w:val="en-US" w:eastAsia="zh-CN"/>
          <w:rPrChange w:id="2554" w:author="user" w:date="2025-05-13T14:42:35Z">
            <w:rPr>
              <w:ins w:id="2555" w:author="心痕" w:date="2024-12-23T11:27:24Z"/>
              <w:rFonts w:hint="eastAsia" w:ascii="仿宋" w:hAnsi="仿宋" w:eastAsia="仿宋" w:cs="仿宋"/>
              <w:bCs/>
              <w:sz w:val="24"/>
              <w:szCs w:val="24"/>
              <w:lang w:val="en-US" w:eastAsia="zh-CN"/>
            </w:rPr>
          </w:rPrChange>
        </w:rPr>
      </w:pPr>
      <w:ins w:id="2556" w:author="心痕" w:date="2025-04-30T16:23:33Z">
        <w:r>
          <w:rPr>
            <w:rFonts w:hint="eastAsia" w:ascii="宋体" w:hAnsi="宋体" w:eastAsia="宋体" w:cs="宋体"/>
            <w:bCs/>
            <w:sz w:val="21"/>
            <w:szCs w:val="21"/>
            <w:lang w:val="en-US" w:eastAsia="zh-CN"/>
            <w:rPrChange w:id="2557" w:author="user" w:date="2025-05-13T14:42:35Z">
              <w:rPr>
                <w:rFonts w:hint="eastAsia" w:ascii="仿宋" w:hAnsi="仿宋" w:eastAsia="仿宋" w:cs="仿宋"/>
                <w:bCs/>
                <w:sz w:val="24"/>
                <w:szCs w:val="24"/>
                <w:lang w:val="en-US" w:eastAsia="zh-CN"/>
              </w:rPr>
            </w:rPrChange>
          </w:rPr>
          <w:t>应答：</w:t>
        </w:r>
      </w:ins>
    </w:p>
    <w:p w14:paraId="784A5D5B">
      <w:pPr>
        <w:pStyle w:val="2"/>
        <w:rPr>
          <w:ins w:id="2558" w:author="吴睿斌" w:date="2024-11-04T16:59:00Z"/>
          <w:rFonts w:hint="eastAsia" w:ascii="宋体" w:hAnsi="宋体" w:eastAsia="宋体" w:cs="宋体"/>
          <w:szCs w:val="21"/>
          <w:lang w:val="en-US" w:eastAsia="zh-CN"/>
          <w:rPrChange w:id="2559" w:author="user" w:date="2025-05-13T14:42:35Z">
            <w:rPr>
              <w:ins w:id="2560" w:author="吴睿斌" w:date="2024-11-04T16:59:00Z"/>
              <w:rFonts w:hint="eastAsia" w:ascii="仿宋_GB2312" w:hAnsi="仿宋_GB2312" w:eastAsia="仿宋_GB2312" w:cs="仿宋_GB2312"/>
              <w:szCs w:val="24"/>
              <w:lang w:val="en-US" w:eastAsia="zh-CN"/>
            </w:rPr>
          </w:rPrChange>
        </w:rPr>
      </w:pPr>
    </w:p>
    <w:p w14:paraId="041917D4">
      <w:pPr>
        <w:pStyle w:val="3"/>
        <w:numPr>
          <w:ilvl w:val="0"/>
          <w:numId w:val="2"/>
        </w:numPr>
        <w:tabs>
          <w:tab w:val="left" w:pos="432"/>
        </w:tabs>
        <w:spacing w:before="0" w:after="0" w:line="360" w:lineRule="auto"/>
        <w:ind w:left="-2" w:firstLine="422"/>
        <w:rPr>
          <w:rFonts w:hint="eastAsia" w:ascii="宋体" w:hAnsi="宋体" w:eastAsia="宋体" w:cs="宋体"/>
          <w:snapToGrid w:val="0"/>
          <w:sz w:val="21"/>
          <w:szCs w:val="21"/>
          <w:rPrChange w:id="2561" w:author="user" w:date="2025-05-13T14:42:35Z">
            <w:rPr>
              <w:rFonts w:hint="eastAsia" w:ascii="仿宋_GB2312" w:hAnsi="仿宋_GB2312" w:eastAsia="仿宋_GB2312" w:cs="仿宋_GB2312"/>
              <w:snapToGrid w:val="0"/>
              <w:sz w:val="24"/>
              <w:szCs w:val="24"/>
            </w:rPr>
          </w:rPrChange>
        </w:rPr>
      </w:pPr>
      <w:bookmarkStart w:id="77" w:name="_Toc207363347"/>
      <w:bookmarkStart w:id="78" w:name="_Toc209929922"/>
      <w:bookmarkStart w:id="79" w:name="_Toc207362207"/>
      <w:bookmarkStart w:id="80" w:name="_Toc22366"/>
      <w:bookmarkStart w:id="81" w:name="_Toc14069"/>
      <w:bookmarkStart w:id="82" w:name="_Toc73530373"/>
      <w:bookmarkStart w:id="83" w:name="_Toc24047"/>
      <w:bookmarkStart w:id="84" w:name="_Toc183195288"/>
      <w:bookmarkStart w:id="85" w:name="_Toc183497379"/>
      <w:r>
        <w:rPr>
          <w:rFonts w:hint="eastAsia" w:ascii="宋体" w:hAnsi="宋体" w:eastAsia="宋体" w:cs="宋体"/>
          <w:snapToGrid w:val="0"/>
          <w:sz w:val="21"/>
          <w:szCs w:val="21"/>
          <w:rPrChange w:id="2562" w:author="user" w:date="2025-05-13T14:42:35Z">
            <w:rPr>
              <w:rFonts w:hint="eastAsia" w:ascii="仿宋_GB2312" w:hAnsi="仿宋_GB2312" w:eastAsia="仿宋_GB2312" w:cs="仿宋_GB2312"/>
              <w:snapToGrid w:val="0"/>
              <w:sz w:val="24"/>
              <w:szCs w:val="24"/>
            </w:rPr>
          </w:rPrChange>
        </w:rPr>
        <w:t>系统可靠性要求</w:t>
      </w:r>
      <w:bookmarkEnd w:id="77"/>
      <w:bookmarkEnd w:id="78"/>
      <w:bookmarkEnd w:id="79"/>
      <w:bookmarkEnd w:id="80"/>
      <w:bookmarkEnd w:id="81"/>
      <w:bookmarkEnd w:id="82"/>
      <w:bookmarkEnd w:id="83"/>
      <w:bookmarkEnd w:id="84"/>
      <w:bookmarkEnd w:id="85"/>
    </w:p>
    <w:p w14:paraId="1BF89DB3">
      <w:pPr>
        <w:pStyle w:val="5"/>
        <w:spacing w:before="0" w:after="0" w:line="360" w:lineRule="auto"/>
        <w:ind w:firstLine="422" w:firstLineChars="200"/>
        <w:rPr>
          <w:rFonts w:hint="eastAsia" w:ascii="宋体" w:hAnsi="宋体" w:eastAsia="宋体" w:cs="宋体"/>
          <w:sz w:val="21"/>
          <w:szCs w:val="21"/>
          <w:rPrChange w:id="2563" w:author="user" w:date="2025-05-13T14:42:35Z">
            <w:rPr>
              <w:rFonts w:hint="eastAsia" w:ascii="仿宋_GB2312" w:hAnsi="仿宋_GB2312" w:eastAsia="仿宋_GB2312" w:cs="仿宋_GB2312"/>
              <w:szCs w:val="24"/>
            </w:rPr>
          </w:rPrChange>
        </w:rPr>
      </w:pPr>
      <w:bookmarkStart w:id="86" w:name="_Toc199130899"/>
      <w:bookmarkStart w:id="87" w:name="_Toc207363349"/>
      <w:bookmarkStart w:id="88" w:name="_Toc3562"/>
      <w:bookmarkStart w:id="89" w:name="_Toc199133604"/>
      <w:bookmarkStart w:id="90" w:name="_Toc73530375"/>
      <w:bookmarkStart w:id="91" w:name="_Toc209929924"/>
      <w:bookmarkStart w:id="92" w:name="_Toc207362209"/>
      <w:bookmarkStart w:id="93" w:name="_Toc193707627"/>
      <w:bookmarkStart w:id="94" w:name="_Toc31001"/>
      <w:bookmarkStart w:id="95" w:name="_Toc205888914"/>
      <w:bookmarkStart w:id="96" w:name="_Toc21186"/>
      <w:r>
        <w:rPr>
          <w:rFonts w:hint="eastAsia" w:ascii="宋体" w:hAnsi="宋体" w:eastAsia="宋体" w:cs="宋体"/>
          <w:sz w:val="21"/>
          <w:szCs w:val="21"/>
          <w:rPrChange w:id="2564" w:author="user" w:date="2025-05-13T14:42:35Z">
            <w:rPr>
              <w:rFonts w:hint="eastAsia" w:ascii="仿宋_GB2312" w:hAnsi="仿宋_GB2312" w:eastAsia="仿宋_GB2312" w:cs="仿宋_GB2312"/>
              <w:szCs w:val="24"/>
            </w:rPr>
          </w:rPrChange>
        </w:rPr>
        <w:t>5.1 可扩展性</w:t>
      </w:r>
      <w:bookmarkEnd w:id="86"/>
      <w:bookmarkEnd w:id="87"/>
      <w:bookmarkEnd w:id="88"/>
      <w:bookmarkEnd w:id="89"/>
      <w:bookmarkEnd w:id="90"/>
      <w:bookmarkEnd w:id="91"/>
      <w:bookmarkEnd w:id="92"/>
      <w:bookmarkEnd w:id="93"/>
      <w:bookmarkEnd w:id="94"/>
      <w:bookmarkEnd w:id="95"/>
      <w:bookmarkEnd w:id="96"/>
    </w:p>
    <w:p w14:paraId="10F9AF1B">
      <w:pPr>
        <w:pStyle w:val="10"/>
        <w:ind w:firstLine="420" w:firstLineChars="200"/>
        <w:rPr>
          <w:rFonts w:hint="eastAsia" w:ascii="宋体" w:hAnsi="宋体" w:eastAsia="宋体" w:cs="宋体"/>
          <w:sz w:val="21"/>
          <w:szCs w:val="21"/>
          <w:rPrChange w:id="2565" w:author="user" w:date="2025-05-13T14:42:35Z">
            <w:rPr>
              <w:rFonts w:hint="eastAsia" w:ascii="仿宋_GB2312" w:hAnsi="仿宋_GB2312" w:eastAsia="仿宋_GB2312" w:cs="仿宋_GB2312"/>
              <w:sz w:val="24"/>
            </w:rPr>
          </w:rPrChange>
        </w:rPr>
      </w:pPr>
      <w:bookmarkStart w:id="97" w:name="_Toc199130900"/>
      <w:bookmarkStart w:id="98" w:name="_Toc205888915"/>
      <w:bookmarkStart w:id="99" w:name="_Toc199133605"/>
      <w:bookmarkStart w:id="100" w:name="_Toc193707628"/>
      <w:r>
        <w:rPr>
          <w:rFonts w:hint="eastAsia" w:ascii="宋体" w:hAnsi="宋体" w:eastAsia="宋体" w:cs="宋体"/>
          <w:sz w:val="21"/>
          <w:szCs w:val="21"/>
          <w:rPrChange w:id="2566" w:author="user" w:date="2025-05-13T14:42:35Z">
            <w:rPr>
              <w:rFonts w:hint="eastAsia" w:ascii="仿宋_GB2312" w:hAnsi="仿宋_GB2312" w:eastAsia="仿宋_GB2312" w:cs="仿宋_GB2312"/>
              <w:sz w:val="24"/>
            </w:rPr>
          </w:rPrChange>
        </w:rPr>
        <w:t>系统设计应充分考虑可扩展性，能够以多种方式支持系统的扩展。系统应支持以下方面的扩展：</w:t>
      </w:r>
    </w:p>
    <w:p w14:paraId="6B0B8304">
      <w:pPr>
        <w:pStyle w:val="10"/>
        <w:numPr>
          <w:ilvl w:val="0"/>
          <w:numId w:val="4"/>
        </w:numPr>
        <w:ind w:firstLineChars="0"/>
        <w:rPr>
          <w:rFonts w:hint="eastAsia" w:ascii="宋体" w:hAnsi="宋体" w:eastAsia="宋体" w:cs="宋体"/>
          <w:sz w:val="21"/>
          <w:szCs w:val="21"/>
          <w:rPrChange w:id="2567" w:author="user" w:date="2025-05-13T14:42:35Z">
            <w:rPr>
              <w:rFonts w:hint="eastAsia" w:ascii="仿宋_GB2312" w:hAnsi="仿宋_GB2312" w:eastAsia="仿宋_GB2312" w:cs="仿宋_GB2312"/>
              <w:sz w:val="24"/>
            </w:rPr>
          </w:rPrChange>
        </w:rPr>
      </w:pPr>
      <w:r>
        <w:rPr>
          <w:rFonts w:hint="eastAsia" w:ascii="宋体" w:hAnsi="宋体" w:eastAsia="宋体" w:cs="宋体"/>
          <w:sz w:val="21"/>
          <w:szCs w:val="21"/>
          <w:rPrChange w:id="2568" w:author="user" w:date="2025-05-13T14:42:35Z">
            <w:rPr>
              <w:rFonts w:hint="eastAsia" w:ascii="仿宋_GB2312" w:hAnsi="仿宋_GB2312" w:eastAsia="仿宋_GB2312" w:cs="仿宋_GB2312"/>
              <w:sz w:val="24"/>
            </w:rPr>
          </w:rPrChange>
        </w:rPr>
        <w:t>业务功能的增加。</w:t>
      </w:r>
    </w:p>
    <w:p w14:paraId="7657764F">
      <w:pPr>
        <w:spacing w:line="360" w:lineRule="auto"/>
        <w:ind w:firstLine="420" w:firstLineChars="200"/>
        <w:rPr>
          <w:ins w:id="2569" w:author="吴睿斌" w:date="2024-11-15T11:30:19Z"/>
          <w:rFonts w:hint="eastAsia" w:ascii="宋体" w:hAnsi="宋体" w:eastAsia="宋体" w:cs="宋体"/>
          <w:sz w:val="21"/>
          <w:szCs w:val="21"/>
          <w:rPrChange w:id="2570" w:author="user" w:date="2025-05-13T14:42:35Z">
            <w:rPr>
              <w:ins w:id="2571" w:author="吴睿斌" w:date="2024-11-15T11:30:19Z"/>
              <w:rFonts w:hint="eastAsia" w:ascii="仿宋_GB2312" w:hAnsi="仿宋_GB2312" w:eastAsia="仿宋_GB2312" w:cs="仿宋_GB2312"/>
              <w:sz w:val="24"/>
              <w:szCs w:val="24"/>
            </w:rPr>
          </w:rPrChange>
        </w:rPr>
      </w:pPr>
      <w:r>
        <w:rPr>
          <w:rFonts w:hint="eastAsia" w:ascii="宋体" w:hAnsi="宋体" w:eastAsia="宋体" w:cs="宋体"/>
          <w:sz w:val="21"/>
          <w:szCs w:val="21"/>
          <w:rPrChange w:id="2572" w:author="user" w:date="2025-05-13T14:42:35Z">
            <w:rPr>
              <w:rFonts w:hint="eastAsia" w:ascii="仿宋_GB2312" w:hAnsi="仿宋_GB2312" w:eastAsia="仿宋_GB2312" w:cs="仿宋_GB2312"/>
              <w:sz w:val="24"/>
              <w:szCs w:val="24"/>
            </w:rPr>
          </w:rPrChange>
        </w:rPr>
        <w:t>应支持系统扩容。应能够通过硬件扩容、软件分布部署等实现扩容要求。</w:t>
      </w:r>
    </w:p>
    <w:p w14:paraId="6886ED9C">
      <w:pPr>
        <w:widowControl/>
        <w:numPr>
          <w:ilvl w:val="-1"/>
          <w:numId w:val="0"/>
        </w:numPr>
        <w:spacing w:line="360" w:lineRule="auto"/>
        <w:ind w:left="0" w:firstLine="420" w:firstLineChars="0"/>
        <w:jc w:val="left"/>
        <w:rPr>
          <w:ins w:id="2573" w:author="吴睿斌" w:date="2024-11-15T11:30:20Z"/>
          <w:rFonts w:hint="eastAsia" w:ascii="宋体" w:hAnsi="宋体" w:eastAsia="宋体" w:cs="宋体"/>
          <w:sz w:val="21"/>
          <w:szCs w:val="21"/>
          <w:lang w:val="en-US" w:eastAsia="zh-CN"/>
          <w:rPrChange w:id="2574" w:author="user" w:date="2025-05-13T14:42:35Z">
            <w:rPr>
              <w:ins w:id="2575" w:author="吴睿斌" w:date="2024-11-15T11:30:20Z"/>
              <w:rFonts w:hint="eastAsia" w:ascii="仿宋_GB2312" w:hAnsi="仿宋_GB2312" w:eastAsia="仿宋_GB2312" w:cs="仿宋_GB2312"/>
              <w:sz w:val="24"/>
              <w:szCs w:val="24"/>
              <w:lang w:val="en-US" w:eastAsia="zh-CN"/>
            </w:rPr>
          </w:rPrChange>
        </w:rPr>
      </w:pPr>
      <w:ins w:id="2576" w:author="心痕" w:date="2024-12-23T11:01:52Z">
        <w:r>
          <w:rPr>
            <w:rFonts w:hint="eastAsia" w:ascii="宋体" w:hAnsi="宋体" w:eastAsia="宋体" w:cs="宋体"/>
            <w:sz w:val="21"/>
            <w:szCs w:val="21"/>
            <w:lang w:val="en-US" w:eastAsia="zh-CN"/>
            <w:rPrChange w:id="2577" w:author="user" w:date="2025-05-13T14:42:35Z">
              <w:rPr>
                <w:rFonts w:hint="eastAsia" w:ascii="仿宋_GB2312" w:hAnsi="仿宋_GB2312" w:eastAsia="仿宋_GB2312" w:cs="仿宋_GB2312"/>
                <w:sz w:val="24"/>
                <w:szCs w:val="24"/>
                <w:lang w:val="en-US" w:eastAsia="zh-CN"/>
              </w:rPr>
            </w:rPrChange>
          </w:rPr>
          <w:t>应答：</w:t>
        </w:r>
      </w:ins>
    </w:p>
    <w:p w14:paraId="39BC3FA1">
      <w:pPr>
        <w:pStyle w:val="2"/>
        <w:rPr>
          <w:rFonts w:hint="eastAsia" w:ascii="宋体" w:hAnsi="宋体" w:cs="宋体"/>
          <w:szCs w:val="21"/>
          <w:lang w:eastAsia="zh-Hans"/>
          <w:rPrChange w:id="2578" w:author="user" w:date="2025-05-13T14:42:35Z">
            <w:rPr>
              <w:rFonts w:hint="eastAsia"/>
              <w:lang w:eastAsia="zh-Hans"/>
            </w:rPr>
          </w:rPrChange>
        </w:rPr>
      </w:pPr>
    </w:p>
    <w:p w14:paraId="605E987F">
      <w:pPr>
        <w:pStyle w:val="5"/>
        <w:spacing w:before="0" w:after="0" w:line="360" w:lineRule="auto"/>
        <w:ind w:firstLine="422" w:firstLineChars="200"/>
        <w:rPr>
          <w:rFonts w:hint="eastAsia" w:ascii="宋体" w:hAnsi="宋体" w:eastAsia="宋体" w:cs="宋体"/>
          <w:sz w:val="21"/>
          <w:szCs w:val="21"/>
          <w:rPrChange w:id="2579" w:author="user" w:date="2025-05-13T14:42:35Z">
            <w:rPr>
              <w:rFonts w:hint="eastAsia" w:ascii="仿宋_GB2312" w:hAnsi="仿宋_GB2312" w:eastAsia="仿宋_GB2312" w:cs="仿宋_GB2312"/>
              <w:szCs w:val="24"/>
            </w:rPr>
          </w:rPrChange>
        </w:rPr>
      </w:pPr>
      <w:bookmarkStart w:id="101" w:name="_Toc207362210"/>
      <w:bookmarkStart w:id="102" w:name="_Toc25327"/>
      <w:bookmarkStart w:id="103" w:name="_Toc207363350"/>
      <w:r>
        <w:rPr>
          <w:rFonts w:hint="eastAsia" w:ascii="宋体" w:hAnsi="宋体" w:eastAsia="宋体" w:cs="宋体"/>
          <w:sz w:val="21"/>
          <w:szCs w:val="21"/>
          <w:rPrChange w:id="2580" w:author="user" w:date="2025-05-13T14:42:35Z">
            <w:rPr>
              <w:rFonts w:hint="eastAsia" w:ascii="仿宋_GB2312" w:hAnsi="仿宋_GB2312" w:eastAsia="仿宋_GB2312" w:cs="仿宋_GB2312"/>
              <w:szCs w:val="24"/>
            </w:rPr>
          </w:rPrChange>
        </w:rPr>
        <w:t xml:space="preserve">5.2 </w:t>
      </w:r>
      <w:bookmarkStart w:id="104" w:name="_Toc73530376"/>
      <w:bookmarkStart w:id="105" w:name="_Toc29879"/>
      <w:bookmarkStart w:id="106" w:name="_Toc209929925"/>
      <w:bookmarkStart w:id="107" w:name="_Toc31847"/>
      <w:r>
        <w:rPr>
          <w:rFonts w:hint="eastAsia" w:ascii="宋体" w:hAnsi="宋体" w:eastAsia="宋体" w:cs="宋体"/>
          <w:sz w:val="21"/>
          <w:szCs w:val="21"/>
          <w:rPrChange w:id="2581" w:author="user" w:date="2025-05-13T14:42:35Z">
            <w:rPr>
              <w:rFonts w:hint="eastAsia" w:ascii="仿宋_GB2312" w:hAnsi="仿宋_GB2312" w:eastAsia="仿宋_GB2312" w:cs="仿宋_GB2312"/>
              <w:szCs w:val="24"/>
            </w:rPr>
          </w:rPrChange>
        </w:rPr>
        <w:t>可靠性</w:t>
      </w:r>
      <w:bookmarkEnd w:id="97"/>
      <w:bookmarkEnd w:id="98"/>
      <w:bookmarkEnd w:id="99"/>
      <w:bookmarkEnd w:id="100"/>
      <w:bookmarkEnd w:id="101"/>
      <w:bookmarkEnd w:id="102"/>
      <w:bookmarkEnd w:id="103"/>
      <w:bookmarkEnd w:id="104"/>
      <w:bookmarkEnd w:id="105"/>
      <w:bookmarkEnd w:id="106"/>
      <w:bookmarkEnd w:id="107"/>
    </w:p>
    <w:p w14:paraId="6ED2AD59">
      <w:pPr>
        <w:spacing w:line="360" w:lineRule="auto"/>
        <w:ind w:firstLine="420" w:firstLineChars="200"/>
        <w:rPr>
          <w:ins w:id="2582" w:author="吴睿斌" w:date="2024-11-15T11:30:28Z"/>
          <w:rFonts w:hint="eastAsia" w:ascii="宋体" w:hAnsi="宋体" w:eastAsia="宋体" w:cs="宋体"/>
          <w:sz w:val="21"/>
          <w:szCs w:val="21"/>
          <w:rPrChange w:id="2583" w:author="user" w:date="2025-05-13T14:42:35Z">
            <w:rPr>
              <w:ins w:id="2584" w:author="吴睿斌" w:date="2024-11-15T11:30:28Z"/>
              <w:rFonts w:hint="eastAsia" w:ascii="仿宋_GB2312" w:hAnsi="仿宋_GB2312" w:eastAsia="仿宋_GB2312" w:cs="仿宋_GB2312"/>
              <w:sz w:val="24"/>
              <w:szCs w:val="24"/>
            </w:rPr>
          </w:rPrChange>
        </w:rPr>
      </w:pPr>
      <w:r>
        <w:rPr>
          <w:rFonts w:hint="eastAsia" w:ascii="宋体" w:hAnsi="宋体" w:eastAsia="宋体" w:cs="宋体"/>
          <w:sz w:val="21"/>
          <w:szCs w:val="21"/>
          <w:rPrChange w:id="2585" w:author="user" w:date="2025-05-13T14:42:35Z">
            <w:rPr>
              <w:rFonts w:hint="eastAsia" w:ascii="仿宋_GB2312" w:hAnsi="仿宋_GB2312" w:eastAsia="仿宋_GB2312" w:cs="仿宋_GB2312"/>
              <w:sz w:val="24"/>
              <w:szCs w:val="24"/>
            </w:rPr>
          </w:rPrChange>
        </w:rPr>
        <w:t>系统应有多级安全管理机制，网络连接冗余等功能。</w:t>
      </w:r>
    </w:p>
    <w:p w14:paraId="294B77DD">
      <w:pPr>
        <w:widowControl/>
        <w:numPr>
          <w:ilvl w:val="-1"/>
          <w:numId w:val="0"/>
        </w:numPr>
        <w:spacing w:line="360" w:lineRule="auto"/>
        <w:ind w:left="0" w:firstLine="420" w:firstLineChars="0"/>
        <w:jc w:val="left"/>
        <w:rPr>
          <w:ins w:id="2586" w:author="吴睿斌" w:date="2024-11-15T11:30:34Z"/>
          <w:rFonts w:hint="eastAsia" w:ascii="宋体" w:hAnsi="宋体" w:eastAsia="宋体" w:cs="宋体"/>
          <w:sz w:val="21"/>
          <w:szCs w:val="21"/>
          <w:lang w:val="en-US" w:eastAsia="zh-CN"/>
          <w:rPrChange w:id="2587" w:author="user" w:date="2025-05-13T14:42:35Z">
            <w:rPr>
              <w:ins w:id="2588" w:author="吴睿斌" w:date="2024-11-15T11:30:34Z"/>
              <w:rFonts w:hint="eastAsia" w:ascii="仿宋_GB2312" w:hAnsi="仿宋_GB2312" w:eastAsia="仿宋_GB2312" w:cs="仿宋_GB2312"/>
              <w:sz w:val="24"/>
              <w:szCs w:val="24"/>
              <w:lang w:val="en-US" w:eastAsia="zh-CN"/>
            </w:rPr>
          </w:rPrChange>
        </w:rPr>
      </w:pPr>
      <w:ins w:id="2589" w:author="心痕" w:date="2024-12-23T11:01:52Z">
        <w:r>
          <w:rPr>
            <w:rFonts w:hint="eastAsia" w:ascii="宋体" w:hAnsi="宋体" w:eastAsia="宋体" w:cs="宋体"/>
            <w:sz w:val="21"/>
            <w:szCs w:val="21"/>
            <w:lang w:val="en-US" w:eastAsia="zh-CN"/>
            <w:rPrChange w:id="2590" w:author="user" w:date="2025-05-13T14:42:35Z">
              <w:rPr>
                <w:rFonts w:hint="eastAsia" w:ascii="仿宋_GB2312" w:hAnsi="仿宋_GB2312" w:eastAsia="仿宋_GB2312" w:cs="仿宋_GB2312"/>
                <w:sz w:val="24"/>
                <w:szCs w:val="24"/>
                <w:lang w:val="en-US" w:eastAsia="zh-CN"/>
              </w:rPr>
            </w:rPrChange>
          </w:rPr>
          <w:t>应答：</w:t>
        </w:r>
      </w:ins>
    </w:p>
    <w:p w14:paraId="46E5CC38">
      <w:pPr>
        <w:pStyle w:val="2"/>
        <w:rPr>
          <w:rFonts w:hint="eastAsia" w:ascii="宋体" w:hAnsi="宋体" w:cs="宋体"/>
          <w:szCs w:val="21"/>
          <w:lang w:eastAsia="zh-Hans"/>
          <w:rPrChange w:id="2591" w:author="user" w:date="2025-05-13T14:42:35Z">
            <w:rPr>
              <w:rFonts w:hint="eastAsia"/>
              <w:lang w:eastAsia="zh-Hans"/>
            </w:rPr>
          </w:rPrChange>
        </w:rPr>
      </w:pPr>
    </w:p>
    <w:p w14:paraId="17C6CB0B">
      <w:pPr>
        <w:pStyle w:val="5"/>
        <w:spacing w:before="0" w:after="0" w:line="360" w:lineRule="auto"/>
        <w:ind w:firstLine="422" w:firstLineChars="200"/>
        <w:rPr>
          <w:rFonts w:hint="eastAsia" w:ascii="宋体" w:hAnsi="宋体" w:eastAsia="宋体" w:cs="宋体"/>
          <w:sz w:val="21"/>
          <w:szCs w:val="21"/>
          <w:rPrChange w:id="2592" w:author="user" w:date="2025-05-13T14:42:35Z">
            <w:rPr>
              <w:rFonts w:hint="eastAsia" w:ascii="仿宋_GB2312" w:hAnsi="仿宋_GB2312" w:eastAsia="仿宋_GB2312" w:cs="仿宋_GB2312"/>
              <w:szCs w:val="24"/>
            </w:rPr>
          </w:rPrChange>
        </w:rPr>
      </w:pPr>
      <w:bookmarkStart w:id="108" w:name="_Toc199133606"/>
      <w:bookmarkStart w:id="109" w:name="_Toc205888916"/>
      <w:bookmarkStart w:id="110" w:name="_Toc32083"/>
      <w:bookmarkStart w:id="111" w:name="_Toc207363351"/>
      <w:bookmarkStart w:id="112" w:name="_Toc207362211"/>
      <w:bookmarkStart w:id="113" w:name="_Toc199130901"/>
      <w:bookmarkStart w:id="114" w:name="_Toc193707629"/>
      <w:r>
        <w:rPr>
          <w:rFonts w:hint="eastAsia" w:ascii="宋体" w:hAnsi="宋体" w:eastAsia="宋体" w:cs="宋体"/>
          <w:sz w:val="21"/>
          <w:szCs w:val="21"/>
          <w:rPrChange w:id="2593" w:author="user" w:date="2025-05-13T14:42:35Z">
            <w:rPr>
              <w:rFonts w:hint="eastAsia" w:ascii="仿宋_GB2312" w:hAnsi="仿宋_GB2312" w:eastAsia="仿宋_GB2312" w:cs="仿宋_GB2312"/>
              <w:szCs w:val="24"/>
            </w:rPr>
          </w:rPrChange>
        </w:rPr>
        <w:t xml:space="preserve">5.3 </w:t>
      </w:r>
      <w:bookmarkStart w:id="115" w:name="_Toc209929926"/>
      <w:bookmarkStart w:id="116" w:name="_Toc32442"/>
      <w:bookmarkStart w:id="117" w:name="_Toc73530377"/>
      <w:bookmarkStart w:id="118" w:name="_Toc22264"/>
      <w:r>
        <w:rPr>
          <w:rFonts w:hint="eastAsia" w:ascii="宋体" w:hAnsi="宋体" w:eastAsia="宋体" w:cs="宋体"/>
          <w:sz w:val="21"/>
          <w:szCs w:val="21"/>
          <w:rPrChange w:id="2594" w:author="user" w:date="2025-05-13T14:42:35Z">
            <w:rPr>
              <w:rFonts w:hint="eastAsia" w:ascii="仿宋_GB2312" w:hAnsi="仿宋_GB2312" w:eastAsia="仿宋_GB2312" w:cs="仿宋_GB2312"/>
              <w:szCs w:val="24"/>
            </w:rPr>
          </w:rPrChange>
        </w:rPr>
        <w:t>易使用性</w:t>
      </w:r>
      <w:bookmarkEnd w:id="108"/>
      <w:bookmarkEnd w:id="109"/>
      <w:bookmarkEnd w:id="110"/>
      <w:bookmarkEnd w:id="111"/>
      <w:bookmarkEnd w:id="112"/>
      <w:bookmarkEnd w:id="113"/>
      <w:bookmarkEnd w:id="114"/>
      <w:bookmarkEnd w:id="115"/>
      <w:bookmarkEnd w:id="116"/>
      <w:bookmarkEnd w:id="117"/>
      <w:bookmarkEnd w:id="118"/>
    </w:p>
    <w:p w14:paraId="001C431A">
      <w:pPr>
        <w:spacing w:line="360" w:lineRule="auto"/>
        <w:ind w:firstLine="420" w:firstLineChars="200"/>
        <w:rPr>
          <w:ins w:id="2595" w:author="吴睿斌" w:date="2024-11-15T11:30:37Z"/>
          <w:rFonts w:hint="eastAsia" w:ascii="宋体" w:hAnsi="宋体" w:eastAsia="宋体" w:cs="宋体"/>
          <w:sz w:val="21"/>
          <w:szCs w:val="21"/>
          <w:rPrChange w:id="2596" w:author="user" w:date="2025-05-13T14:42:35Z">
            <w:rPr>
              <w:ins w:id="2597" w:author="吴睿斌" w:date="2024-11-15T11:30:37Z"/>
              <w:rFonts w:hint="eastAsia" w:ascii="仿宋_GB2312" w:hAnsi="仿宋_GB2312" w:eastAsia="仿宋_GB2312" w:cs="仿宋_GB2312"/>
              <w:sz w:val="24"/>
              <w:szCs w:val="24"/>
            </w:rPr>
          </w:rPrChange>
        </w:rPr>
      </w:pPr>
      <w:r>
        <w:rPr>
          <w:rFonts w:hint="eastAsia" w:ascii="宋体" w:hAnsi="宋体" w:eastAsia="宋体" w:cs="宋体"/>
          <w:sz w:val="21"/>
          <w:szCs w:val="21"/>
          <w:rPrChange w:id="2598" w:author="user" w:date="2025-05-13T14:42:35Z">
            <w:rPr>
              <w:rFonts w:hint="eastAsia" w:ascii="仿宋_GB2312" w:hAnsi="仿宋_GB2312" w:eastAsia="仿宋_GB2312" w:cs="仿宋_GB2312"/>
              <w:sz w:val="24"/>
              <w:szCs w:val="24"/>
            </w:rPr>
          </w:rPrChange>
        </w:rPr>
        <w:t>系统应提供美观、友好的中文界面，界面的功能菜单名称、参数名称、参数值等应易于维护人员理解。应合理组织功能模块，便于维护人员操作。</w:t>
      </w:r>
    </w:p>
    <w:p w14:paraId="683D8BDF">
      <w:pPr>
        <w:widowControl/>
        <w:numPr>
          <w:ilvl w:val="-1"/>
          <w:numId w:val="0"/>
        </w:numPr>
        <w:spacing w:line="360" w:lineRule="auto"/>
        <w:ind w:left="0" w:firstLine="420" w:firstLineChars="0"/>
        <w:jc w:val="left"/>
        <w:rPr>
          <w:ins w:id="2599" w:author="吴睿斌" w:date="2024-11-15T11:30:37Z"/>
          <w:rFonts w:hint="eastAsia" w:ascii="宋体" w:hAnsi="宋体" w:eastAsia="宋体" w:cs="宋体"/>
          <w:sz w:val="21"/>
          <w:szCs w:val="21"/>
          <w:lang w:val="en-US" w:eastAsia="zh-CN"/>
          <w:rPrChange w:id="2600" w:author="user" w:date="2025-05-13T14:42:35Z">
            <w:rPr>
              <w:ins w:id="2601" w:author="吴睿斌" w:date="2024-11-15T11:30:37Z"/>
              <w:rFonts w:hint="eastAsia" w:ascii="仿宋_GB2312" w:hAnsi="仿宋_GB2312" w:eastAsia="仿宋_GB2312" w:cs="仿宋_GB2312"/>
              <w:sz w:val="24"/>
              <w:szCs w:val="24"/>
              <w:lang w:val="en-US" w:eastAsia="zh-CN"/>
            </w:rPr>
          </w:rPrChange>
        </w:rPr>
      </w:pPr>
      <w:ins w:id="2602" w:author="心痕" w:date="2024-12-23T11:01:52Z">
        <w:r>
          <w:rPr>
            <w:rFonts w:hint="eastAsia" w:ascii="宋体" w:hAnsi="宋体" w:eastAsia="宋体" w:cs="宋体"/>
            <w:sz w:val="21"/>
            <w:szCs w:val="21"/>
            <w:lang w:val="en-US" w:eastAsia="zh-CN"/>
            <w:rPrChange w:id="2603" w:author="user" w:date="2025-05-13T14:42:35Z">
              <w:rPr>
                <w:rFonts w:hint="eastAsia" w:ascii="仿宋_GB2312" w:hAnsi="仿宋_GB2312" w:eastAsia="仿宋_GB2312" w:cs="仿宋_GB2312"/>
                <w:sz w:val="24"/>
                <w:szCs w:val="24"/>
                <w:lang w:val="en-US" w:eastAsia="zh-CN"/>
              </w:rPr>
            </w:rPrChange>
          </w:rPr>
          <w:t>应答：</w:t>
        </w:r>
      </w:ins>
    </w:p>
    <w:p w14:paraId="4BD3A590">
      <w:pPr>
        <w:pStyle w:val="2"/>
        <w:rPr>
          <w:rFonts w:hint="eastAsia" w:ascii="宋体" w:hAnsi="宋体" w:cs="宋体"/>
          <w:szCs w:val="21"/>
          <w:lang w:eastAsia="zh-Hans"/>
          <w:rPrChange w:id="2604" w:author="user" w:date="2025-05-13T14:42:35Z">
            <w:rPr>
              <w:rFonts w:hint="eastAsia"/>
              <w:lang w:eastAsia="zh-Hans"/>
            </w:rPr>
          </w:rPrChange>
        </w:rPr>
      </w:pPr>
    </w:p>
    <w:p w14:paraId="7F99F2CF">
      <w:pPr>
        <w:pStyle w:val="5"/>
        <w:spacing w:before="0" w:after="0" w:line="360" w:lineRule="auto"/>
        <w:ind w:firstLine="422" w:firstLineChars="200"/>
        <w:rPr>
          <w:rFonts w:hint="eastAsia" w:ascii="宋体" w:hAnsi="宋体" w:eastAsia="宋体" w:cs="宋体"/>
          <w:sz w:val="21"/>
          <w:szCs w:val="21"/>
          <w:rPrChange w:id="2605" w:author="user" w:date="2025-05-13T14:42:35Z">
            <w:rPr>
              <w:rFonts w:hint="eastAsia" w:ascii="仿宋_GB2312" w:hAnsi="仿宋_GB2312" w:eastAsia="仿宋_GB2312" w:cs="仿宋_GB2312"/>
              <w:szCs w:val="24"/>
            </w:rPr>
          </w:rPrChange>
        </w:rPr>
      </w:pPr>
      <w:bookmarkStart w:id="119" w:name="_Toc199130902"/>
      <w:bookmarkStart w:id="120" w:name="_Toc199133607"/>
      <w:bookmarkStart w:id="121" w:name="_Toc207363352"/>
      <w:bookmarkStart w:id="122" w:name="_Toc207362212"/>
      <w:bookmarkStart w:id="123" w:name="_Toc6017"/>
      <w:bookmarkStart w:id="124" w:name="_Toc205888917"/>
      <w:bookmarkStart w:id="125" w:name="_Toc193707631"/>
      <w:r>
        <w:rPr>
          <w:rFonts w:hint="eastAsia" w:ascii="宋体" w:hAnsi="宋体" w:eastAsia="宋体" w:cs="宋体"/>
          <w:sz w:val="21"/>
          <w:szCs w:val="21"/>
          <w:rPrChange w:id="2606" w:author="user" w:date="2025-05-13T14:42:35Z">
            <w:rPr>
              <w:rFonts w:hint="eastAsia" w:ascii="仿宋_GB2312" w:hAnsi="仿宋_GB2312" w:eastAsia="仿宋_GB2312" w:cs="仿宋_GB2312"/>
              <w:szCs w:val="24"/>
            </w:rPr>
          </w:rPrChange>
        </w:rPr>
        <w:t xml:space="preserve">5.4 </w:t>
      </w:r>
      <w:bookmarkStart w:id="126" w:name="_Toc23754"/>
      <w:bookmarkStart w:id="127" w:name="_Toc73530378"/>
      <w:bookmarkStart w:id="128" w:name="_Toc15924"/>
      <w:bookmarkStart w:id="129" w:name="_Toc209929927"/>
      <w:r>
        <w:rPr>
          <w:rFonts w:hint="eastAsia" w:ascii="宋体" w:hAnsi="宋体" w:eastAsia="宋体" w:cs="宋体"/>
          <w:sz w:val="21"/>
          <w:szCs w:val="21"/>
          <w:rPrChange w:id="2607" w:author="user" w:date="2025-05-13T14:42:35Z">
            <w:rPr>
              <w:rFonts w:hint="eastAsia" w:ascii="仿宋_GB2312" w:hAnsi="仿宋_GB2312" w:eastAsia="仿宋_GB2312" w:cs="仿宋_GB2312"/>
              <w:szCs w:val="24"/>
            </w:rPr>
          </w:rPrChange>
        </w:rPr>
        <w:t>可维护性</w:t>
      </w:r>
      <w:bookmarkEnd w:id="119"/>
      <w:bookmarkEnd w:id="120"/>
      <w:bookmarkEnd w:id="121"/>
      <w:bookmarkEnd w:id="122"/>
      <w:bookmarkEnd w:id="123"/>
      <w:bookmarkEnd w:id="124"/>
      <w:bookmarkEnd w:id="125"/>
      <w:bookmarkEnd w:id="126"/>
      <w:bookmarkEnd w:id="127"/>
      <w:bookmarkEnd w:id="128"/>
      <w:bookmarkEnd w:id="129"/>
    </w:p>
    <w:p w14:paraId="5B1708D1">
      <w:pPr>
        <w:tabs>
          <w:tab w:val="left" w:pos="420"/>
        </w:tabs>
        <w:spacing w:line="360" w:lineRule="auto"/>
        <w:ind w:firstLine="420" w:firstLineChars="200"/>
        <w:rPr>
          <w:ins w:id="2608" w:author="小黄" w:date="2024-11-19T16:22:15Z"/>
          <w:rFonts w:hint="eastAsia" w:ascii="宋体" w:hAnsi="宋体" w:eastAsia="宋体" w:cs="宋体"/>
          <w:sz w:val="21"/>
          <w:szCs w:val="21"/>
          <w:rPrChange w:id="2609" w:author="user" w:date="2025-05-13T14:42:35Z">
            <w:rPr>
              <w:ins w:id="2610" w:author="小黄" w:date="2024-11-19T16:22:15Z"/>
              <w:rFonts w:hint="eastAsia" w:ascii="仿宋_GB2312" w:hAnsi="仿宋_GB2312" w:eastAsia="仿宋_GB2312" w:cs="仿宋_GB2312"/>
              <w:sz w:val="24"/>
              <w:szCs w:val="24"/>
            </w:rPr>
          </w:rPrChange>
        </w:rPr>
      </w:pPr>
      <w:bookmarkStart w:id="130" w:name="_Hlk40025054"/>
      <w:r>
        <w:rPr>
          <w:rFonts w:hint="eastAsia" w:ascii="宋体" w:hAnsi="宋体" w:eastAsia="宋体" w:cs="宋体"/>
          <w:sz w:val="21"/>
          <w:szCs w:val="21"/>
          <w:rPrChange w:id="2611" w:author="user" w:date="2025-05-13T14:42:35Z">
            <w:rPr>
              <w:rFonts w:hint="eastAsia" w:ascii="仿宋_GB2312" w:hAnsi="仿宋_GB2312" w:eastAsia="仿宋_GB2312" w:cs="仿宋_GB2312"/>
              <w:sz w:val="24"/>
              <w:szCs w:val="24"/>
            </w:rPr>
          </w:rPrChange>
        </w:rPr>
        <w:t>系统应具有完善的自身监视和管理功能，要求具有故障诊断和故障定位功能。</w:t>
      </w:r>
    </w:p>
    <w:p w14:paraId="40667C61">
      <w:pPr>
        <w:widowControl/>
        <w:numPr>
          <w:ilvl w:val="0"/>
          <w:numId w:val="0"/>
        </w:numPr>
        <w:ind w:firstLine="420"/>
        <w:jc w:val="left"/>
        <w:rPr>
          <w:ins w:id="2612" w:author="吴睿斌" w:date="2024-11-15T11:30:40Z"/>
          <w:rFonts w:hint="eastAsia" w:ascii="宋体" w:hAnsi="宋体" w:cs="宋体"/>
          <w:szCs w:val="21"/>
          <w:rPrChange w:id="2613" w:author="user" w:date="2025-05-13T14:42:35Z">
            <w:rPr>
              <w:ins w:id="2614" w:author="吴睿斌" w:date="2024-11-15T11:30:40Z"/>
              <w:rFonts w:hint="eastAsia"/>
            </w:rPr>
          </w:rPrChange>
        </w:rPr>
      </w:pPr>
      <w:ins w:id="2615" w:author="心痕" w:date="2024-12-23T11:01:52Z">
        <w:r>
          <w:rPr>
            <w:rFonts w:hint="eastAsia" w:ascii="宋体" w:hAnsi="宋体" w:eastAsia="宋体" w:cs="宋体"/>
            <w:sz w:val="21"/>
            <w:szCs w:val="21"/>
            <w:lang w:val="en-US" w:eastAsia="zh-CN"/>
            <w:rPrChange w:id="2616" w:author="user" w:date="2025-05-13T14:42:35Z">
              <w:rPr>
                <w:rFonts w:hint="eastAsia" w:ascii="仿宋_GB2312" w:hAnsi="仿宋_GB2312" w:eastAsia="仿宋_GB2312" w:cs="仿宋_GB2312"/>
                <w:sz w:val="24"/>
                <w:szCs w:val="24"/>
                <w:lang w:val="en-US" w:eastAsia="zh-CN"/>
              </w:rPr>
            </w:rPrChange>
          </w:rPr>
          <w:t>应答：</w:t>
        </w:r>
      </w:ins>
    </w:p>
    <w:p w14:paraId="0910966F">
      <w:pPr>
        <w:pStyle w:val="2"/>
        <w:rPr>
          <w:rFonts w:hint="eastAsia" w:ascii="宋体" w:hAnsi="宋体" w:cs="宋体"/>
          <w:szCs w:val="21"/>
          <w:rPrChange w:id="2617" w:author="user" w:date="2025-05-13T14:42:35Z">
            <w:rPr>
              <w:rFonts w:hint="eastAsia"/>
            </w:rPr>
          </w:rPrChange>
        </w:rPr>
      </w:pPr>
    </w:p>
    <w:bookmarkEnd w:id="130"/>
    <w:p w14:paraId="3D819A2D">
      <w:pPr>
        <w:pStyle w:val="5"/>
        <w:spacing w:before="0" w:after="0" w:line="360" w:lineRule="auto"/>
        <w:ind w:firstLine="422" w:firstLineChars="200"/>
        <w:rPr>
          <w:rFonts w:hint="eastAsia" w:ascii="宋体" w:hAnsi="宋体" w:eastAsia="宋体" w:cs="宋体"/>
          <w:sz w:val="21"/>
          <w:szCs w:val="21"/>
          <w:rPrChange w:id="2618" w:author="user" w:date="2025-05-13T14:42:35Z">
            <w:rPr>
              <w:rFonts w:hint="eastAsia" w:ascii="仿宋_GB2312" w:hAnsi="仿宋_GB2312" w:eastAsia="仿宋_GB2312" w:cs="仿宋_GB2312"/>
              <w:szCs w:val="24"/>
            </w:rPr>
          </w:rPrChange>
        </w:rPr>
      </w:pPr>
      <w:bookmarkStart w:id="131" w:name="_Toc183497380"/>
      <w:bookmarkStart w:id="132" w:name="_Toc136241791"/>
      <w:bookmarkStart w:id="133" w:name="_Toc207362213"/>
      <w:bookmarkStart w:id="134" w:name="_Toc207363353"/>
      <w:bookmarkStart w:id="135" w:name="_Toc183195289"/>
      <w:bookmarkStart w:id="136" w:name="_Toc11222"/>
      <w:r>
        <w:rPr>
          <w:rFonts w:hint="eastAsia" w:ascii="宋体" w:hAnsi="宋体" w:eastAsia="宋体" w:cs="宋体"/>
          <w:sz w:val="21"/>
          <w:szCs w:val="21"/>
          <w:rPrChange w:id="2619" w:author="user" w:date="2025-05-13T14:42:35Z">
            <w:rPr>
              <w:rFonts w:hint="eastAsia" w:ascii="仿宋_GB2312" w:hAnsi="仿宋_GB2312" w:eastAsia="仿宋_GB2312" w:cs="仿宋_GB2312"/>
              <w:szCs w:val="24"/>
            </w:rPr>
          </w:rPrChange>
        </w:rPr>
        <w:t xml:space="preserve">5.5 </w:t>
      </w:r>
      <w:bookmarkStart w:id="137" w:name="_Toc13888"/>
      <w:bookmarkStart w:id="138" w:name="_Toc27493"/>
      <w:bookmarkStart w:id="139" w:name="_Toc209929928"/>
      <w:bookmarkStart w:id="140" w:name="_Toc73530379"/>
      <w:r>
        <w:rPr>
          <w:rFonts w:hint="eastAsia" w:ascii="宋体" w:hAnsi="宋体" w:eastAsia="宋体" w:cs="宋体"/>
          <w:sz w:val="21"/>
          <w:szCs w:val="21"/>
          <w:rPrChange w:id="2620" w:author="user" w:date="2025-05-13T14:42:35Z">
            <w:rPr>
              <w:rFonts w:hint="eastAsia" w:ascii="仿宋_GB2312" w:hAnsi="仿宋_GB2312" w:eastAsia="仿宋_GB2312" w:cs="仿宋_GB2312"/>
              <w:szCs w:val="24"/>
            </w:rPr>
          </w:rPrChange>
        </w:rPr>
        <w:t>稳定性需求</w:t>
      </w:r>
      <w:bookmarkEnd w:id="131"/>
      <w:bookmarkEnd w:id="132"/>
      <w:bookmarkEnd w:id="133"/>
      <w:bookmarkEnd w:id="134"/>
      <w:bookmarkEnd w:id="135"/>
      <w:bookmarkEnd w:id="136"/>
      <w:bookmarkEnd w:id="137"/>
      <w:bookmarkEnd w:id="138"/>
      <w:bookmarkEnd w:id="139"/>
      <w:bookmarkEnd w:id="140"/>
    </w:p>
    <w:p w14:paraId="7927C802">
      <w:pPr>
        <w:tabs>
          <w:tab w:val="left" w:pos="420"/>
        </w:tabs>
        <w:spacing w:line="360" w:lineRule="auto"/>
        <w:ind w:firstLine="420" w:firstLineChars="200"/>
        <w:rPr>
          <w:ins w:id="2621" w:author="吴睿斌" w:date="2024-11-15T11:30:42Z"/>
          <w:rFonts w:hint="eastAsia" w:ascii="宋体" w:hAnsi="宋体" w:eastAsia="宋体" w:cs="宋体"/>
          <w:kern w:val="0"/>
          <w:sz w:val="21"/>
          <w:szCs w:val="21"/>
          <w:rPrChange w:id="2622" w:author="user" w:date="2025-05-13T14:42:35Z">
            <w:rPr>
              <w:ins w:id="2623" w:author="吴睿斌" w:date="2024-11-15T11:30:42Z"/>
              <w:rFonts w:hint="eastAsia" w:ascii="仿宋_GB2312" w:hAnsi="仿宋_GB2312" w:eastAsia="仿宋_GB2312" w:cs="仿宋_GB2312"/>
              <w:kern w:val="0"/>
              <w:sz w:val="24"/>
              <w:szCs w:val="24"/>
            </w:rPr>
          </w:rPrChange>
        </w:rPr>
      </w:pPr>
      <w:r>
        <w:rPr>
          <w:rFonts w:hint="eastAsia" w:ascii="宋体" w:hAnsi="宋体" w:eastAsia="宋体" w:cs="宋体"/>
          <w:kern w:val="0"/>
          <w:sz w:val="21"/>
          <w:szCs w:val="21"/>
          <w:rPrChange w:id="2624" w:author="user" w:date="2025-05-13T14:42:35Z">
            <w:rPr>
              <w:rFonts w:hint="eastAsia" w:ascii="仿宋_GB2312" w:hAnsi="仿宋_GB2312" w:eastAsia="仿宋_GB2312" w:cs="仿宋_GB2312"/>
              <w:kern w:val="0"/>
              <w:sz w:val="24"/>
              <w:szCs w:val="24"/>
            </w:rPr>
          </w:rPrChange>
        </w:rPr>
        <w:t>系统必须支持持续稳定运行不少于一年。</w:t>
      </w:r>
    </w:p>
    <w:p w14:paraId="67C6B099">
      <w:pPr>
        <w:widowControl/>
        <w:numPr>
          <w:ilvl w:val="-1"/>
          <w:numId w:val="0"/>
        </w:numPr>
        <w:spacing w:line="360" w:lineRule="auto"/>
        <w:ind w:left="0" w:firstLine="420" w:firstLineChars="0"/>
        <w:jc w:val="left"/>
        <w:rPr>
          <w:ins w:id="2625" w:author="吴睿斌" w:date="2024-11-15T11:30:43Z"/>
          <w:rFonts w:hint="eastAsia" w:ascii="宋体" w:hAnsi="宋体" w:eastAsia="宋体" w:cs="宋体"/>
          <w:sz w:val="21"/>
          <w:szCs w:val="21"/>
          <w:lang w:val="en-US" w:eastAsia="zh-CN"/>
          <w:rPrChange w:id="2626" w:author="user" w:date="2025-05-13T14:42:35Z">
            <w:rPr>
              <w:ins w:id="2627" w:author="吴睿斌" w:date="2024-11-15T11:30:43Z"/>
              <w:rFonts w:hint="eastAsia" w:ascii="仿宋_GB2312" w:hAnsi="仿宋_GB2312" w:eastAsia="仿宋_GB2312" w:cs="仿宋_GB2312"/>
              <w:sz w:val="24"/>
              <w:szCs w:val="24"/>
              <w:lang w:val="en-US" w:eastAsia="zh-CN"/>
            </w:rPr>
          </w:rPrChange>
        </w:rPr>
      </w:pPr>
      <w:ins w:id="2628" w:author="心痕" w:date="2024-12-23T11:01:52Z">
        <w:r>
          <w:rPr>
            <w:rFonts w:hint="eastAsia" w:ascii="宋体" w:hAnsi="宋体" w:eastAsia="宋体" w:cs="宋体"/>
            <w:sz w:val="21"/>
            <w:szCs w:val="21"/>
            <w:lang w:val="en-US" w:eastAsia="zh-CN"/>
            <w:rPrChange w:id="2629" w:author="user" w:date="2025-05-13T14:42:35Z">
              <w:rPr>
                <w:rFonts w:hint="eastAsia" w:ascii="仿宋_GB2312" w:hAnsi="仿宋_GB2312" w:eastAsia="仿宋_GB2312" w:cs="仿宋_GB2312"/>
                <w:sz w:val="24"/>
                <w:szCs w:val="24"/>
                <w:lang w:val="en-US" w:eastAsia="zh-CN"/>
              </w:rPr>
            </w:rPrChange>
          </w:rPr>
          <w:t>应答：</w:t>
        </w:r>
      </w:ins>
    </w:p>
    <w:p w14:paraId="32AD1998">
      <w:pPr>
        <w:pStyle w:val="2"/>
        <w:rPr>
          <w:rFonts w:hint="eastAsia" w:ascii="宋体" w:hAnsi="宋体" w:cs="宋体"/>
          <w:szCs w:val="21"/>
          <w:rPrChange w:id="2630" w:author="user" w:date="2025-05-13T14:42:35Z">
            <w:rPr>
              <w:rFonts w:hint="eastAsia"/>
            </w:rPr>
          </w:rPrChange>
        </w:rPr>
      </w:pPr>
    </w:p>
    <w:p w14:paraId="2C4005CE">
      <w:pPr>
        <w:pStyle w:val="5"/>
        <w:spacing w:before="0" w:after="0" w:line="360" w:lineRule="auto"/>
        <w:ind w:firstLine="422" w:firstLineChars="200"/>
        <w:rPr>
          <w:rFonts w:hint="eastAsia" w:ascii="宋体" w:hAnsi="宋体" w:eastAsia="宋体" w:cs="宋体"/>
          <w:sz w:val="21"/>
          <w:szCs w:val="21"/>
          <w:rPrChange w:id="2631" w:author="user" w:date="2025-05-13T14:42:35Z">
            <w:rPr>
              <w:rFonts w:hint="eastAsia" w:ascii="仿宋_GB2312" w:hAnsi="仿宋_GB2312" w:eastAsia="仿宋_GB2312" w:cs="仿宋_GB2312"/>
              <w:szCs w:val="24"/>
            </w:rPr>
          </w:rPrChange>
        </w:rPr>
      </w:pPr>
      <w:bookmarkStart w:id="141" w:name="_Toc10603"/>
      <w:bookmarkStart w:id="142" w:name="_Toc89783645"/>
      <w:r>
        <w:rPr>
          <w:rFonts w:hint="eastAsia" w:ascii="宋体" w:hAnsi="宋体" w:eastAsia="宋体" w:cs="宋体"/>
          <w:sz w:val="21"/>
          <w:szCs w:val="21"/>
          <w:rPrChange w:id="2632" w:author="user" w:date="2025-05-13T14:42:35Z">
            <w:rPr>
              <w:rFonts w:hint="eastAsia" w:ascii="仿宋_GB2312" w:hAnsi="仿宋_GB2312" w:eastAsia="仿宋_GB2312" w:cs="仿宋_GB2312"/>
              <w:szCs w:val="24"/>
            </w:rPr>
          </w:rPrChange>
        </w:rPr>
        <w:t xml:space="preserve">5.6 </w:t>
      </w:r>
      <w:bookmarkStart w:id="143" w:name="_Toc9234"/>
      <w:bookmarkStart w:id="144" w:name="_Toc22303"/>
      <w:bookmarkStart w:id="145" w:name="_Toc73530380"/>
      <w:r>
        <w:rPr>
          <w:rFonts w:hint="eastAsia" w:ascii="宋体" w:hAnsi="宋体" w:eastAsia="宋体" w:cs="宋体"/>
          <w:sz w:val="21"/>
          <w:szCs w:val="21"/>
          <w:rPrChange w:id="2633" w:author="user" w:date="2025-05-13T14:42:35Z">
            <w:rPr>
              <w:rFonts w:hint="eastAsia" w:ascii="仿宋_GB2312" w:hAnsi="仿宋_GB2312" w:eastAsia="仿宋_GB2312" w:cs="仿宋_GB2312"/>
              <w:szCs w:val="24"/>
            </w:rPr>
          </w:rPrChange>
        </w:rPr>
        <w:t>可移植性</w:t>
      </w:r>
      <w:bookmarkEnd w:id="141"/>
      <w:bookmarkEnd w:id="143"/>
      <w:bookmarkEnd w:id="144"/>
      <w:bookmarkEnd w:id="145"/>
    </w:p>
    <w:p w14:paraId="6D602765">
      <w:pPr>
        <w:tabs>
          <w:tab w:val="left" w:pos="420"/>
        </w:tabs>
        <w:spacing w:line="360" w:lineRule="auto"/>
        <w:ind w:firstLine="420" w:firstLineChars="200"/>
        <w:rPr>
          <w:ins w:id="2634" w:author="吴睿斌" w:date="2024-11-15T11:30:45Z"/>
          <w:rFonts w:hint="eastAsia" w:ascii="宋体" w:hAnsi="宋体" w:eastAsia="宋体" w:cs="宋体"/>
          <w:sz w:val="21"/>
          <w:szCs w:val="21"/>
          <w:rPrChange w:id="2635" w:author="user" w:date="2025-05-13T14:42:35Z">
            <w:rPr>
              <w:ins w:id="2636" w:author="吴睿斌" w:date="2024-11-15T11:30:45Z"/>
              <w:rFonts w:hint="eastAsia" w:ascii="仿宋_GB2312" w:hAnsi="仿宋_GB2312" w:eastAsia="仿宋_GB2312" w:cs="仿宋_GB2312"/>
              <w:sz w:val="24"/>
              <w:szCs w:val="24"/>
            </w:rPr>
          </w:rPrChange>
        </w:rPr>
      </w:pPr>
      <w:r>
        <w:rPr>
          <w:rFonts w:hint="eastAsia" w:ascii="宋体" w:hAnsi="宋体" w:eastAsia="宋体" w:cs="宋体"/>
          <w:sz w:val="21"/>
          <w:szCs w:val="21"/>
          <w:rPrChange w:id="2637" w:author="user" w:date="2025-05-13T14:42:35Z">
            <w:rPr>
              <w:rFonts w:hint="eastAsia" w:ascii="仿宋_GB2312" w:hAnsi="仿宋_GB2312" w:eastAsia="仿宋_GB2312" w:cs="仿宋_GB2312"/>
              <w:sz w:val="24"/>
              <w:szCs w:val="24"/>
            </w:rPr>
          </w:rPrChange>
        </w:rPr>
        <w:t>系统应具有良好的可移植性，可以将系统方便快速的部署在其他的x86服务器上的同时仍满足上述非功能性要求。</w:t>
      </w:r>
    </w:p>
    <w:p w14:paraId="55480B43">
      <w:pPr>
        <w:widowControl/>
        <w:numPr>
          <w:ilvl w:val="-1"/>
          <w:numId w:val="0"/>
        </w:numPr>
        <w:spacing w:line="360" w:lineRule="auto"/>
        <w:ind w:left="0" w:firstLine="420" w:firstLineChars="0"/>
        <w:jc w:val="left"/>
        <w:rPr>
          <w:ins w:id="2638" w:author="吴睿斌" w:date="2024-11-15T11:30:45Z"/>
          <w:rFonts w:hint="eastAsia" w:ascii="宋体" w:hAnsi="宋体" w:eastAsia="宋体" w:cs="宋体"/>
          <w:sz w:val="21"/>
          <w:szCs w:val="21"/>
          <w:lang w:val="en-US" w:eastAsia="zh-CN"/>
          <w:rPrChange w:id="2639" w:author="user" w:date="2025-05-13T14:42:35Z">
            <w:rPr>
              <w:ins w:id="2640" w:author="吴睿斌" w:date="2024-11-15T11:30:45Z"/>
              <w:rFonts w:hint="eastAsia" w:ascii="仿宋_GB2312" w:hAnsi="仿宋_GB2312" w:eastAsia="仿宋_GB2312" w:cs="仿宋_GB2312"/>
              <w:sz w:val="24"/>
              <w:szCs w:val="24"/>
              <w:lang w:val="en-US" w:eastAsia="zh-CN"/>
            </w:rPr>
          </w:rPrChange>
        </w:rPr>
      </w:pPr>
      <w:ins w:id="2641" w:author="心痕" w:date="2024-12-23T11:01:52Z">
        <w:r>
          <w:rPr>
            <w:rFonts w:hint="eastAsia" w:ascii="宋体" w:hAnsi="宋体" w:eastAsia="宋体" w:cs="宋体"/>
            <w:sz w:val="21"/>
            <w:szCs w:val="21"/>
            <w:lang w:val="en-US" w:eastAsia="zh-CN"/>
            <w:rPrChange w:id="2642" w:author="user" w:date="2025-05-13T14:42:35Z">
              <w:rPr>
                <w:rFonts w:hint="eastAsia" w:ascii="仿宋_GB2312" w:hAnsi="仿宋_GB2312" w:eastAsia="仿宋_GB2312" w:cs="仿宋_GB2312"/>
                <w:sz w:val="24"/>
                <w:szCs w:val="24"/>
                <w:lang w:val="en-US" w:eastAsia="zh-CN"/>
              </w:rPr>
            </w:rPrChange>
          </w:rPr>
          <w:t>应答：</w:t>
        </w:r>
      </w:ins>
    </w:p>
    <w:p w14:paraId="627BA3FD">
      <w:pPr>
        <w:pStyle w:val="2"/>
        <w:rPr>
          <w:rFonts w:hint="eastAsia" w:ascii="宋体" w:hAnsi="宋体" w:cs="宋体"/>
          <w:szCs w:val="21"/>
          <w:rPrChange w:id="2643" w:author="user" w:date="2025-05-13T14:42:35Z">
            <w:rPr>
              <w:rFonts w:hint="eastAsia"/>
            </w:rPr>
          </w:rPrChange>
        </w:rPr>
      </w:pPr>
    </w:p>
    <w:bookmarkEnd w:id="142"/>
    <w:p w14:paraId="639CF72E">
      <w:pPr>
        <w:pStyle w:val="3"/>
        <w:numPr>
          <w:ilvl w:val="0"/>
          <w:numId w:val="2"/>
        </w:numPr>
        <w:tabs>
          <w:tab w:val="left" w:pos="432"/>
        </w:tabs>
        <w:spacing w:before="0" w:after="0" w:line="360" w:lineRule="auto"/>
        <w:ind w:left="-2" w:firstLine="422"/>
        <w:rPr>
          <w:rFonts w:hint="eastAsia" w:ascii="宋体" w:hAnsi="宋体" w:eastAsia="宋体" w:cs="宋体"/>
          <w:snapToGrid w:val="0"/>
          <w:sz w:val="21"/>
          <w:szCs w:val="21"/>
          <w:rPrChange w:id="2644" w:author="user" w:date="2025-05-13T14:42:35Z">
            <w:rPr>
              <w:rFonts w:hint="eastAsia" w:ascii="仿宋_GB2312" w:hAnsi="仿宋_GB2312" w:eastAsia="仿宋_GB2312" w:cs="仿宋_GB2312"/>
              <w:snapToGrid w:val="0"/>
              <w:sz w:val="24"/>
              <w:szCs w:val="24"/>
            </w:rPr>
          </w:rPrChange>
        </w:rPr>
      </w:pPr>
      <w:bookmarkStart w:id="146" w:name="_Toc183195314"/>
      <w:bookmarkStart w:id="147" w:name="_Toc183497400"/>
      <w:bookmarkStart w:id="148" w:name="_Toc5986"/>
      <w:bookmarkStart w:id="149" w:name="_Toc209929959"/>
      <w:bookmarkStart w:id="150" w:name="_Toc5162"/>
      <w:bookmarkStart w:id="151" w:name="_Toc15998"/>
      <w:bookmarkStart w:id="152" w:name="_Toc73530381"/>
      <w:bookmarkStart w:id="153" w:name="_Toc207362245"/>
      <w:bookmarkStart w:id="154" w:name="_Toc207363385"/>
      <w:bookmarkStart w:id="155" w:name="_Toc157848755"/>
      <w:r>
        <w:rPr>
          <w:rFonts w:hint="eastAsia" w:ascii="宋体" w:hAnsi="宋体" w:eastAsia="宋体" w:cs="宋体"/>
          <w:snapToGrid w:val="0"/>
          <w:sz w:val="21"/>
          <w:szCs w:val="21"/>
          <w:rPrChange w:id="2645" w:author="user" w:date="2025-05-13T14:42:35Z">
            <w:rPr>
              <w:rFonts w:hint="eastAsia" w:ascii="仿宋_GB2312" w:hAnsi="仿宋_GB2312" w:eastAsia="仿宋_GB2312" w:cs="仿宋_GB2312"/>
              <w:snapToGrid w:val="0"/>
              <w:sz w:val="24"/>
              <w:szCs w:val="24"/>
            </w:rPr>
          </w:rPrChange>
        </w:rPr>
        <w:t>系统安装、调试与验收</w:t>
      </w:r>
      <w:bookmarkEnd w:id="146"/>
      <w:bookmarkEnd w:id="147"/>
      <w:bookmarkEnd w:id="148"/>
      <w:bookmarkEnd w:id="149"/>
      <w:bookmarkEnd w:id="150"/>
      <w:bookmarkEnd w:id="151"/>
      <w:bookmarkEnd w:id="152"/>
      <w:bookmarkEnd w:id="153"/>
      <w:bookmarkEnd w:id="154"/>
      <w:bookmarkEnd w:id="155"/>
    </w:p>
    <w:p w14:paraId="40A4A5DF">
      <w:pPr>
        <w:pStyle w:val="5"/>
        <w:spacing w:before="0" w:after="0" w:line="360" w:lineRule="auto"/>
        <w:ind w:firstLine="422" w:firstLineChars="200"/>
        <w:rPr>
          <w:rFonts w:hint="eastAsia" w:ascii="宋体" w:hAnsi="宋体" w:eastAsia="宋体" w:cs="宋体"/>
          <w:sz w:val="21"/>
          <w:szCs w:val="21"/>
          <w:lang w:val="zh-CN"/>
          <w:rPrChange w:id="2646" w:author="user" w:date="2025-05-13T14:42:35Z">
            <w:rPr>
              <w:rFonts w:hint="eastAsia" w:ascii="仿宋_GB2312" w:hAnsi="仿宋_GB2312" w:eastAsia="仿宋_GB2312" w:cs="仿宋_GB2312"/>
              <w:szCs w:val="24"/>
              <w:lang w:val="zh-CN"/>
            </w:rPr>
          </w:rPrChange>
        </w:rPr>
      </w:pPr>
      <w:bookmarkStart w:id="156" w:name="_Toc467953289"/>
      <w:bookmarkStart w:id="157" w:name="_Toc76232024"/>
      <w:bookmarkStart w:id="158" w:name="_Toc207362247"/>
      <w:bookmarkStart w:id="159" w:name="_Toc76232312"/>
      <w:bookmarkStart w:id="160" w:name="_Toc183497402"/>
      <w:bookmarkStart w:id="161" w:name="_Toc183195316"/>
      <w:bookmarkStart w:id="162" w:name="_Toc21077"/>
      <w:bookmarkStart w:id="163" w:name="_Toc18373"/>
      <w:bookmarkStart w:id="164" w:name="_Toc176161433"/>
      <w:bookmarkStart w:id="165" w:name="_Toc486170479"/>
      <w:bookmarkStart w:id="166" w:name="_Toc76232245"/>
      <w:bookmarkStart w:id="167" w:name="_Toc469304648"/>
      <w:bookmarkStart w:id="168" w:name="_Toc76231764"/>
      <w:bookmarkStart w:id="169" w:name="_Toc467302617"/>
      <w:bookmarkStart w:id="170" w:name="_Toc468710708"/>
      <w:bookmarkStart w:id="171" w:name="_Toc5639"/>
      <w:bookmarkStart w:id="172" w:name="_Toc76232178"/>
      <w:bookmarkStart w:id="173" w:name="_Toc76379156"/>
      <w:bookmarkStart w:id="174" w:name="_Toc76231895"/>
      <w:bookmarkStart w:id="175" w:name="_Toc207363387"/>
      <w:bookmarkStart w:id="176" w:name="_Toc76231697"/>
      <w:bookmarkStart w:id="177" w:name="_Toc209929961"/>
      <w:bookmarkStart w:id="178" w:name="_Toc457206131"/>
      <w:bookmarkStart w:id="179" w:name="_Toc73530382"/>
      <w:bookmarkStart w:id="180" w:name="_Toc76231541"/>
      <w:r>
        <w:rPr>
          <w:rFonts w:hint="eastAsia" w:ascii="宋体" w:hAnsi="宋体" w:eastAsia="宋体" w:cs="宋体"/>
          <w:sz w:val="21"/>
          <w:szCs w:val="21"/>
          <w:lang w:val="zh-CN"/>
          <w:rPrChange w:id="2647" w:author="user" w:date="2025-05-13T14:42:35Z">
            <w:rPr>
              <w:rFonts w:hint="eastAsia" w:ascii="仿宋_GB2312" w:hAnsi="仿宋_GB2312" w:eastAsia="仿宋_GB2312" w:cs="仿宋_GB2312"/>
              <w:szCs w:val="24"/>
              <w:lang w:val="zh-CN"/>
            </w:rPr>
          </w:rPrChange>
        </w:rPr>
        <w:t>6.1 安装和调试</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484046C0">
      <w:pPr>
        <w:autoSpaceDE w:val="0"/>
        <w:autoSpaceDN w:val="0"/>
        <w:adjustRightInd w:val="0"/>
        <w:spacing w:line="360" w:lineRule="auto"/>
        <w:ind w:firstLine="420" w:firstLineChars="200"/>
        <w:rPr>
          <w:rFonts w:hint="eastAsia" w:ascii="宋体" w:hAnsi="宋体" w:eastAsia="宋体" w:cs="宋体"/>
          <w:kern w:val="0"/>
          <w:sz w:val="21"/>
          <w:szCs w:val="21"/>
          <w:lang w:val="zh-CN"/>
          <w:rPrChange w:id="2648" w:author="user" w:date="2025-05-13T14:42:35Z">
            <w:rPr>
              <w:rFonts w:hint="eastAsia" w:ascii="仿宋_GB2312" w:hAnsi="仿宋_GB2312" w:eastAsia="仿宋_GB2312" w:cs="仿宋_GB2312"/>
              <w:kern w:val="0"/>
              <w:sz w:val="24"/>
              <w:szCs w:val="24"/>
              <w:lang w:val="zh-CN"/>
            </w:rPr>
          </w:rPrChange>
        </w:rPr>
      </w:pPr>
      <w:ins w:id="2649" w:author="张雪平" w:date="2024-11-13T21:54:47Z">
        <w:r>
          <w:rPr>
            <w:rFonts w:hint="eastAsia" w:ascii="宋体" w:hAnsi="宋体" w:eastAsia="宋体" w:cs="宋体"/>
            <w:kern w:val="0"/>
            <w:sz w:val="21"/>
            <w:szCs w:val="21"/>
            <w:lang w:val="zh-CN"/>
            <w:rPrChange w:id="2650"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2651" w:author="user" w:date="2025-05-13T14:42:35Z">
            <w:rPr>
              <w:rFonts w:hint="eastAsia" w:ascii="仿宋_GB2312" w:hAnsi="仿宋_GB2312" w:eastAsia="仿宋_GB2312" w:cs="仿宋_GB2312"/>
              <w:kern w:val="0"/>
              <w:sz w:val="24"/>
              <w:szCs w:val="24"/>
              <w:lang w:val="zh-CN"/>
            </w:rPr>
          </w:rPrChange>
        </w:rPr>
        <w:t xml:space="preserve">需明确以下问题： </w:t>
      </w:r>
    </w:p>
    <w:p w14:paraId="36F1199F">
      <w:pPr>
        <w:numPr>
          <w:ilvl w:val="0"/>
          <w:numId w:val="5"/>
        </w:numPr>
        <w:autoSpaceDE w:val="0"/>
        <w:autoSpaceDN w:val="0"/>
        <w:adjustRightInd w:val="0"/>
        <w:spacing w:line="360" w:lineRule="auto"/>
        <w:ind w:firstLine="420" w:firstLineChars="200"/>
        <w:rPr>
          <w:ins w:id="2652" w:author="吴睿斌" w:date="2024-11-15T11:30:57Z"/>
          <w:rFonts w:hint="eastAsia" w:ascii="宋体" w:hAnsi="宋体" w:eastAsia="宋体" w:cs="宋体"/>
          <w:kern w:val="0"/>
          <w:sz w:val="21"/>
          <w:szCs w:val="21"/>
          <w:lang w:val="zh-CN"/>
          <w:rPrChange w:id="2653" w:author="user" w:date="2025-05-13T14:42:35Z">
            <w:rPr>
              <w:ins w:id="2654" w:author="吴睿斌" w:date="2024-11-15T11:30:57Z"/>
              <w:rFonts w:hint="eastAsia" w:ascii="仿宋_GB2312" w:hAnsi="仿宋_GB2312" w:eastAsia="仿宋_GB2312" w:cs="仿宋_GB2312"/>
              <w:kern w:val="0"/>
              <w:sz w:val="24"/>
              <w:szCs w:val="24"/>
              <w:lang w:val="zh-CN"/>
            </w:rPr>
          </w:rPrChange>
        </w:rPr>
      </w:pPr>
      <w:ins w:id="2655" w:author="张雪平" w:date="2024-11-13T21:54:47Z">
        <w:r>
          <w:rPr>
            <w:rFonts w:hint="eastAsia" w:ascii="宋体" w:hAnsi="宋体" w:eastAsia="宋体" w:cs="宋体"/>
            <w:kern w:val="0"/>
            <w:sz w:val="21"/>
            <w:szCs w:val="21"/>
            <w:lang w:val="zh-CN"/>
            <w:rPrChange w:id="2656"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2657" w:author="user" w:date="2025-05-13T14:42:35Z">
            <w:rPr>
              <w:rFonts w:hint="eastAsia" w:ascii="仿宋_GB2312" w:hAnsi="仿宋_GB2312" w:eastAsia="仿宋_GB2312" w:cs="仿宋_GB2312"/>
              <w:kern w:val="0"/>
              <w:sz w:val="24"/>
              <w:szCs w:val="24"/>
              <w:lang w:val="zh-CN"/>
            </w:rPr>
          </w:rPrChange>
        </w:rPr>
        <w:t>应负责应用软件</w:t>
      </w:r>
      <w:ins w:id="2658" w:author="吴睿斌" w:date="2024-11-05T16:38:00Z">
        <w:r>
          <w:rPr>
            <w:rFonts w:hint="eastAsia" w:ascii="宋体" w:hAnsi="宋体" w:eastAsia="宋体" w:cs="宋体"/>
            <w:kern w:val="0"/>
            <w:sz w:val="21"/>
            <w:szCs w:val="21"/>
            <w:rPrChange w:id="2659" w:author="user" w:date="2025-05-13T14:42:35Z">
              <w:rPr>
                <w:rFonts w:hint="eastAsia" w:ascii="仿宋_GB2312" w:hAnsi="仿宋_GB2312" w:eastAsia="仿宋_GB2312" w:cs="仿宋_GB2312"/>
                <w:kern w:val="0"/>
                <w:sz w:val="24"/>
                <w:szCs w:val="24"/>
              </w:rPr>
            </w:rPrChange>
          </w:rPr>
          <w:t>的安装</w:t>
        </w:r>
      </w:ins>
      <w:r>
        <w:rPr>
          <w:rFonts w:hint="eastAsia" w:ascii="宋体" w:hAnsi="宋体" w:eastAsia="宋体" w:cs="宋体"/>
          <w:kern w:val="0"/>
          <w:sz w:val="21"/>
          <w:szCs w:val="21"/>
          <w:lang w:val="zh-CN"/>
          <w:rPrChange w:id="2660" w:author="user" w:date="2025-05-13T14:42:35Z">
            <w:rPr>
              <w:rFonts w:hint="eastAsia" w:ascii="仿宋_GB2312" w:hAnsi="仿宋_GB2312" w:eastAsia="仿宋_GB2312" w:cs="仿宋_GB2312"/>
              <w:kern w:val="0"/>
              <w:sz w:val="24"/>
              <w:szCs w:val="24"/>
              <w:lang w:val="zh-CN"/>
            </w:rPr>
          </w:rPrChange>
        </w:rPr>
        <w:t>和系统</w:t>
      </w:r>
      <w:ins w:id="2661" w:author="吴睿斌" w:date="2024-11-05T16:37:00Z">
        <w:r>
          <w:rPr>
            <w:rFonts w:hint="eastAsia" w:ascii="宋体" w:hAnsi="宋体" w:eastAsia="宋体" w:cs="宋体"/>
            <w:kern w:val="0"/>
            <w:sz w:val="21"/>
            <w:szCs w:val="21"/>
            <w:rPrChange w:id="2662" w:author="user" w:date="2025-05-13T14:42:35Z">
              <w:rPr>
                <w:rFonts w:hint="eastAsia" w:ascii="仿宋_GB2312" w:hAnsi="仿宋_GB2312" w:eastAsia="仿宋_GB2312" w:cs="仿宋_GB2312"/>
                <w:kern w:val="0"/>
                <w:sz w:val="24"/>
                <w:szCs w:val="24"/>
              </w:rPr>
            </w:rPrChange>
          </w:rPr>
          <w:t>测试</w:t>
        </w:r>
      </w:ins>
      <w:r>
        <w:rPr>
          <w:rFonts w:hint="eastAsia" w:ascii="宋体" w:hAnsi="宋体" w:eastAsia="宋体" w:cs="宋体"/>
          <w:kern w:val="0"/>
          <w:sz w:val="21"/>
          <w:szCs w:val="21"/>
          <w:lang w:val="zh-CN"/>
          <w:rPrChange w:id="2663" w:author="user" w:date="2025-05-13T14:42:35Z">
            <w:rPr>
              <w:rFonts w:hint="eastAsia" w:ascii="仿宋_GB2312" w:hAnsi="仿宋_GB2312" w:eastAsia="仿宋_GB2312" w:cs="仿宋_GB2312"/>
              <w:kern w:val="0"/>
              <w:sz w:val="24"/>
              <w:szCs w:val="24"/>
              <w:lang w:val="zh-CN"/>
            </w:rPr>
          </w:rPrChange>
        </w:rPr>
        <w:t xml:space="preserve">两部分； </w:t>
      </w:r>
    </w:p>
    <w:p w14:paraId="5C90403C">
      <w:pPr>
        <w:widowControl/>
        <w:numPr>
          <w:ilvl w:val="-1"/>
          <w:numId w:val="0"/>
        </w:numPr>
        <w:spacing w:line="360" w:lineRule="auto"/>
        <w:ind w:left="0" w:firstLine="420" w:firstLineChars="0"/>
        <w:jc w:val="left"/>
        <w:rPr>
          <w:ins w:id="2664" w:author="吴睿斌" w:date="2024-11-15T11:31:00Z"/>
          <w:rFonts w:hint="eastAsia" w:ascii="宋体" w:hAnsi="宋体" w:eastAsia="宋体" w:cs="宋体"/>
          <w:sz w:val="21"/>
          <w:szCs w:val="21"/>
          <w:lang w:val="en-US" w:eastAsia="zh-CN"/>
          <w:rPrChange w:id="2665" w:author="user" w:date="2025-05-13T14:42:35Z">
            <w:rPr>
              <w:ins w:id="2666" w:author="吴睿斌" w:date="2024-11-15T11:31:00Z"/>
              <w:rFonts w:hint="eastAsia" w:ascii="仿宋_GB2312" w:hAnsi="仿宋_GB2312" w:eastAsia="仿宋_GB2312" w:cs="仿宋_GB2312"/>
              <w:sz w:val="24"/>
              <w:szCs w:val="24"/>
              <w:lang w:val="en-US" w:eastAsia="zh-CN"/>
            </w:rPr>
          </w:rPrChange>
        </w:rPr>
      </w:pPr>
      <w:ins w:id="2667" w:author="心痕" w:date="2024-12-23T11:01:52Z">
        <w:r>
          <w:rPr>
            <w:rFonts w:hint="eastAsia" w:ascii="宋体" w:hAnsi="宋体" w:eastAsia="宋体" w:cs="宋体"/>
            <w:sz w:val="21"/>
            <w:szCs w:val="21"/>
            <w:lang w:val="en-US" w:eastAsia="zh-CN"/>
            <w:rPrChange w:id="2668" w:author="user" w:date="2025-05-13T14:42:35Z">
              <w:rPr>
                <w:rFonts w:hint="eastAsia" w:ascii="仿宋_GB2312" w:hAnsi="仿宋_GB2312" w:eastAsia="仿宋_GB2312" w:cs="仿宋_GB2312"/>
                <w:sz w:val="24"/>
                <w:szCs w:val="24"/>
                <w:lang w:val="en-US" w:eastAsia="zh-CN"/>
              </w:rPr>
            </w:rPrChange>
          </w:rPr>
          <w:t>应答：</w:t>
        </w:r>
      </w:ins>
    </w:p>
    <w:p w14:paraId="0CADBC36">
      <w:pPr>
        <w:pStyle w:val="2"/>
        <w:numPr>
          <w:ilvl w:val="-1"/>
          <w:numId w:val="0"/>
        </w:numPr>
        <w:ind w:firstLine="0"/>
        <w:rPr>
          <w:rFonts w:hint="eastAsia" w:ascii="宋体" w:hAnsi="宋体" w:cs="宋体"/>
          <w:szCs w:val="21"/>
          <w:lang w:val="zh-CN"/>
          <w:rPrChange w:id="2669" w:author="user" w:date="2025-05-13T14:42:35Z">
            <w:rPr>
              <w:rFonts w:hint="eastAsia"/>
              <w:lang w:val="zh-CN"/>
            </w:rPr>
          </w:rPrChange>
        </w:rPr>
      </w:pPr>
    </w:p>
    <w:p w14:paraId="7C84A00A">
      <w:pPr>
        <w:autoSpaceDE w:val="0"/>
        <w:autoSpaceDN w:val="0"/>
        <w:adjustRightInd w:val="0"/>
        <w:spacing w:line="360" w:lineRule="auto"/>
        <w:ind w:firstLine="420" w:firstLineChars="200"/>
        <w:rPr>
          <w:rFonts w:hint="eastAsia" w:ascii="宋体" w:hAnsi="宋体" w:eastAsia="宋体" w:cs="宋体"/>
          <w:kern w:val="0"/>
          <w:sz w:val="21"/>
          <w:szCs w:val="21"/>
          <w:lang w:val="zh-CN"/>
          <w:rPrChange w:id="2670" w:author="user" w:date="2025-05-13T14:42:35Z">
            <w:rPr>
              <w:rFonts w:hint="eastAsia" w:ascii="仿宋_GB2312" w:hAnsi="仿宋_GB2312" w:eastAsia="仿宋_GB2312" w:cs="仿宋_GB2312"/>
              <w:kern w:val="0"/>
              <w:sz w:val="24"/>
              <w:szCs w:val="24"/>
              <w:lang w:val="zh-CN"/>
            </w:rPr>
          </w:rPrChange>
        </w:rPr>
      </w:pPr>
      <w:r>
        <w:rPr>
          <w:rFonts w:hint="eastAsia" w:ascii="宋体" w:hAnsi="宋体" w:eastAsia="宋体" w:cs="宋体"/>
          <w:kern w:val="0"/>
          <w:sz w:val="21"/>
          <w:szCs w:val="21"/>
          <w:rPrChange w:id="2671" w:author="user" w:date="2025-05-13T14:42:35Z">
            <w:rPr>
              <w:rFonts w:hint="eastAsia" w:ascii="仿宋_GB2312" w:hAnsi="仿宋_GB2312" w:eastAsia="仿宋_GB2312" w:cs="仿宋_GB2312"/>
              <w:kern w:val="0"/>
              <w:sz w:val="24"/>
              <w:szCs w:val="24"/>
            </w:rPr>
          </w:rPrChange>
        </w:rPr>
        <w:t>2</w:t>
      </w:r>
      <w:r>
        <w:rPr>
          <w:rFonts w:hint="eastAsia" w:ascii="宋体" w:hAnsi="宋体" w:eastAsia="宋体" w:cs="宋体"/>
          <w:kern w:val="0"/>
          <w:sz w:val="21"/>
          <w:szCs w:val="21"/>
          <w:lang w:val="zh-CN"/>
          <w:rPrChange w:id="2672" w:author="user" w:date="2025-05-13T14:42:35Z">
            <w:rPr>
              <w:rFonts w:hint="eastAsia" w:ascii="仿宋_GB2312" w:hAnsi="仿宋_GB2312" w:eastAsia="仿宋_GB2312" w:cs="仿宋_GB2312"/>
              <w:kern w:val="0"/>
              <w:sz w:val="24"/>
              <w:szCs w:val="24"/>
              <w:lang w:val="zh-CN"/>
            </w:rPr>
          </w:rPrChange>
        </w:rPr>
        <w:t>）系统测试的条款应与技术规范，接口规范和业务规范一致。基于以上要求，</w:t>
      </w:r>
      <w:ins w:id="2673" w:author="张雪平" w:date="2024-11-13T21:54:47Z">
        <w:r>
          <w:rPr>
            <w:rFonts w:hint="eastAsia" w:ascii="宋体" w:hAnsi="宋体" w:eastAsia="宋体" w:cs="宋体"/>
            <w:kern w:val="0"/>
            <w:sz w:val="21"/>
            <w:szCs w:val="21"/>
            <w:lang w:val="zh-CN"/>
            <w:rPrChange w:id="2674"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2675" w:author="user" w:date="2025-05-13T14:42:35Z">
            <w:rPr>
              <w:rFonts w:hint="eastAsia" w:ascii="仿宋_GB2312" w:hAnsi="仿宋_GB2312" w:eastAsia="仿宋_GB2312" w:cs="仿宋_GB2312"/>
              <w:kern w:val="0"/>
              <w:sz w:val="24"/>
              <w:szCs w:val="24"/>
              <w:lang w:val="zh-CN"/>
            </w:rPr>
          </w:rPrChange>
        </w:rPr>
        <w:t>应提供测试条件，方法和过程的草案，谈判以后，最终测试文件由双方共同拟定。各种测试指标必须在测试报告中反映。测试内容应至少包括：</w:t>
      </w:r>
    </w:p>
    <w:p w14:paraId="656A862D">
      <w:pPr>
        <w:numPr>
          <w:ilvl w:val="0"/>
          <w:numId w:val="6"/>
        </w:numPr>
        <w:autoSpaceDE w:val="0"/>
        <w:autoSpaceDN w:val="0"/>
        <w:adjustRightInd w:val="0"/>
        <w:spacing w:line="360" w:lineRule="auto"/>
        <w:rPr>
          <w:rFonts w:hint="eastAsia" w:ascii="宋体" w:hAnsi="宋体" w:eastAsia="宋体" w:cs="宋体"/>
          <w:kern w:val="0"/>
          <w:sz w:val="21"/>
          <w:szCs w:val="21"/>
          <w:lang w:val="zh-CN"/>
          <w:rPrChange w:id="2676" w:author="user" w:date="2025-05-13T14:42:35Z">
            <w:rPr>
              <w:rFonts w:hint="eastAsia" w:ascii="仿宋_GB2312" w:hAnsi="仿宋_GB2312" w:eastAsia="仿宋_GB2312" w:cs="仿宋_GB2312"/>
              <w:kern w:val="0"/>
              <w:sz w:val="24"/>
              <w:szCs w:val="24"/>
              <w:lang w:val="zh-CN"/>
            </w:rPr>
          </w:rPrChange>
        </w:rPr>
      </w:pPr>
      <w:bookmarkStart w:id="181" w:name="_Toc76232026"/>
      <w:bookmarkStart w:id="182" w:name="_Toc76232247"/>
      <w:bookmarkStart w:id="183" w:name="_Toc207363389"/>
      <w:bookmarkStart w:id="184" w:name="_Toc486170481"/>
      <w:bookmarkStart w:id="185" w:name="_Toc2666"/>
      <w:bookmarkStart w:id="186" w:name="_Toc76231543"/>
      <w:bookmarkStart w:id="187" w:name="_Toc469304650"/>
      <w:bookmarkStart w:id="188" w:name="_Toc76379158"/>
      <w:bookmarkStart w:id="189" w:name="_Toc176161435"/>
      <w:bookmarkStart w:id="190" w:name="_Toc468710710"/>
      <w:bookmarkStart w:id="191" w:name="_Toc76232180"/>
      <w:bookmarkStart w:id="192" w:name="_Toc183497404"/>
      <w:bookmarkStart w:id="193" w:name="_Toc76231897"/>
      <w:bookmarkStart w:id="194" w:name="_Toc76231699"/>
      <w:bookmarkStart w:id="195" w:name="_Toc76231766"/>
      <w:bookmarkStart w:id="196" w:name="_Toc467302619"/>
      <w:bookmarkStart w:id="197" w:name="_Toc467953291"/>
      <w:bookmarkStart w:id="198" w:name="_Toc183195318"/>
      <w:bookmarkStart w:id="199" w:name="_Toc207362249"/>
      <w:bookmarkStart w:id="200" w:name="_Toc76232314"/>
      <w:bookmarkStart w:id="201" w:name="_Toc457206133"/>
      <w:r>
        <w:rPr>
          <w:rFonts w:hint="eastAsia" w:ascii="宋体" w:hAnsi="宋体" w:eastAsia="宋体" w:cs="宋体"/>
          <w:kern w:val="0"/>
          <w:sz w:val="21"/>
          <w:szCs w:val="21"/>
          <w:lang w:val="zh-CN"/>
          <w:rPrChange w:id="2677" w:author="user" w:date="2025-05-13T14:42:35Z">
            <w:rPr>
              <w:rFonts w:hint="eastAsia" w:ascii="仿宋_GB2312" w:hAnsi="仿宋_GB2312" w:eastAsia="仿宋_GB2312" w:cs="仿宋_GB2312"/>
              <w:kern w:val="0"/>
              <w:sz w:val="24"/>
              <w:szCs w:val="24"/>
              <w:lang w:val="zh-CN"/>
            </w:rPr>
          </w:rPrChange>
        </w:rPr>
        <w:t>功能测试</w:t>
      </w:r>
    </w:p>
    <w:p w14:paraId="09142AE1">
      <w:pPr>
        <w:tabs>
          <w:tab w:val="left" w:pos="900"/>
        </w:tabs>
        <w:autoSpaceDE w:val="0"/>
        <w:autoSpaceDN w:val="0"/>
        <w:adjustRightInd w:val="0"/>
        <w:spacing w:line="360" w:lineRule="auto"/>
        <w:ind w:left="900"/>
        <w:rPr>
          <w:ins w:id="2678" w:author="吴睿斌" w:date="2024-11-15T11:31:07Z"/>
          <w:rFonts w:hint="eastAsia" w:ascii="宋体" w:hAnsi="宋体" w:eastAsia="宋体" w:cs="宋体"/>
          <w:kern w:val="0"/>
          <w:sz w:val="21"/>
          <w:szCs w:val="21"/>
          <w:lang w:val="zh-CN"/>
          <w:rPrChange w:id="2679" w:author="user" w:date="2025-05-13T14:42:35Z">
            <w:rPr>
              <w:ins w:id="2680" w:author="吴睿斌" w:date="2024-11-15T11:31:07Z"/>
              <w:rFonts w:hint="eastAsia" w:ascii="仿宋_GB2312" w:hAnsi="仿宋_GB2312" w:eastAsia="仿宋_GB2312" w:cs="仿宋_GB2312"/>
              <w:kern w:val="0"/>
              <w:sz w:val="24"/>
              <w:szCs w:val="24"/>
              <w:lang w:val="zh-CN"/>
            </w:rPr>
          </w:rPrChange>
        </w:rPr>
      </w:pPr>
      <w:del w:id="2681" w:author="user" w:date="2025-05-14T10:33:27Z">
        <w:bookmarkStart w:id="270" w:name="_GoBack"/>
        <w:bookmarkEnd w:id="270"/>
        <w:r>
          <w:rPr>
            <w:rFonts w:hint="eastAsia" w:ascii="宋体" w:hAnsi="宋体" w:eastAsia="宋体" w:cs="宋体"/>
            <w:kern w:val="0"/>
            <w:sz w:val="21"/>
            <w:szCs w:val="21"/>
            <w:lang w:val="zh-CN"/>
            <w:rPrChange w:id="2682" w:author="user" w:date="2025-05-13T14:42:35Z">
              <w:rPr>
                <w:rFonts w:hint="eastAsia" w:ascii="仿宋_GB2312" w:hAnsi="仿宋_GB2312" w:eastAsia="仿宋_GB2312" w:cs="仿宋_GB2312"/>
                <w:kern w:val="0"/>
                <w:sz w:val="24"/>
                <w:szCs w:val="24"/>
                <w:lang w:val="zh-CN"/>
              </w:rPr>
            </w:rPrChange>
          </w:rPr>
          <w:tab/>
        </w:r>
      </w:del>
      <w:r>
        <w:rPr>
          <w:rFonts w:hint="eastAsia" w:ascii="宋体" w:hAnsi="宋体" w:eastAsia="宋体" w:cs="宋体"/>
          <w:kern w:val="0"/>
          <w:sz w:val="21"/>
          <w:szCs w:val="21"/>
          <w:lang w:val="zh-CN"/>
          <w:rPrChange w:id="2684" w:author="user" w:date="2025-05-13T14:42:35Z">
            <w:rPr>
              <w:rFonts w:hint="eastAsia" w:ascii="仿宋_GB2312" w:hAnsi="仿宋_GB2312" w:eastAsia="仿宋_GB2312" w:cs="仿宋_GB2312"/>
              <w:kern w:val="0"/>
              <w:sz w:val="24"/>
              <w:szCs w:val="24"/>
              <w:lang w:val="zh-CN"/>
            </w:rPr>
          </w:rPrChange>
        </w:rPr>
        <w:t>包括项目涉及功能的完整性测试、内容准确性测试，需满足本项目服务内容要求。</w:t>
      </w:r>
    </w:p>
    <w:p w14:paraId="589BEDE5">
      <w:pPr>
        <w:widowControl/>
        <w:numPr>
          <w:ilvl w:val="-1"/>
          <w:numId w:val="0"/>
        </w:numPr>
        <w:spacing w:line="360" w:lineRule="auto"/>
        <w:ind w:left="0" w:firstLine="420" w:firstLineChars="0"/>
        <w:jc w:val="left"/>
        <w:rPr>
          <w:ins w:id="2685" w:author="吴睿斌" w:date="2024-11-15T11:31:08Z"/>
          <w:rFonts w:hint="eastAsia" w:ascii="宋体" w:hAnsi="宋体" w:eastAsia="宋体" w:cs="宋体"/>
          <w:sz w:val="21"/>
          <w:szCs w:val="21"/>
          <w:lang w:val="en-US" w:eastAsia="zh-CN"/>
          <w:rPrChange w:id="2686" w:author="user" w:date="2025-05-13T14:42:35Z">
            <w:rPr>
              <w:ins w:id="2687" w:author="吴睿斌" w:date="2024-11-15T11:31:08Z"/>
              <w:rFonts w:hint="eastAsia" w:ascii="仿宋_GB2312" w:hAnsi="仿宋_GB2312" w:eastAsia="仿宋_GB2312" w:cs="仿宋_GB2312"/>
              <w:sz w:val="24"/>
              <w:szCs w:val="24"/>
              <w:lang w:val="en-US" w:eastAsia="zh-CN"/>
            </w:rPr>
          </w:rPrChange>
        </w:rPr>
      </w:pPr>
      <w:ins w:id="2688" w:author="心痕" w:date="2024-12-23T11:01:52Z">
        <w:r>
          <w:rPr>
            <w:rFonts w:hint="eastAsia" w:ascii="宋体" w:hAnsi="宋体" w:eastAsia="宋体" w:cs="宋体"/>
            <w:sz w:val="21"/>
            <w:szCs w:val="21"/>
            <w:lang w:val="en-US" w:eastAsia="zh-CN"/>
            <w:rPrChange w:id="2689" w:author="user" w:date="2025-05-13T14:42:35Z">
              <w:rPr>
                <w:rFonts w:hint="eastAsia" w:ascii="仿宋_GB2312" w:hAnsi="仿宋_GB2312" w:eastAsia="仿宋_GB2312" w:cs="仿宋_GB2312"/>
                <w:sz w:val="24"/>
                <w:szCs w:val="24"/>
                <w:lang w:val="en-US" w:eastAsia="zh-CN"/>
              </w:rPr>
            </w:rPrChange>
          </w:rPr>
          <w:t>应答：</w:t>
        </w:r>
      </w:ins>
    </w:p>
    <w:p w14:paraId="7346FAD5">
      <w:pPr>
        <w:pStyle w:val="2"/>
        <w:rPr>
          <w:rFonts w:hint="eastAsia" w:ascii="宋体" w:hAnsi="宋体" w:cs="宋体"/>
          <w:szCs w:val="21"/>
          <w:lang w:val="zh-CN"/>
          <w:rPrChange w:id="2690" w:author="user" w:date="2025-05-13T14:42:35Z">
            <w:rPr>
              <w:rFonts w:hint="eastAsia"/>
              <w:lang w:val="zh-CN"/>
            </w:rPr>
          </w:rPrChange>
        </w:rPr>
      </w:pPr>
    </w:p>
    <w:p w14:paraId="144D7BC7">
      <w:pPr>
        <w:numPr>
          <w:ilvl w:val="0"/>
          <w:numId w:val="6"/>
        </w:numPr>
        <w:autoSpaceDE w:val="0"/>
        <w:autoSpaceDN w:val="0"/>
        <w:adjustRightInd w:val="0"/>
        <w:spacing w:line="360" w:lineRule="auto"/>
        <w:rPr>
          <w:rFonts w:hint="eastAsia" w:ascii="宋体" w:hAnsi="宋体" w:eastAsia="宋体" w:cs="宋体"/>
          <w:kern w:val="0"/>
          <w:sz w:val="21"/>
          <w:szCs w:val="21"/>
          <w:lang w:val="zh-CN"/>
          <w:rPrChange w:id="2691" w:author="user" w:date="2025-05-13T14:42:35Z">
            <w:rPr>
              <w:rFonts w:hint="eastAsia" w:ascii="仿宋_GB2312" w:hAnsi="仿宋_GB2312" w:eastAsia="仿宋_GB2312" w:cs="仿宋_GB2312"/>
              <w:kern w:val="0"/>
              <w:sz w:val="24"/>
              <w:szCs w:val="24"/>
              <w:lang w:val="zh-CN"/>
            </w:rPr>
          </w:rPrChange>
        </w:rPr>
      </w:pPr>
      <w:r>
        <w:rPr>
          <w:rFonts w:hint="eastAsia" w:ascii="宋体" w:hAnsi="宋体" w:eastAsia="宋体" w:cs="宋体"/>
          <w:kern w:val="0"/>
          <w:sz w:val="21"/>
          <w:szCs w:val="21"/>
          <w:lang w:val="zh-CN"/>
          <w:rPrChange w:id="2692" w:author="user" w:date="2025-05-13T14:42:35Z">
            <w:rPr>
              <w:rFonts w:hint="eastAsia" w:ascii="仿宋_GB2312" w:hAnsi="仿宋_GB2312" w:eastAsia="仿宋_GB2312" w:cs="仿宋_GB2312"/>
              <w:kern w:val="0"/>
              <w:sz w:val="24"/>
              <w:szCs w:val="24"/>
              <w:lang w:val="zh-CN"/>
            </w:rPr>
          </w:rPrChange>
        </w:rPr>
        <w:t>性能测试</w:t>
      </w:r>
    </w:p>
    <w:p w14:paraId="5A9E4472">
      <w:pPr>
        <w:tabs>
          <w:tab w:val="left" w:pos="900"/>
        </w:tabs>
        <w:autoSpaceDE w:val="0"/>
        <w:autoSpaceDN w:val="0"/>
        <w:adjustRightInd w:val="0"/>
        <w:spacing w:line="360" w:lineRule="auto"/>
        <w:ind w:left="900"/>
        <w:rPr>
          <w:ins w:id="2693" w:author="吴睿斌" w:date="2024-11-15T14:58:21Z"/>
          <w:rFonts w:hint="eastAsia" w:ascii="宋体" w:hAnsi="宋体" w:eastAsia="宋体" w:cs="宋体"/>
          <w:kern w:val="0"/>
          <w:sz w:val="21"/>
          <w:szCs w:val="21"/>
          <w:lang w:val="zh-CN"/>
          <w:rPrChange w:id="2694" w:author="user" w:date="2025-05-13T14:42:35Z">
            <w:rPr>
              <w:ins w:id="2695" w:author="吴睿斌" w:date="2024-11-15T14:58:21Z"/>
              <w:rFonts w:hint="eastAsia" w:ascii="仿宋_GB2312" w:hAnsi="仿宋_GB2312" w:eastAsia="仿宋_GB2312" w:cs="仿宋_GB2312"/>
              <w:kern w:val="0"/>
              <w:sz w:val="24"/>
              <w:szCs w:val="24"/>
              <w:lang w:val="zh-CN"/>
            </w:rPr>
          </w:rPrChange>
        </w:rPr>
      </w:pPr>
      <w:r>
        <w:rPr>
          <w:rFonts w:hint="eastAsia" w:ascii="宋体" w:hAnsi="宋体" w:eastAsia="宋体" w:cs="宋体"/>
          <w:kern w:val="0"/>
          <w:sz w:val="21"/>
          <w:szCs w:val="21"/>
          <w:lang w:val="zh-CN"/>
          <w:rPrChange w:id="2696" w:author="user" w:date="2025-05-13T14:42:35Z">
            <w:rPr>
              <w:rFonts w:hint="eastAsia" w:ascii="仿宋_GB2312" w:hAnsi="仿宋_GB2312" w:eastAsia="仿宋_GB2312" w:cs="仿宋_GB2312"/>
              <w:kern w:val="0"/>
              <w:sz w:val="24"/>
              <w:szCs w:val="24"/>
              <w:lang w:val="zh-CN"/>
            </w:rPr>
          </w:rPrChange>
        </w:rPr>
        <w:tab/>
      </w:r>
      <w:r>
        <w:rPr>
          <w:rFonts w:hint="eastAsia" w:ascii="宋体" w:hAnsi="宋体" w:eastAsia="宋体" w:cs="宋体"/>
          <w:kern w:val="0"/>
          <w:sz w:val="21"/>
          <w:szCs w:val="21"/>
          <w:lang w:val="zh-CN"/>
          <w:rPrChange w:id="2697" w:author="user" w:date="2025-05-13T14:42:35Z">
            <w:rPr>
              <w:rFonts w:hint="eastAsia" w:ascii="仿宋_GB2312" w:hAnsi="仿宋_GB2312" w:eastAsia="仿宋_GB2312" w:cs="仿宋_GB2312"/>
              <w:kern w:val="0"/>
              <w:sz w:val="24"/>
              <w:szCs w:val="24"/>
              <w:lang w:val="zh-CN"/>
            </w:rPr>
          </w:rPrChange>
        </w:rPr>
        <w:t>性能测试是为了测试本项目系统在处理大量数据时的性能表现。例如，可以测试系统在处理大量订单数据时的响应时间和处理速度，以及资源占用的合理性。</w:t>
      </w:r>
    </w:p>
    <w:p w14:paraId="6D4C697A">
      <w:pPr>
        <w:widowControl/>
        <w:numPr>
          <w:ilvl w:val="-1"/>
          <w:numId w:val="0"/>
        </w:numPr>
        <w:spacing w:line="360" w:lineRule="auto"/>
        <w:ind w:left="0" w:firstLine="420" w:firstLineChars="0"/>
        <w:jc w:val="left"/>
        <w:rPr>
          <w:ins w:id="2698" w:author="吴睿斌" w:date="2024-11-15T11:31:10Z"/>
          <w:rFonts w:hint="eastAsia" w:ascii="宋体" w:hAnsi="宋体" w:eastAsia="宋体" w:cs="宋体"/>
          <w:sz w:val="21"/>
          <w:szCs w:val="21"/>
          <w:lang w:val="en-US" w:eastAsia="zh-CN"/>
          <w:rPrChange w:id="2699" w:author="user" w:date="2025-05-13T14:42:35Z">
            <w:rPr>
              <w:ins w:id="2700" w:author="吴睿斌" w:date="2024-11-15T11:31:10Z"/>
              <w:rFonts w:hint="eastAsia" w:ascii="仿宋_GB2312" w:hAnsi="仿宋_GB2312" w:eastAsia="仿宋_GB2312" w:cs="仿宋_GB2312"/>
              <w:sz w:val="24"/>
              <w:szCs w:val="24"/>
              <w:lang w:val="en-US" w:eastAsia="zh-CN"/>
            </w:rPr>
          </w:rPrChange>
        </w:rPr>
      </w:pPr>
      <w:ins w:id="2701" w:author="心痕" w:date="2024-12-23T11:01:52Z">
        <w:r>
          <w:rPr>
            <w:rFonts w:hint="eastAsia" w:ascii="宋体" w:hAnsi="宋体" w:eastAsia="宋体" w:cs="宋体"/>
            <w:sz w:val="21"/>
            <w:szCs w:val="21"/>
            <w:lang w:val="en-US" w:eastAsia="zh-CN"/>
            <w:rPrChange w:id="2702" w:author="user" w:date="2025-05-13T14:42:35Z">
              <w:rPr>
                <w:rFonts w:hint="eastAsia" w:ascii="仿宋_GB2312" w:hAnsi="仿宋_GB2312" w:eastAsia="仿宋_GB2312" w:cs="仿宋_GB2312"/>
                <w:sz w:val="24"/>
                <w:szCs w:val="24"/>
                <w:lang w:val="en-US" w:eastAsia="zh-CN"/>
              </w:rPr>
            </w:rPrChange>
          </w:rPr>
          <w:t>应答：</w:t>
        </w:r>
      </w:ins>
    </w:p>
    <w:p w14:paraId="25EBDA04">
      <w:pPr>
        <w:pStyle w:val="2"/>
        <w:rPr>
          <w:rFonts w:hint="eastAsia" w:ascii="宋体" w:hAnsi="宋体" w:cs="宋体"/>
          <w:szCs w:val="21"/>
          <w:lang w:val="zh-CN"/>
          <w:rPrChange w:id="2703" w:author="user" w:date="2025-05-13T14:42:35Z">
            <w:rPr>
              <w:rFonts w:hint="eastAsia"/>
              <w:lang w:val="zh-CN"/>
            </w:rPr>
          </w:rPrChange>
        </w:rPr>
      </w:pPr>
    </w:p>
    <w:p w14:paraId="1DCBA6AC">
      <w:pPr>
        <w:numPr>
          <w:ilvl w:val="0"/>
          <w:numId w:val="6"/>
        </w:numPr>
        <w:autoSpaceDE w:val="0"/>
        <w:autoSpaceDN w:val="0"/>
        <w:adjustRightInd w:val="0"/>
        <w:spacing w:line="360" w:lineRule="auto"/>
        <w:rPr>
          <w:rFonts w:hint="eastAsia" w:ascii="宋体" w:hAnsi="宋体" w:eastAsia="宋体" w:cs="宋体"/>
          <w:kern w:val="0"/>
          <w:sz w:val="21"/>
          <w:szCs w:val="21"/>
          <w:lang w:val="zh-CN"/>
          <w:rPrChange w:id="2704" w:author="user" w:date="2025-05-13T14:42:35Z">
            <w:rPr>
              <w:rFonts w:hint="eastAsia" w:ascii="仿宋_GB2312" w:hAnsi="仿宋_GB2312" w:eastAsia="仿宋_GB2312" w:cs="仿宋_GB2312"/>
              <w:kern w:val="0"/>
              <w:sz w:val="24"/>
              <w:szCs w:val="24"/>
              <w:lang w:val="zh-CN"/>
            </w:rPr>
          </w:rPrChange>
        </w:rPr>
      </w:pPr>
      <w:r>
        <w:rPr>
          <w:rFonts w:hint="eastAsia" w:ascii="宋体" w:hAnsi="宋体" w:eastAsia="宋体" w:cs="宋体"/>
          <w:kern w:val="0"/>
          <w:sz w:val="21"/>
          <w:szCs w:val="21"/>
          <w:lang w:val="zh-CN"/>
          <w:rPrChange w:id="2705" w:author="user" w:date="2025-05-13T14:42:35Z">
            <w:rPr>
              <w:rFonts w:hint="eastAsia" w:ascii="仿宋_GB2312" w:hAnsi="仿宋_GB2312" w:eastAsia="仿宋_GB2312" w:cs="仿宋_GB2312"/>
              <w:kern w:val="0"/>
              <w:sz w:val="24"/>
              <w:szCs w:val="24"/>
              <w:lang w:val="zh-CN"/>
            </w:rPr>
          </w:rPrChange>
        </w:rPr>
        <w:t>稳定性测试</w:t>
      </w:r>
      <w:bookmarkStart w:id="202" w:name="_Toc176161434"/>
      <w:bookmarkStart w:id="203" w:name="_Toc207362248"/>
      <w:bookmarkStart w:id="204" w:name="_Toc467302618"/>
      <w:bookmarkStart w:id="205" w:name="_Toc76232313"/>
      <w:bookmarkStart w:id="206" w:name="_Toc76232025"/>
      <w:bookmarkStart w:id="207" w:name="_Toc207363388"/>
      <w:bookmarkStart w:id="208" w:name="_Toc469304649"/>
      <w:bookmarkStart w:id="209" w:name="_Toc76231698"/>
      <w:bookmarkStart w:id="210" w:name="_Toc76231896"/>
      <w:bookmarkStart w:id="211" w:name="_Toc87411025"/>
      <w:bookmarkStart w:id="212" w:name="_Toc76231542"/>
      <w:bookmarkStart w:id="213" w:name="_Toc76232179"/>
      <w:bookmarkStart w:id="214" w:name="_Toc76231765"/>
      <w:bookmarkStart w:id="215" w:name="_Toc76232246"/>
      <w:bookmarkStart w:id="216" w:name="_Toc183497403"/>
      <w:bookmarkStart w:id="217" w:name="_Toc457206132"/>
      <w:bookmarkStart w:id="218" w:name="_Toc467953290"/>
      <w:bookmarkStart w:id="219" w:name="_Toc468710709"/>
      <w:bookmarkStart w:id="220" w:name="_Toc183195317"/>
      <w:bookmarkStart w:id="221" w:name="_Toc76379157"/>
      <w:bookmarkStart w:id="222" w:name="_Toc486170480"/>
      <w:r>
        <w:rPr>
          <w:rFonts w:hint="eastAsia" w:ascii="宋体" w:hAnsi="宋体" w:eastAsia="宋体" w:cs="宋体"/>
          <w:sz w:val="21"/>
          <w:szCs w:val="21"/>
          <w:lang w:val="zh-CN"/>
          <w:rPrChange w:id="2706" w:author="user" w:date="2025-05-13T14:42:35Z">
            <w:rPr>
              <w:rFonts w:hint="eastAsia" w:ascii="仿宋_GB2312" w:hAnsi="仿宋_GB2312" w:eastAsia="仿宋_GB2312" w:cs="仿宋_GB2312"/>
              <w:sz w:val="24"/>
              <w:szCs w:val="24"/>
              <w:lang w:val="zh-CN"/>
            </w:rPr>
          </w:rPrChange>
        </w:rPr>
        <w:t xml:space="preserve"> </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772E0869">
      <w:pPr>
        <w:tabs>
          <w:tab w:val="left" w:pos="900"/>
        </w:tabs>
        <w:autoSpaceDE w:val="0"/>
        <w:autoSpaceDN w:val="0"/>
        <w:adjustRightInd w:val="0"/>
        <w:spacing w:line="360" w:lineRule="auto"/>
        <w:ind w:left="900"/>
        <w:rPr>
          <w:ins w:id="2707" w:author="吴睿斌" w:date="2024-11-15T11:31:13Z"/>
          <w:rFonts w:hint="eastAsia" w:ascii="宋体" w:hAnsi="宋体" w:eastAsia="宋体" w:cs="宋体"/>
          <w:kern w:val="0"/>
          <w:sz w:val="21"/>
          <w:szCs w:val="21"/>
          <w:lang w:val="zh-CN"/>
          <w:rPrChange w:id="2708" w:author="user" w:date="2025-05-13T14:42:35Z">
            <w:rPr>
              <w:ins w:id="2709" w:author="吴睿斌" w:date="2024-11-15T11:31:13Z"/>
              <w:rFonts w:hint="eastAsia" w:ascii="仿宋_GB2312" w:hAnsi="仿宋_GB2312" w:eastAsia="仿宋_GB2312" w:cs="仿宋_GB2312"/>
              <w:kern w:val="0"/>
              <w:sz w:val="24"/>
              <w:szCs w:val="24"/>
              <w:lang w:val="zh-CN"/>
            </w:rPr>
          </w:rPrChange>
        </w:rPr>
      </w:pPr>
      <w:r>
        <w:rPr>
          <w:rFonts w:hint="eastAsia" w:ascii="宋体" w:hAnsi="宋体" w:eastAsia="宋体" w:cs="宋体"/>
          <w:kern w:val="0"/>
          <w:sz w:val="21"/>
          <w:szCs w:val="21"/>
          <w:lang w:val="zh-CN"/>
          <w:rPrChange w:id="2710" w:author="user" w:date="2025-05-13T14:42:35Z">
            <w:rPr>
              <w:rFonts w:hint="eastAsia" w:ascii="仿宋_GB2312" w:hAnsi="仿宋_GB2312" w:eastAsia="仿宋_GB2312" w:cs="仿宋_GB2312"/>
              <w:kern w:val="0"/>
              <w:sz w:val="24"/>
              <w:szCs w:val="24"/>
              <w:lang w:val="zh-CN"/>
            </w:rPr>
          </w:rPrChange>
        </w:rPr>
        <w:tab/>
      </w:r>
      <w:r>
        <w:rPr>
          <w:rFonts w:hint="eastAsia" w:ascii="宋体" w:hAnsi="宋体" w:eastAsia="宋体" w:cs="宋体"/>
          <w:kern w:val="0"/>
          <w:sz w:val="21"/>
          <w:szCs w:val="21"/>
          <w:lang w:val="zh-CN"/>
          <w:rPrChange w:id="2711" w:author="user" w:date="2025-05-13T14:42:35Z">
            <w:rPr>
              <w:rFonts w:hint="eastAsia" w:ascii="仿宋_GB2312" w:hAnsi="仿宋_GB2312" w:eastAsia="仿宋_GB2312" w:cs="仿宋_GB2312"/>
              <w:kern w:val="0"/>
              <w:sz w:val="24"/>
              <w:szCs w:val="24"/>
              <w:lang w:val="zh-CN"/>
            </w:rPr>
          </w:rPrChange>
        </w:rPr>
        <w:t>稳定性测试是为了测试本项目系统在长时间运行时的稳定性和可靠性。例如，可以测试系统在长时间运行时是否能够保持稳定的性能和可靠性，以及是否存在潜在的错误和异常情况。</w:t>
      </w:r>
    </w:p>
    <w:p w14:paraId="4F26AFFE">
      <w:pPr>
        <w:widowControl/>
        <w:numPr>
          <w:ilvl w:val="-1"/>
          <w:numId w:val="0"/>
        </w:numPr>
        <w:spacing w:line="360" w:lineRule="auto"/>
        <w:ind w:left="0" w:firstLine="420" w:firstLineChars="0"/>
        <w:jc w:val="left"/>
        <w:rPr>
          <w:ins w:id="2712" w:author="吴睿斌" w:date="2024-11-15T11:31:13Z"/>
          <w:rFonts w:hint="eastAsia" w:ascii="宋体" w:hAnsi="宋体" w:eastAsia="宋体" w:cs="宋体"/>
          <w:sz w:val="21"/>
          <w:szCs w:val="21"/>
          <w:lang w:val="en-US" w:eastAsia="zh-CN"/>
          <w:rPrChange w:id="2713" w:author="user" w:date="2025-05-13T14:42:35Z">
            <w:rPr>
              <w:ins w:id="2714" w:author="吴睿斌" w:date="2024-11-15T11:31:13Z"/>
              <w:rFonts w:hint="eastAsia" w:ascii="仿宋_GB2312" w:hAnsi="仿宋_GB2312" w:eastAsia="仿宋_GB2312" w:cs="仿宋_GB2312"/>
              <w:sz w:val="24"/>
              <w:szCs w:val="24"/>
              <w:lang w:val="en-US" w:eastAsia="zh-CN"/>
            </w:rPr>
          </w:rPrChange>
        </w:rPr>
      </w:pPr>
      <w:ins w:id="2715" w:author="心痕" w:date="2024-12-23T11:01:52Z">
        <w:r>
          <w:rPr>
            <w:rFonts w:hint="eastAsia" w:ascii="宋体" w:hAnsi="宋体" w:eastAsia="宋体" w:cs="宋体"/>
            <w:sz w:val="21"/>
            <w:szCs w:val="21"/>
            <w:lang w:val="en-US" w:eastAsia="zh-CN"/>
            <w:rPrChange w:id="2716" w:author="user" w:date="2025-05-13T14:42:35Z">
              <w:rPr>
                <w:rFonts w:hint="eastAsia" w:ascii="仿宋_GB2312" w:hAnsi="仿宋_GB2312" w:eastAsia="仿宋_GB2312" w:cs="仿宋_GB2312"/>
                <w:sz w:val="24"/>
                <w:szCs w:val="24"/>
                <w:lang w:val="en-US" w:eastAsia="zh-CN"/>
              </w:rPr>
            </w:rPrChange>
          </w:rPr>
          <w:t>应答：</w:t>
        </w:r>
      </w:ins>
    </w:p>
    <w:p w14:paraId="1E8223EB">
      <w:pPr>
        <w:pStyle w:val="2"/>
        <w:rPr>
          <w:rFonts w:hint="eastAsia" w:ascii="宋体" w:hAnsi="宋体" w:cs="宋体"/>
          <w:szCs w:val="21"/>
          <w:lang w:val="zh-CN"/>
          <w:rPrChange w:id="2717" w:author="user" w:date="2025-05-13T14:42:35Z">
            <w:rPr>
              <w:rFonts w:hint="eastAsia"/>
              <w:lang w:val="zh-CN"/>
            </w:rPr>
          </w:rPrChange>
        </w:rPr>
      </w:pPr>
    </w:p>
    <w:p w14:paraId="78D2029A">
      <w:pPr>
        <w:pStyle w:val="5"/>
        <w:spacing w:before="0" w:after="0" w:line="360" w:lineRule="auto"/>
        <w:ind w:firstLine="422" w:firstLineChars="200"/>
        <w:rPr>
          <w:rFonts w:hint="eastAsia" w:ascii="宋体" w:hAnsi="宋体" w:eastAsia="宋体" w:cs="宋体"/>
          <w:sz w:val="21"/>
          <w:szCs w:val="21"/>
          <w:lang w:val="zh-CN"/>
          <w:rPrChange w:id="2718" w:author="user" w:date="2025-05-13T14:42:35Z">
            <w:rPr>
              <w:rFonts w:hint="eastAsia" w:ascii="仿宋_GB2312" w:hAnsi="仿宋_GB2312" w:eastAsia="仿宋_GB2312" w:cs="仿宋_GB2312"/>
              <w:szCs w:val="24"/>
              <w:lang w:val="zh-CN"/>
            </w:rPr>
          </w:rPrChange>
        </w:rPr>
      </w:pPr>
      <w:r>
        <w:rPr>
          <w:rFonts w:hint="eastAsia" w:ascii="宋体" w:hAnsi="宋体" w:eastAsia="宋体" w:cs="宋体"/>
          <w:sz w:val="21"/>
          <w:szCs w:val="21"/>
          <w:lang w:val="zh-CN"/>
          <w:rPrChange w:id="2719" w:author="user" w:date="2025-05-13T14:42:35Z">
            <w:rPr>
              <w:rFonts w:hint="eastAsia" w:ascii="仿宋_GB2312" w:hAnsi="仿宋_GB2312" w:eastAsia="仿宋_GB2312" w:cs="仿宋_GB2312"/>
              <w:szCs w:val="24"/>
              <w:lang w:val="zh-CN"/>
            </w:rPr>
          </w:rPrChange>
        </w:rPr>
        <w:t xml:space="preserve">6.2 </w:t>
      </w:r>
      <w:bookmarkStart w:id="223" w:name="_Toc209929963"/>
      <w:bookmarkStart w:id="224" w:name="_Toc7213"/>
      <w:bookmarkStart w:id="225" w:name="_Toc73530383"/>
      <w:bookmarkStart w:id="226" w:name="_Toc20401"/>
      <w:r>
        <w:rPr>
          <w:rFonts w:hint="eastAsia" w:ascii="宋体" w:hAnsi="宋体" w:eastAsia="宋体" w:cs="宋体"/>
          <w:sz w:val="21"/>
          <w:szCs w:val="21"/>
          <w:lang w:val="zh-CN"/>
          <w:rPrChange w:id="2720" w:author="user" w:date="2025-05-13T14:42:35Z">
            <w:rPr>
              <w:rFonts w:hint="eastAsia" w:ascii="仿宋_GB2312" w:hAnsi="仿宋_GB2312" w:eastAsia="仿宋_GB2312" w:cs="仿宋_GB2312"/>
              <w:szCs w:val="24"/>
              <w:lang w:val="zh-CN"/>
            </w:rPr>
          </w:rPrChange>
        </w:rPr>
        <w:t>验收</w:t>
      </w:r>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23"/>
      <w:bookmarkEnd w:id="224"/>
      <w:bookmarkEnd w:id="225"/>
      <w:bookmarkEnd w:id="226"/>
    </w:p>
    <w:p w14:paraId="5C28922D">
      <w:pPr>
        <w:pStyle w:val="6"/>
        <w:ind w:left="0"/>
        <w:rPr>
          <w:rFonts w:hint="eastAsia" w:ascii="宋体" w:hAnsi="宋体" w:eastAsia="宋体" w:cs="宋体"/>
          <w:kern w:val="2"/>
          <w:sz w:val="21"/>
          <w:szCs w:val="21"/>
          <w:highlight w:val="none"/>
          <w:lang w:val="zh-CN"/>
          <w:rPrChange w:id="2721" w:author="user" w:date="2025-05-13T14:42:35Z">
            <w:rPr>
              <w:rFonts w:hint="eastAsia" w:ascii="仿宋_GB2312" w:hAnsi="仿宋_GB2312" w:eastAsia="仿宋_GB2312" w:cs="仿宋_GB2312"/>
              <w:kern w:val="2"/>
              <w:szCs w:val="24"/>
              <w:highlight w:val="none"/>
              <w:lang w:val="zh-CN"/>
            </w:rPr>
          </w:rPrChange>
        </w:rPr>
      </w:pPr>
      <w:r>
        <w:rPr>
          <w:rFonts w:hint="eastAsia" w:ascii="宋体" w:hAnsi="宋体" w:eastAsia="宋体" w:cs="宋体"/>
          <w:kern w:val="2"/>
          <w:sz w:val="21"/>
          <w:szCs w:val="21"/>
          <w:highlight w:val="none"/>
          <w:lang w:val="zh-CN"/>
          <w:rPrChange w:id="2722" w:author="user" w:date="2025-05-13T14:42:35Z">
            <w:rPr>
              <w:rFonts w:hint="eastAsia" w:ascii="仿宋_GB2312" w:hAnsi="仿宋_GB2312" w:eastAsia="仿宋_GB2312" w:cs="仿宋_GB2312"/>
              <w:kern w:val="2"/>
              <w:szCs w:val="24"/>
              <w:highlight w:val="none"/>
              <w:lang w:val="zh-CN"/>
            </w:rPr>
          </w:rPrChange>
        </w:rPr>
        <w:t>6.2.1初验验收</w:t>
      </w:r>
    </w:p>
    <w:p w14:paraId="34CC74D2">
      <w:pPr>
        <w:tabs>
          <w:tab w:val="left" w:pos="900"/>
        </w:tabs>
        <w:autoSpaceDE w:val="0"/>
        <w:autoSpaceDN w:val="0"/>
        <w:adjustRightInd w:val="0"/>
        <w:spacing w:line="360" w:lineRule="auto"/>
        <w:ind w:firstLine="420" w:firstLineChars="200"/>
        <w:rPr>
          <w:ins w:id="2723" w:author="吴睿斌" w:date="2024-11-15T14:55:55Z"/>
          <w:rFonts w:hint="eastAsia" w:ascii="宋体" w:hAnsi="宋体" w:eastAsia="宋体" w:cs="宋体"/>
          <w:color w:val="auto"/>
          <w:kern w:val="0"/>
          <w:sz w:val="21"/>
          <w:szCs w:val="21"/>
          <w:lang w:eastAsia="zh-CN"/>
          <w:rPrChange w:id="2724" w:author="user" w:date="2025-05-13T14:42:35Z">
            <w:rPr>
              <w:ins w:id="2725" w:author="吴睿斌" w:date="2024-11-15T14:55:55Z"/>
              <w:rFonts w:hint="eastAsia" w:ascii="仿宋_GB2312" w:hAnsi="仿宋_GB2312" w:eastAsia="仿宋_GB2312" w:cs="仿宋_GB2312"/>
              <w:color w:val="auto"/>
              <w:kern w:val="0"/>
              <w:sz w:val="24"/>
              <w:szCs w:val="24"/>
              <w:lang w:eastAsia="zh-CN"/>
            </w:rPr>
          </w:rPrChange>
        </w:rPr>
      </w:pPr>
      <w:ins w:id="2726" w:author="张雪平" w:date="2024-11-13T21:54:47Z">
        <w:r>
          <w:rPr>
            <w:rFonts w:hint="eastAsia" w:ascii="宋体" w:hAnsi="宋体" w:eastAsia="宋体" w:cs="宋体"/>
            <w:color w:val="auto"/>
            <w:kern w:val="0"/>
            <w:sz w:val="21"/>
            <w:szCs w:val="21"/>
            <w:lang w:eastAsia="zh-CN"/>
            <w:rPrChange w:id="2727" w:author="user" w:date="2025-05-13T14:42:35Z">
              <w:rPr>
                <w:rFonts w:hint="eastAsia" w:ascii="仿宋_GB2312" w:hAnsi="仿宋_GB2312" w:eastAsia="仿宋_GB2312" w:cs="仿宋_GB2312"/>
                <w:color w:val="auto"/>
                <w:kern w:val="0"/>
                <w:sz w:val="24"/>
                <w:szCs w:val="24"/>
                <w:lang w:eastAsia="zh-CN"/>
              </w:rPr>
            </w:rPrChange>
          </w:rPr>
          <w:t>供应商</w:t>
        </w:r>
      </w:ins>
      <w:ins w:id="2728" w:author="吴睿斌" w:date="2024-11-05T16:43:00Z">
        <w:r>
          <w:rPr>
            <w:rFonts w:hint="eastAsia" w:ascii="宋体" w:hAnsi="宋体" w:eastAsia="宋体" w:cs="宋体"/>
            <w:color w:val="auto"/>
            <w:kern w:val="0"/>
            <w:sz w:val="21"/>
            <w:szCs w:val="21"/>
            <w:lang w:val="zh-CN"/>
            <w:rPrChange w:id="2729" w:author="user" w:date="2025-05-13T14:42:35Z">
              <w:rPr>
                <w:rFonts w:hint="eastAsia" w:ascii="仿宋_GB2312" w:hAnsi="仿宋_GB2312" w:eastAsia="仿宋_GB2312" w:cs="仿宋_GB2312"/>
                <w:color w:val="auto"/>
                <w:kern w:val="0"/>
                <w:sz w:val="24"/>
                <w:szCs w:val="24"/>
                <w:lang w:val="zh-CN"/>
              </w:rPr>
            </w:rPrChange>
          </w:rPr>
          <w:t>完成</w:t>
        </w:r>
      </w:ins>
      <w:ins w:id="2730" w:author="吴睿斌" w:date="2024-11-05T16:44:00Z">
        <w:r>
          <w:rPr>
            <w:rFonts w:hint="eastAsia" w:ascii="宋体" w:hAnsi="宋体" w:eastAsia="宋体" w:cs="宋体"/>
            <w:color w:val="auto"/>
            <w:kern w:val="0"/>
            <w:sz w:val="21"/>
            <w:szCs w:val="21"/>
            <w:rPrChange w:id="2731" w:author="user" w:date="2025-05-13T14:42:35Z">
              <w:rPr>
                <w:rFonts w:hint="eastAsia" w:ascii="仿宋_GB2312" w:hAnsi="仿宋_GB2312" w:eastAsia="仿宋_GB2312" w:cs="仿宋_GB2312"/>
                <w:color w:val="auto"/>
                <w:kern w:val="0"/>
                <w:sz w:val="24"/>
                <w:szCs w:val="24"/>
              </w:rPr>
            </w:rPrChange>
          </w:rPr>
          <w:t>本项目</w:t>
        </w:r>
      </w:ins>
      <w:ins w:id="2732" w:author="吴睿斌" w:date="2024-11-05T16:43:00Z">
        <w:r>
          <w:rPr>
            <w:rFonts w:hint="eastAsia" w:ascii="宋体" w:hAnsi="宋体" w:eastAsia="宋体" w:cs="宋体"/>
            <w:color w:val="auto"/>
            <w:sz w:val="21"/>
            <w:szCs w:val="21"/>
            <w:rPrChange w:id="2733" w:author="user" w:date="2025-05-13T14:42:35Z">
              <w:rPr>
                <w:rFonts w:hint="eastAsia" w:ascii="仿宋_GB2312" w:hAnsi="仿宋_GB2312" w:eastAsia="仿宋_GB2312" w:cs="仿宋_GB2312"/>
                <w:color w:val="auto"/>
                <w:sz w:val="24"/>
                <w:szCs w:val="24"/>
              </w:rPr>
            </w:rPrChange>
          </w:rPr>
          <w:t>合同约定</w:t>
        </w:r>
      </w:ins>
      <w:ins w:id="2734" w:author="吴睿斌" w:date="2024-11-05T16:44:00Z">
        <w:r>
          <w:rPr>
            <w:rFonts w:hint="eastAsia" w:ascii="宋体" w:hAnsi="宋体" w:eastAsia="宋体" w:cs="宋体"/>
            <w:color w:val="auto"/>
            <w:sz w:val="21"/>
            <w:szCs w:val="21"/>
            <w:rPrChange w:id="2735" w:author="user" w:date="2025-05-13T14:42:35Z">
              <w:rPr>
                <w:rFonts w:hint="eastAsia" w:ascii="仿宋_GB2312" w:hAnsi="仿宋_GB2312" w:eastAsia="仿宋_GB2312" w:cs="仿宋_GB2312"/>
                <w:color w:val="auto"/>
                <w:sz w:val="24"/>
                <w:szCs w:val="24"/>
              </w:rPr>
            </w:rPrChange>
          </w:rPr>
          <w:t>的全部</w:t>
        </w:r>
      </w:ins>
      <w:ins w:id="2736" w:author="吴睿斌" w:date="2024-11-05T16:43:00Z">
        <w:r>
          <w:rPr>
            <w:rFonts w:hint="eastAsia" w:ascii="宋体" w:hAnsi="宋体" w:eastAsia="宋体" w:cs="宋体"/>
            <w:color w:val="auto"/>
            <w:kern w:val="0"/>
            <w:sz w:val="21"/>
            <w:szCs w:val="21"/>
            <w:lang w:val="zh-CN"/>
            <w:rPrChange w:id="2737" w:author="user" w:date="2025-05-13T14:42:35Z">
              <w:rPr>
                <w:rFonts w:hint="eastAsia" w:ascii="仿宋_GB2312" w:hAnsi="仿宋_GB2312" w:eastAsia="仿宋_GB2312" w:cs="仿宋_GB2312"/>
                <w:color w:val="auto"/>
                <w:kern w:val="0"/>
                <w:sz w:val="24"/>
                <w:szCs w:val="24"/>
                <w:lang w:val="zh-CN"/>
              </w:rPr>
            </w:rPrChange>
          </w:rPr>
          <w:t>开发内容</w:t>
        </w:r>
      </w:ins>
      <w:ins w:id="2738" w:author="吴睿斌" w:date="2024-11-17T20:16:49Z">
        <w:r>
          <w:rPr>
            <w:rFonts w:hint="eastAsia" w:ascii="宋体" w:hAnsi="宋体" w:eastAsia="宋体" w:cs="宋体"/>
            <w:color w:val="auto"/>
            <w:kern w:val="0"/>
            <w:sz w:val="21"/>
            <w:szCs w:val="21"/>
            <w:lang w:val="en-US" w:eastAsia="zh-CN"/>
            <w:rPrChange w:id="2739" w:author="user" w:date="2025-05-13T14:42:35Z">
              <w:rPr>
                <w:rFonts w:hint="eastAsia" w:ascii="仿宋_GB2312" w:hAnsi="仿宋_GB2312" w:eastAsia="仿宋_GB2312" w:cs="仿宋_GB2312"/>
                <w:color w:val="auto"/>
                <w:kern w:val="0"/>
                <w:sz w:val="24"/>
                <w:szCs w:val="24"/>
                <w:lang w:val="en-US" w:eastAsia="zh-CN"/>
              </w:rPr>
            </w:rPrChange>
          </w:rPr>
          <w:t>后</w:t>
        </w:r>
      </w:ins>
      <w:ins w:id="2740" w:author="吴睿斌" w:date="2024-11-05T16:44:00Z">
        <w:r>
          <w:rPr>
            <w:rFonts w:hint="eastAsia" w:ascii="宋体" w:hAnsi="宋体" w:eastAsia="宋体" w:cs="宋体"/>
            <w:color w:val="auto"/>
            <w:kern w:val="0"/>
            <w:sz w:val="21"/>
            <w:szCs w:val="21"/>
            <w:lang w:val="zh-CN"/>
            <w:rPrChange w:id="2741" w:author="user" w:date="2025-05-13T14:42:35Z">
              <w:rPr>
                <w:rFonts w:hint="eastAsia" w:ascii="仿宋_GB2312" w:hAnsi="仿宋_GB2312" w:eastAsia="仿宋_GB2312" w:cs="仿宋_GB2312"/>
                <w:color w:val="auto"/>
                <w:kern w:val="0"/>
                <w:sz w:val="24"/>
                <w:szCs w:val="24"/>
                <w:lang w:val="zh-CN"/>
              </w:rPr>
            </w:rPrChange>
          </w:rPr>
          <w:t>，</w:t>
        </w:r>
      </w:ins>
      <w:ins w:id="2742" w:author="吴睿斌" w:date="2024-11-17T20:16:26Z">
        <w:r>
          <w:rPr>
            <w:rFonts w:hint="eastAsia" w:ascii="宋体" w:hAnsi="宋体" w:eastAsia="宋体" w:cs="宋体"/>
            <w:color w:val="auto"/>
            <w:kern w:val="0"/>
            <w:sz w:val="21"/>
            <w:szCs w:val="21"/>
            <w:rPrChange w:id="2743" w:author="user" w:date="2025-05-13T14:42:35Z">
              <w:rPr>
                <w:rFonts w:hint="eastAsia" w:ascii="仿宋_GB2312" w:hAnsi="仿宋_GB2312" w:eastAsia="仿宋_GB2312" w:cs="仿宋_GB2312"/>
                <w:color w:val="auto"/>
                <w:kern w:val="0"/>
                <w:sz w:val="24"/>
                <w:szCs w:val="24"/>
              </w:rPr>
            </w:rPrChange>
          </w:rPr>
          <w:t>可向</w:t>
        </w:r>
      </w:ins>
      <w:ins w:id="2744" w:author="小黄" w:date="2024-11-19T16:23:47Z">
        <w:r>
          <w:rPr>
            <w:rFonts w:hint="eastAsia" w:ascii="宋体" w:hAnsi="宋体" w:eastAsia="宋体" w:cs="宋体"/>
            <w:color w:val="auto"/>
            <w:kern w:val="0"/>
            <w:sz w:val="21"/>
            <w:szCs w:val="21"/>
            <w:highlight w:val="none"/>
            <w:lang w:val="en-US" w:eastAsia="zh-CN"/>
            <w:rPrChange w:id="2745" w:author="user" w:date="2025-05-13T14:42:35Z">
              <w:rPr>
                <w:rFonts w:hint="eastAsia" w:ascii="仿宋_GB2312" w:hAnsi="仿宋_GB2312" w:eastAsia="仿宋_GB2312" w:cs="仿宋_GB2312"/>
                <w:color w:val="auto"/>
                <w:kern w:val="0"/>
                <w:sz w:val="24"/>
                <w:szCs w:val="24"/>
                <w:highlight w:val="none"/>
                <w:lang w:val="en-US" w:eastAsia="zh-CN"/>
              </w:rPr>
            </w:rPrChange>
          </w:rPr>
          <w:t>采购人</w:t>
        </w:r>
      </w:ins>
      <w:ins w:id="2746" w:author="吴睿斌" w:date="2024-11-17T20:16:26Z">
        <w:r>
          <w:rPr>
            <w:rFonts w:hint="eastAsia" w:ascii="宋体" w:hAnsi="宋体" w:eastAsia="宋体" w:cs="宋体"/>
            <w:color w:val="auto"/>
            <w:kern w:val="0"/>
            <w:sz w:val="21"/>
            <w:szCs w:val="21"/>
            <w:rPrChange w:id="2747" w:author="user" w:date="2025-05-13T14:42:35Z">
              <w:rPr>
                <w:rFonts w:hint="eastAsia" w:ascii="仿宋_GB2312" w:hAnsi="仿宋_GB2312" w:eastAsia="仿宋_GB2312" w:cs="仿宋_GB2312"/>
                <w:color w:val="auto"/>
                <w:kern w:val="0"/>
                <w:sz w:val="24"/>
                <w:szCs w:val="24"/>
              </w:rPr>
            </w:rPrChange>
          </w:rPr>
          <w:t>申请进行系统测试。在</w:t>
        </w:r>
      </w:ins>
      <w:ins w:id="2748" w:author="小黄" w:date="2024-11-19T16:23:53Z">
        <w:r>
          <w:rPr>
            <w:rFonts w:hint="eastAsia" w:ascii="宋体" w:hAnsi="宋体" w:eastAsia="宋体" w:cs="宋体"/>
            <w:color w:val="auto"/>
            <w:kern w:val="0"/>
            <w:sz w:val="21"/>
            <w:szCs w:val="21"/>
            <w:lang w:val="en-US" w:eastAsia="zh-CN"/>
            <w:rPrChange w:id="2749" w:author="user" w:date="2025-05-13T14:42:35Z">
              <w:rPr>
                <w:rFonts w:hint="eastAsia" w:ascii="仿宋_GB2312" w:hAnsi="仿宋_GB2312" w:eastAsia="仿宋_GB2312" w:cs="仿宋_GB2312"/>
                <w:color w:val="auto"/>
                <w:kern w:val="0"/>
                <w:sz w:val="24"/>
                <w:szCs w:val="24"/>
                <w:lang w:val="en-US" w:eastAsia="zh-CN"/>
              </w:rPr>
            </w:rPrChange>
          </w:rPr>
          <w:t>采购人</w:t>
        </w:r>
      </w:ins>
      <w:ins w:id="2750" w:author="吴睿斌" w:date="2024-11-17T20:16:26Z">
        <w:r>
          <w:rPr>
            <w:rFonts w:hint="eastAsia" w:ascii="宋体" w:hAnsi="宋体" w:eastAsia="宋体" w:cs="宋体"/>
            <w:color w:val="auto"/>
            <w:kern w:val="0"/>
            <w:sz w:val="21"/>
            <w:szCs w:val="21"/>
            <w:rPrChange w:id="2751" w:author="user" w:date="2025-05-13T14:42:35Z">
              <w:rPr>
                <w:rFonts w:hint="eastAsia" w:ascii="仿宋_GB2312" w:hAnsi="仿宋_GB2312" w:eastAsia="仿宋_GB2312" w:cs="仿宋_GB2312"/>
                <w:color w:val="auto"/>
                <w:kern w:val="0"/>
                <w:sz w:val="24"/>
                <w:szCs w:val="24"/>
              </w:rPr>
            </w:rPrChange>
          </w:rPr>
          <w:t>指定测试数据集中进行测试验证，</w:t>
        </w:r>
      </w:ins>
      <w:ins w:id="2752" w:author="心痕" w:date="2025-04-30T16:28:05Z">
        <w:r>
          <w:rPr>
            <w:rFonts w:hint="eastAsia" w:ascii="宋体" w:hAnsi="宋体" w:eastAsia="宋体" w:cs="宋体"/>
            <w:kern w:val="0"/>
            <w:sz w:val="21"/>
            <w:szCs w:val="21"/>
            <w:rPrChange w:id="2753" w:author="user" w:date="2025-05-13T14:42:35Z">
              <w:rPr>
                <w:rFonts w:ascii="仿宋_GB2312" w:hAnsi="仿宋_GB2312" w:eastAsia="仿宋_GB2312" w:cs="仿宋_GB2312"/>
                <w:kern w:val="0"/>
                <w:sz w:val="24"/>
                <w:szCs w:val="24"/>
              </w:rPr>
            </w:rPrChange>
          </w:rPr>
          <w:t>系统功能完整且符合技术规范书要求</w:t>
        </w:r>
      </w:ins>
      <w:ins w:id="2754" w:author="心痕" w:date="2025-04-30T16:28:05Z">
        <w:r>
          <w:rPr>
            <w:rFonts w:hint="eastAsia" w:ascii="宋体" w:hAnsi="宋体" w:eastAsia="宋体" w:cs="宋体"/>
            <w:kern w:val="0"/>
            <w:sz w:val="21"/>
            <w:szCs w:val="21"/>
            <w:rPrChange w:id="2755" w:author="user" w:date="2025-05-13T14:42:35Z">
              <w:rPr>
                <w:rFonts w:hint="eastAsia" w:ascii="仿宋_GB2312" w:hAnsi="仿宋_GB2312" w:eastAsia="仿宋_GB2312" w:cs="仿宋_GB2312"/>
                <w:kern w:val="0"/>
                <w:sz w:val="24"/>
                <w:szCs w:val="24"/>
              </w:rPr>
            </w:rPrChange>
          </w:rPr>
          <w:t>，</w:t>
        </w:r>
      </w:ins>
      <w:ins w:id="2756" w:author="心痕" w:date="2025-04-30T16:28:05Z">
        <w:r>
          <w:rPr>
            <w:rFonts w:hint="eastAsia" w:ascii="宋体" w:hAnsi="宋体" w:eastAsia="宋体" w:cs="宋体"/>
            <w:kern w:val="0"/>
            <w:sz w:val="21"/>
            <w:szCs w:val="21"/>
            <w:rPrChange w:id="2757" w:author="user" w:date="2025-05-13T14:42:35Z">
              <w:rPr>
                <w:rFonts w:ascii="仿宋_GB2312" w:hAnsi="仿宋_GB2312" w:eastAsia="仿宋_GB2312" w:cs="仿宋_GB2312"/>
                <w:kern w:val="0"/>
                <w:sz w:val="24"/>
                <w:szCs w:val="24"/>
              </w:rPr>
            </w:rPrChange>
          </w:rPr>
          <w:t>系统性能指标达到验收标准</w:t>
        </w:r>
      </w:ins>
      <w:ins w:id="2758" w:author="心痕" w:date="2025-04-30T16:28:05Z">
        <w:r>
          <w:rPr>
            <w:rFonts w:hint="eastAsia" w:ascii="宋体" w:hAnsi="宋体" w:eastAsia="宋体" w:cs="宋体"/>
            <w:kern w:val="0"/>
            <w:sz w:val="21"/>
            <w:szCs w:val="21"/>
            <w:rPrChange w:id="2759" w:author="user" w:date="2025-05-13T14:42:35Z">
              <w:rPr>
                <w:rFonts w:hint="eastAsia" w:ascii="仿宋_GB2312" w:hAnsi="仿宋_GB2312" w:eastAsia="仿宋_GB2312" w:cs="仿宋_GB2312"/>
                <w:kern w:val="0"/>
                <w:sz w:val="24"/>
                <w:szCs w:val="24"/>
              </w:rPr>
            </w:rPrChange>
          </w:rPr>
          <w:t>，</w:t>
        </w:r>
      </w:ins>
      <w:ins w:id="2760" w:author="心痕" w:date="2025-04-30T16:28:05Z">
        <w:r>
          <w:rPr>
            <w:rFonts w:hint="eastAsia" w:ascii="宋体" w:hAnsi="宋体" w:eastAsia="宋体" w:cs="宋体"/>
            <w:kern w:val="0"/>
            <w:sz w:val="21"/>
            <w:szCs w:val="21"/>
            <w:rPrChange w:id="2761" w:author="user" w:date="2025-05-13T14:42:35Z">
              <w:rPr>
                <w:rFonts w:ascii="仿宋_GB2312" w:hAnsi="仿宋_GB2312" w:eastAsia="仿宋_GB2312" w:cs="仿宋_GB2312"/>
                <w:kern w:val="0"/>
                <w:sz w:val="24"/>
                <w:szCs w:val="24"/>
              </w:rPr>
            </w:rPrChange>
          </w:rPr>
          <w:t>安全性符合要求，无重大安全漏洞</w:t>
        </w:r>
      </w:ins>
      <w:ins w:id="2762" w:author="心痕" w:date="2025-04-30T16:28:05Z">
        <w:r>
          <w:rPr>
            <w:rFonts w:hint="eastAsia" w:ascii="宋体" w:hAnsi="宋体" w:eastAsia="宋体" w:cs="宋体"/>
            <w:kern w:val="0"/>
            <w:sz w:val="21"/>
            <w:szCs w:val="21"/>
            <w:rPrChange w:id="2763" w:author="user" w:date="2025-05-13T14:42:35Z">
              <w:rPr>
                <w:rFonts w:hint="eastAsia" w:ascii="仿宋_GB2312" w:hAnsi="仿宋_GB2312" w:eastAsia="仿宋_GB2312" w:cs="仿宋_GB2312"/>
                <w:kern w:val="0"/>
                <w:sz w:val="24"/>
                <w:szCs w:val="24"/>
              </w:rPr>
            </w:rPrChange>
          </w:rPr>
          <w:t>，</w:t>
        </w:r>
      </w:ins>
      <w:ins w:id="2764" w:author="心痕" w:date="2025-04-30T16:28:05Z">
        <w:r>
          <w:rPr>
            <w:rFonts w:hint="eastAsia" w:ascii="宋体" w:hAnsi="宋体" w:eastAsia="宋体" w:cs="宋体"/>
            <w:kern w:val="0"/>
            <w:sz w:val="21"/>
            <w:szCs w:val="21"/>
            <w:rPrChange w:id="2765" w:author="user" w:date="2025-05-13T14:42:35Z">
              <w:rPr>
                <w:rFonts w:ascii="仿宋_GB2312" w:hAnsi="仿宋_GB2312" w:eastAsia="仿宋_GB2312" w:cs="仿宋_GB2312"/>
                <w:kern w:val="0"/>
                <w:sz w:val="24"/>
                <w:szCs w:val="24"/>
              </w:rPr>
            </w:rPrChange>
          </w:rPr>
          <w:t>稳定性符合要求，连续运行无异常</w:t>
        </w:r>
      </w:ins>
      <w:ins w:id="2766" w:author="心痕" w:date="2025-04-30T16:28:05Z">
        <w:r>
          <w:rPr>
            <w:rFonts w:hint="eastAsia" w:ascii="宋体" w:hAnsi="宋体" w:eastAsia="宋体" w:cs="宋体"/>
            <w:kern w:val="0"/>
            <w:sz w:val="21"/>
            <w:szCs w:val="21"/>
            <w:rPrChange w:id="2767" w:author="user" w:date="2025-05-13T14:42:35Z">
              <w:rPr>
                <w:rFonts w:hint="eastAsia" w:ascii="仿宋_GB2312" w:hAnsi="仿宋_GB2312" w:eastAsia="仿宋_GB2312" w:cs="仿宋_GB2312"/>
                <w:kern w:val="0"/>
                <w:sz w:val="24"/>
                <w:szCs w:val="24"/>
              </w:rPr>
            </w:rPrChange>
          </w:rPr>
          <w:t>，最终以</w:t>
        </w:r>
      </w:ins>
      <w:ins w:id="2768" w:author="心痕" w:date="2025-04-30T16:29:04Z">
        <w:r>
          <w:rPr>
            <w:rFonts w:hint="eastAsia" w:ascii="宋体" w:hAnsi="宋体" w:eastAsia="宋体" w:cs="宋体"/>
            <w:kern w:val="0"/>
            <w:sz w:val="21"/>
            <w:szCs w:val="21"/>
            <w:lang w:val="en-US" w:eastAsia="zh-CN"/>
            <w:rPrChange w:id="2769" w:author="user" w:date="2025-05-13T14:42:35Z">
              <w:rPr>
                <w:rFonts w:hint="eastAsia" w:ascii="仿宋_GB2312" w:hAnsi="仿宋_GB2312" w:eastAsia="仿宋_GB2312" w:cs="仿宋_GB2312"/>
                <w:kern w:val="0"/>
                <w:sz w:val="24"/>
                <w:szCs w:val="24"/>
                <w:lang w:val="en-US" w:eastAsia="zh-CN"/>
              </w:rPr>
            </w:rPrChange>
          </w:rPr>
          <w:t>采购人</w:t>
        </w:r>
      </w:ins>
      <w:ins w:id="2770" w:author="心痕" w:date="2025-04-30T16:28:05Z">
        <w:r>
          <w:rPr>
            <w:rFonts w:hint="eastAsia" w:ascii="宋体" w:hAnsi="宋体" w:eastAsia="宋体" w:cs="宋体"/>
            <w:kern w:val="0"/>
            <w:sz w:val="21"/>
            <w:szCs w:val="21"/>
            <w:rPrChange w:id="2771" w:author="user" w:date="2025-05-13T14:42:35Z">
              <w:rPr>
                <w:rFonts w:hint="eastAsia" w:ascii="仿宋_GB2312" w:hAnsi="仿宋_GB2312" w:eastAsia="仿宋_GB2312" w:cs="仿宋_GB2312"/>
                <w:kern w:val="0"/>
                <w:sz w:val="24"/>
                <w:szCs w:val="24"/>
              </w:rPr>
            </w:rPrChange>
          </w:rPr>
          <w:t>出具的测试合格报告为准。系统测试通过后</w:t>
        </w:r>
      </w:ins>
      <w:ins w:id="2772" w:author="心痕" w:date="2025-04-30T16:28:05Z">
        <w:r>
          <w:rPr>
            <w:rFonts w:hint="eastAsia" w:ascii="宋体" w:hAnsi="宋体" w:eastAsia="宋体" w:cs="宋体"/>
            <w:kern w:val="0"/>
            <w:sz w:val="21"/>
            <w:szCs w:val="21"/>
            <w:lang w:val="zh-CN"/>
            <w:rPrChange w:id="2773" w:author="user" w:date="2025-05-13T14:42:35Z">
              <w:rPr>
                <w:rFonts w:hint="eastAsia" w:ascii="仿宋_GB2312" w:hAnsi="仿宋_GB2312" w:eastAsia="仿宋_GB2312" w:cs="仿宋_GB2312"/>
                <w:kern w:val="0"/>
                <w:sz w:val="24"/>
                <w:szCs w:val="24"/>
                <w:lang w:val="zh-CN"/>
              </w:rPr>
            </w:rPrChange>
          </w:rPr>
          <w:t>，可进行初验（合同签订后6个月内完成初验）。</w:t>
        </w:r>
      </w:ins>
      <w:ins w:id="2774" w:author="心痕" w:date="2025-04-30T16:28:05Z">
        <w:r>
          <w:rPr>
            <w:rFonts w:hint="eastAsia" w:ascii="宋体" w:hAnsi="宋体" w:eastAsia="宋体" w:cs="宋体"/>
            <w:kern w:val="0"/>
            <w:sz w:val="21"/>
            <w:szCs w:val="21"/>
            <w:rPrChange w:id="2775" w:author="user" w:date="2025-05-13T14:42:35Z">
              <w:rPr>
                <w:rFonts w:hint="eastAsia" w:ascii="仿宋_GB2312" w:hAnsi="仿宋_GB2312" w:eastAsia="仿宋_GB2312" w:cs="仿宋_GB2312"/>
                <w:kern w:val="0"/>
                <w:sz w:val="24"/>
                <w:szCs w:val="24"/>
              </w:rPr>
            </w:rPrChange>
          </w:rPr>
          <w:t>验收内容包括：</w:t>
        </w:r>
      </w:ins>
      <w:ins w:id="2776" w:author="心痕" w:date="2025-04-30T16:28:05Z">
        <w:r>
          <w:rPr>
            <w:rFonts w:hint="eastAsia" w:ascii="宋体" w:hAnsi="宋体" w:eastAsia="宋体" w:cs="宋体"/>
            <w:kern w:val="0"/>
            <w:sz w:val="21"/>
            <w:szCs w:val="21"/>
            <w:rPrChange w:id="2777" w:author="user" w:date="2025-05-13T14:42:35Z">
              <w:rPr>
                <w:rFonts w:ascii="仿宋_GB2312" w:hAnsi="仿宋_GB2312" w:eastAsia="仿宋_GB2312" w:cs="仿宋_GB2312"/>
                <w:kern w:val="0"/>
                <w:sz w:val="24"/>
                <w:szCs w:val="24"/>
              </w:rPr>
            </w:rPrChange>
          </w:rPr>
          <w:t>系统功能操作准确率不低于95%</w:t>
        </w:r>
      </w:ins>
      <w:ins w:id="2778" w:author="心痕" w:date="2025-04-30T16:28:05Z">
        <w:r>
          <w:rPr>
            <w:rFonts w:hint="eastAsia" w:ascii="宋体" w:hAnsi="宋体" w:eastAsia="宋体" w:cs="宋体"/>
            <w:kern w:val="0"/>
            <w:sz w:val="21"/>
            <w:szCs w:val="21"/>
            <w:rPrChange w:id="2779" w:author="user" w:date="2025-05-13T14:42:35Z">
              <w:rPr>
                <w:rFonts w:hint="eastAsia" w:ascii="仿宋_GB2312" w:hAnsi="仿宋_GB2312" w:eastAsia="仿宋_GB2312" w:cs="仿宋_GB2312"/>
                <w:kern w:val="0"/>
                <w:sz w:val="24"/>
                <w:szCs w:val="24"/>
              </w:rPr>
            </w:rPrChange>
          </w:rPr>
          <w:t>；系统单次操作响应时间不超过3秒，平均响应时间不超过2秒；支持高并发用户访问，系统运行稳定，无卡顿现象；数据存储与检索效率满足业务需求。</w:t>
        </w:r>
      </w:ins>
    </w:p>
    <w:p w14:paraId="0F2733EB">
      <w:pPr>
        <w:tabs>
          <w:tab w:val="left" w:pos="900"/>
        </w:tabs>
        <w:autoSpaceDE w:val="0"/>
        <w:autoSpaceDN w:val="0"/>
        <w:adjustRightInd w:val="0"/>
        <w:spacing w:line="360" w:lineRule="auto"/>
        <w:ind w:firstLine="420" w:firstLineChars="200"/>
        <w:rPr>
          <w:ins w:id="2780" w:author="吴睿斌" w:date="2024-11-15T11:31:18Z"/>
          <w:rFonts w:hint="eastAsia" w:ascii="宋体" w:hAnsi="宋体" w:eastAsia="宋体" w:cs="宋体"/>
          <w:kern w:val="0"/>
          <w:sz w:val="21"/>
          <w:szCs w:val="21"/>
          <w:highlight w:val="none"/>
          <w:lang w:val="zh-CN"/>
          <w:rPrChange w:id="2781" w:author="user" w:date="2025-05-13T14:42:35Z">
            <w:rPr>
              <w:ins w:id="2782" w:author="吴睿斌" w:date="2024-11-15T11:31:18Z"/>
              <w:rFonts w:hint="eastAsia" w:ascii="仿宋_GB2312" w:hAnsi="仿宋_GB2312" w:eastAsia="仿宋_GB2312" w:cs="仿宋_GB2312"/>
              <w:kern w:val="0"/>
              <w:sz w:val="24"/>
              <w:szCs w:val="24"/>
              <w:highlight w:val="none"/>
              <w:lang w:val="zh-CN"/>
            </w:rPr>
          </w:rPrChange>
        </w:rPr>
      </w:pPr>
      <w:r>
        <w:rPr>
          <w:rFonts w:hint="eastAsia" w:ascii="宋体" w:hAnsi="宋体" w:eastAsia="宋体" w:cs="宋体"/>
          <w:kern w:val="0"/>
          <w:sz w:val="21"/>
          <w:szCs w:val="21"/>
          <w:highlight w:val="none"/>
          <w:lang w:val="zh-CN"/>
          <w:rPrChange w:id="2783" w:author="user" w:date="2025-05-13T14:42:35Z">
            <w:rPr>
              <w:rFonts w:hint="eastAsia" w:ascii="仿宋_GB2312" w:hAnsi="仿宋_GB2312" w:eastAsia="仿宋_GB2312" w:cs="仿宋_GB2312"/>
              <w:kern w:val="0"/>
              <w:sz w:val="24"/>
              <w:szCs w:val="24"/>
              <w:highlight w:val="none"/>
              <w:lang w:val="zh-CN"/>
            </w:rPr>
          </w:rPrChange>
        </w:rPr>
        <w:t>验收规范(包括项目、指标、方式等)应由</w:t>
      </w:r>
      <w:ins w:id="2784" w:author="张雪平" w:date="2024-11-13T21:54:47Z">
        <w:r>
          <w:rPr>
            <w:rFonts w:hint="eastAsia" w:ascii="宋体" w:hAnsi="宋体" w:eastAsia="宋体" w:cs="宋体"/>
            <w:kern w:val="0"/>
            <w:sz w:val="21"/>
            <w:szCs w:val="21"/>
            <w:lang w:val="zh-CN"/>
            <w:rPrChange w:id="2785"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highlight w:val="none"/>
          <w:lang w:val="zh-CN"/>
          <w:rPrChange w:id="2786" w:author="user" w:date="2025-05-13T14:42:35Z">
            <w:rPr>
              <w:rFonts w:hint="eastAsia" w:ascii="仿宋_GB2312" w:hAnsi="仿宋_GB2312" w:eastAsia="仿宋_GB2312" w:cs="仿宋_GB2312"/>
              <w:kern w:val="0"/>
              <w:sz w:val="24"/>
              <w:szCs w:val="24"/>
              <w:highlight w:val="none"/>
              <w:lang w:val="zh-CN"/>
            </w:rPr>
          </w:rPrChange>
        </w:rPr>
        <w:t>在前一个月提交给项目需求方。项目需求方可根据合同及技术规范书和中国电信的有关规定进行修改和补充,经双方确认后签署初验证书作为验收依据。</w:t>
      </w:r>
    </w:p>
    <w:p w14:paraId="06640C76">
      <w:pPr>
        <w:widowControl/>
        <w:numPr>
          <w:ilvl w:val="0"/>
          <w:numId w:val="0"/>
        </w:numPr>
        <w:ind w:firstLine="420"/>
        <w:jc w:val="left"/>
        <w:rPr>
          <w:rFonts w:hint="eastAsia" w:ascii="宋体" w:hAnsi="宋体" w:cs="宋体"/>
          <w:szCs w:val="21"/>
          <w:lang w:val="zh-CN"/>
          <w:rPrChange w:id="2787" w:author="user" w:date="2025-05-13T14:42:35Z">
            <w:rPr>
              <w:rFonts w:hint="eastAsia"/>
              <w:lang w:val="zh-CN"/>
            </w:rPr>
          </w:rPrChange>
        </w:rPr>
      </w:pPr>
      <w:ins w:id="2788" w:author="心痕" w:date="2024-12-23T11:01:52Z">
        <w:r>
          <w:rPr>
            <w:rFonts w:hint="eastAsia" w:ascii="宋体" w:hAnsi="宋体" w:eastAsia="宋体" w:cs="宋体"/>
            <w:sz w:val="21"/>
            <w:szCs w:val="21"/>
            <w:lang w:val="en-US" w:eastAsia="zh-CN"/>
            <w:rPrChange w:id="2789" w:author="user" w:date="2025-05-13T14:42:35Z">
              <w:rPr>
                <w:rFonts w:hint="eastAsia" w:ascii="仿宋_GB2312" w:hAnsi="仿宋_GB2312" w:eastAsia="仿宋_GB2312" w:cs="仿宋_GB2312"/>
                <w:sz w:val="24"/>
                <w:szCs w:val="24"/>
                <w:lang w:val="en-US" w:eastAsia="zh-CN"/>
              </w:rPr>
            </w:rPrChange>
          </w:rPr>
          <w:t>应答：</w:t>
        </w:r>
      </w:ins>
    </w:p>
    <w:p w14:paraId="6CD12321">
      <w:pPr>
        <w:pStyle w:val="6"/>
        <w:rPr>
          <w:rFonts w:hint="eastAsia" w:ascii="宋体" w:hAnsi="宋体" w:eastAsia="宋体" w:cs="宋体"/>
          <w:sz w:val="21"/>
          <w:szCs w:val="21"/>
          <w:highlight w:val="none"/>
          <w:lang w:val="zh-CN"/>
          <w:rPrChange w:id="2790" w:author="user" w:date="2025-05-13T14:42:35Z">
            <w:rPr>
              <w:rFonts w:ascii="仿宋_GB2312" w:hAnsi="仿宋_GB2312" w:eastAsia="仿宋_GB2312" w:cs="仿宋_GB2312"/>
              <w:szCs w:val="24"/>
              <w:highlight w:val="none"/>
              <w:lang w:val="zh-CN"/>
            </w:rPr>
          </w:rPrChange>
        </w:rPr>
      </w:pPr>
      <w:r>
        <w:rPr>
          <w:rFonts w:hint="eastAsia" w:ascii="宋体" w:hAnsi="宋体" w:eastAsia="宋体" w:cs="宋体"/>
          <w:sz w:val="21"/>
          <w:szCs w:val="21"/>
          <w:highlight w:val="none"/>
          <w:lang w:val="zh-CN"/>
          <w:rPrChange w:id="2791" w:author="user" w:date="2025-05-13T14:42:35Z">
            <w:rPr>
              <w:rFonts w:hint="eastAsia" w:ascii="仿宋_GB2312" w:hAnsi="仿宋_GB2312" w:eastAsia="仿宋_GB2312" w:cs="仿宋_GB2312"/>
              <w:szCs w:val="24"/>
              <w:highlight w:val="none"/>
              <w:lang w:val="zh-CN"/>
            </w:rPr>
          </w:rPrChange>
        </w:rPr>
        <w:t>6.2.2终验验收</w:t>
      </w:r>
    </w:p>
    <w:p w14:paraId="5DAB1D28">
      <w:pPr>
        <w:tabs>
          <w:tab w:val="left" w:pos="900"/>
        </w:tabs>
        <w:autoSpaceDE w:val="0"/>
        <w:autoSpaceDN w:val="0"/>
        <w:adjustRightInd w:val="0"/>
        <w:spacing w:line="360" w:lineRule="auto"/>
        <w:ind w:firstLine="420" w:firstLineChars="200"/>
        <w:rPr>
          <w:rFonts w:hint="eastAsia" w:ascii="宋体" w:hAnsi="宋体" w:eastAsia="宋体" w:cs="宋体"/>
          <w:kern w:val="0"/>
          <w:sz w:val="21"/>
          <w:szCs w:val="21"/>
          <w:highlight w:val="none"/>
          <w:rPrChange w:id="2792" w:author="user" w:date="2025-05-13T14:42:35Z">
            <w:rPr>
              <w:rFonts w:hint="eastAsia" w:ascii="仿宋_GB2312" w:hAnsi="仿宋_GB2312" w:eastAsia="仿宋_GB2312" w:cs="仿宋_GB2312"/>
              <w:kern w:val="0"/>
              <w:sz w:val="24"/>
              <w:szCs w:val="24"/>
              <w:highlight w:val="none"/>
            </w:rPr>
          </w:rPrChange>
        </w:rPr>
      </w:pPr>
      <w:ins w:id="2793" w:author="张雪平" w:date="2024-11-13T21:54:47Z">
        <w:r>
          <w:rPr>
            <w:rFonts w:hint="eastAsia" w:ascii="宋体" w:hAnsi="宋体" w:eastAsia="宋体" w:cs="宋体"/>
            <w:kern w:val="0"/>
            <w:sz w:val="21"/>
            <w:szCs w:val="21"/>
            <w:lang w:eastAsia="zh-CN"/>
            <w:rPrChange w:id="2794" w:author="user" w:date="2025-05-13T14:42:35Z">
              <w:rPr>
                <w:rFonts w:hint="eastAsia" w:ascii="仿宋_GB2312" w:hAnsi="仿宋_GB2312" w:eastAsia="仿宋_GB2312" w:cs="仿宋_GB2312"/>
                <w:kern w:val="0"/>
                <w:sz w:val="24"/>
                <w:szCs w:val="24"/>
                <w:lang w:eastAsia="zh-CN"/>
              </w:rPr>
            </w:rPrChange>
          </w:rPr>
          <w:t>供应商</w:t>
        </w:r>
      </w:ins>
      <w:ins w:id="2795" w:author="吴睿斌" w:date="2024-11-05T16:46:00Z">
        <w:r>
          <w:rPr>
            <w:rFonts w:hint="eastAsia" w:ascii="宋体" w:hAnsi="宋体" w:eastAsia="宋体" w:cs="宋体"/>
            <w:kern w:val="0"/>
            <w:sz w:val="21"/>
            <w:szCs w:val="21"/>
            <w:rPrChange w:id="2796" w:author="user" w:date="2025-05-13T14:42:35Z">
              <w:rPr>
                <w:rFonts w:hint="eastAsia" w:ascii="仿宋_GB2312" w:hAnsi="仿宋_GB2312" w:eastAsia="仿宋_GB2312" w:cs="仿宋_GB2312"/>
                <w:kern w:val="0"/>
                <w:sz w:val="24"/>
                <w:szCs w:val="24"/>
              </w:rPr>
            </w:rPrChange>
          </w:rPr>
          <w:t>完成初验后，系统</w:t>
        </w:r>
      </w:ins>
      <w:ins w:id="2797" w:author="吴睿斌" w:date="2024-11-05T16:46:00Z">
        <w:r>
          <w:rPr>
            <w:rFonts w:hint="eastAsia" w:ascii="宋体" w:hAnsi="宋体" w:eastAsia="宋体" w:cs="宋体"/>
            <w:kern w:val="0"/>
            <w:sz w:val="21"/>
            <w:szCs w:val="21"/>
            <w:lang w:val="zh-CN"/>
            <w:rPrChange w:id="2798" w:author="user" w:date="2025-05-13T14:42:35Z">
              <w:rPr>
                <w:rFonts w:hint="eastAsia" w:ascii="仿宋_GB2312" w:hAnsi="仿宋_GB2312" w:eastAsia="仿宋_GB2312" w:cs="仿宋_GB2312"/>
                <w:kern w:val="0"/>
                <w:sz w:val="24"/>
                <w:szCs w:val="24"/>
                <w:lang w:val="zh-CN"/>
              </w:rPr>
            </w:rPrChange>
          </w:rPr>
          <w:t>试运行3个月，</w:t>
        </w:r>
      </w:ins>
      <w:r>
        <w:rPr>
          <w:rFonts w:hint="eastAsia" w:ascii="宋体" w:hAnsi="宋体" w:eastAsia="宋体" w:cs="宋体"/>
          <w:kern w:val="0"/>
          <w:sz w:val="21"/>
          <w:szCs w:val="21"/>
          <w:highlight w:val="none"/>
          <w:rPrChange w:id="2799" w:author="user" w:date="2025-05-13T14:42:35Z">
            <w:rPr>
              <w:rFonts w:hint="eastAsia" w:ascii="仿宋_GB2312" w:hAnsi="仿宋_GB2312" w:eastAsia="仿宋_GB2312" w:cs="仿宋_GB2312"/>
              <w:kern w:val="0"/>
              <w:sz w:val="24"/>
              <w:szCs w:val="24"/>
              <w:highlight w:val="none"/>
            </w:rPr>
          </w:rPrChange>
        </w:rPr>
        <w:t>可进行终验。</w:t>
      </w:r>
      <w:ins w:id="2800" w:author="吴睿斌" w:date="2024-11-05T16:55:00Z">
        <w:r>
          <w:rPr>
            <w:rFonts w:hint="eastAsia" w:ascii="宋体" w:hAnsi="宋体" w:eastAsia="宋体" w:cs="宋体"/>
            <w:kern w:val="0"/>
            <w:sz w:val="21"/>
            <w:szCs w:val="21"/>
            <w:rPrChange w:id="2801" w:author="user" w:date="2025-05-13T14:42:35Z">
              <w:rPr>
                <w:rFonts w:hint="eastAsia" w:ascii="仿宋_GB2312" w:hAnsi="仿宋_GB2312" w:eastAsia="仿宋_GB2312" w:cs="仿宋_GB2312"/>
                <w:kern w:val="0"/>
                <w:sz w:val="24"/>
                <w:szCs w:val="24"/>
              </w:rPr>
            </w:rPrChange>
          </w:rPr>
          <w:t>验收内容包括</w:t>
        </w:r>
      </w:ins>
      <w:ins w:id="2802" w:author="吴睿斌" w:date="2024-11-05T16:56:00Z">
        <w:r>
          <w:rPr>
            <w:rFonts w:hint="eastAsia" w:ascii="宋体" w:hAnsi="宋体" w:eastAsia="宋体" w:cs="宋体"/>
            <w:kern w:val="0"/>
            <w:sz w:val="21"/>
            <w:szCs w:val="21"/>
            <w:rPrChange w:id="2803" w:author="user" w:date="2025-05-13T14:42:35Z">
              <w:rPr>
                <w:rFonts w:hint="eastAsia" w:ascii="仿宋_GB2312" w:hAnsi="仿宋_GB2312" w:eastAsia="仿宋_GB2312" w:cs="仿宋_GB2312"/>
                <w:kern w:val="0"/>
                <w:sz w:val="24"/>
                <w:szCs w:val="24"/>
              </w:rPr>
            </w:rPrChange>
          </w:rPr>
          <w:t>：</w:t>
        </w:r>
      </w:ins>
      <w:ins w:id="2804" w:author="心痕" w:date="2025-04-30T16:28:27Z">
        <w:r>
          <w:rPr>
            <w:rFonts w:hint="eastAsia" w:ascii="宋体" w:hAnsi="宋体" w:eastAsia="宋体" w:cs="宋体"/>
            <w:kern w:val="0"/>
            <w:sz w:val="21"/>
            <w:szCs w:val="21"/>
            <w:rPrChange w:id="2805" w:author="user" w:date="2025-05-13T14:42:35Z">
              <w:rPr>
                <w:rFonts w:hint="eastAsia" w:ascii="仿宋_GB2312" w:hAnsi="仿宋_GB2312" w:eastAsia="仿宋_GB2312" w:cs="仿宋_GB2312"/>
                <w:kern w:val="0"/>
                <w:sz w:val="24"/>
                <w:szCs w:val="24"/>
              </w:rPr>
            </w:rPrChange>
          </w:rPr>
          <w:t>系统故障20分钟内响应，针对系统使用和常见问题进行现场技术培训</w:t>
        </w:r>
      </w:ins>
      <w:ins w:id="2806" w:author="心痕" w:date="2025-04-30T17:04:31Z">
        <w:r>
          <w:rPr>
            <w:rFonts w:hint="eastAsia" w:ascii="宋体" w:hAnsi="宋体" w:eastAsia="宋体" w:cs="宋体"/>
            <w:kern w:val="0"/>
            <w:sz w:val="21"/>
            <w:szCs w:val="21"/>
            <w:lang w:eastAsia="zh-CN"/>
            <w:rPrChange w:id="2807" w:author="user" w:date="2025-05-13T14:42:35Z">
              <w:rPr>
                <w:rFonts w:hint="eastAsia" w:ascii="仿宋_GB2312" w:hAnsi="仿宋_GB2312" w:eastAsia="仿宋_GB2312" w:cs="仿宋_GB2312"/>
                <w:kern w:val="0"/>
                <w:sz w:val="24"/>
                <w:szCs w:val="24"/>
                <w:lang w:eastAsia="zh-CN"/>
              </w:rPr>
            </w:rPrChange>
          </w:rPr>
          <w:t>。</w:t>
        </w:r>
      </w:ins>
    </w:p>
    <w:p w14:paraId="5FEEF591">
      <w:pPr>
        <w:tabs>
          <w:tab w:val="left" w:pos="900"/>
        </w:tabs>
        <w:autoSpaceDE w:val="0"/>
        <w:autoSpaceDN w:val="0"/>
        <w:adjustRightInd w:val="0"/>
        <w:spacing w:line="360" w:lineRule="auto"/>
        <w:ind w:firstLine="420" w:firstLineChars="200"/>
        <w:rPr>
          <w:rFonts w:hint="eastAsia" w:ascii="宋体" w:hAnsi="宋体" w:eastAsia="宋体" w:cs="宋体"/>
          <w:kern w:val="0"/>
          <w:sz w:val="21"/>
          <w:szCs w:val="21"/>
          <w:highlight w:val="none"/>
          <w:lang w:val="zh-CN"/>
          <w:rPrChange w:id="2808" w:author="user" w:date="2025-05-13T14:42:35Z">
            <w:rPr>
              <w:rFonts w:hint="eastAsia" w:ascii="仿宋_GB2312" w:hAnsi="仿宋_GB2312" w:eastAsia="仿宋_GB2312" w:cs="仿宋_GB2312"/>
              <w:kern w:val="0"/>
              <w:sz w:val="24"/>
              <w:szCs w:val="24"/>
              <w:highlight w:val="none"/>
              <w:lang w:val="zh-CN"/>
            </w:rPr>
          </w:rPrChange>
        </w:rPr>
      </w:pPr>
      <w:r>
        <w:rPr>
          <w:rFonts w:hint="eastAsia" w:ascii="宋体" w:hAnsi="宋体" w:eastAsia="宋体" w:cs="宋体"/>
          <w:kern w:val="0"/>
          <w:sz w:val="21"/>
          <w:szCs w:val="21"/>
          <w:highlight w:val="none"/>
          <w:lang w:val="zh-CN"/>
          <w:rPrChange w:id="2809" w:author="user" w:date="2025-05-13T14:42:35Z">
            <w:rPr>
              <w:rFonts w:hint="eastAsia" w:ascii="仿宋_GB2312" w:hAnsi="仿宋_GB2312" w:eastAsia="仿宋_GB2312" w:cs="仿宋_GB2312"/>
              <w:kern w:val="0"/>
              <w:sz w:val="24"/>
              <w:szCs w:val="24"/>
              <w:highlight w:val="none"/>
              <w:lang w:val="zh-CN"/>
            </w:rPr>
          </w:rPrChange>
        </w:rPr>
        <w:t>验收规范(包括项目、指标、方式等)应由</w:t>
      </w:r>
      <w:ins w:id="2810" w:author="张雪平" w:date="2024-11-13T21:54:47Z">
        <w:r>
          <w:rPr>
            <w:rFonts w:hint="eastAsia" w:ascii="宋体" w:hAnsi="宋体" w:eastAsia="宋体" w:cs="宋体"/>
            <w:kern w:val="0"/>
            <w:sz w:val="21"/>
            <w:szCs w:val="21"/>
            <w:lang w:val="zh-CN"/>
            <w:rPrChange w:id="2811"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highlight w:val="none"/>
          <w:lang w:val="zh-CN"/>
          <w:rPrChange w:id="2812" w:author="user" w:date="2025-05-13T14:42:35Z">
            <w:rPr>
              <w:rFonts w:hint="eastAsia" w:ascii="仿宋_GB2312" w:hAnsi="仿宋_GB2312" w:eastAsia="仿宋_GB2312" w:cs="仿宋_GB2312"/>
              <w:kern w:val="0"/>
              <w:sz w:val="24"/>
              <w:szCs w:val="24"/>
              <w:highlight w:val="none"/>
              <w:lang w:val="zh-CN"/>
            </w:rPr>
          </w:rPrChange>
        </w:rPr>
        <w:t>在前一个月提交给项目需求方。项目需求方可根据合同及技术规范书和中国电信的有关规定进行修改和补充,经双方确认后签署</w:t>
      </w:r>
      <w:ins w:id="2813" w:author="user" w:date="2025-05-13T14:19:25Z">
        <w:r>
          <w:rPr>
            <w:rFonts w:hint="eastAsia" w:ascii="宋体" w:hAnsi="宋体" w:eastAsia="宋体" w:cs="宋体"/>
            <w:kern w:val="0"/>
            <w:sz w:val="21"/>
            <w:szCs w:val="21"/>
            <w:highlight w:val="none"/>
            <w:lang w:val="en-US" w:eastAsia="zh-CN"/>
            <w:rPrChange w:id="2814" w:author="user" w:date="2025-05-13T14:42:35Z">
              <w:rPr>
                <w:rFonts w:hint="eastAsia" w:ascii="仿宋_GB2312" w:hAnsi="仿宋_GB2312" w:eastAsia="仿宋_GB2312" w:cs="仿宋_GB2312"/>
                <w:kern w:val="0"/>
                <w:sz w:val="24"/>
                <w:szCs w:val="24"/>
                <w:highlight w:val="none"/>
                <w:lang w:val="en-US" w:eastAsia="zh-CN"/>
              </w:rPr>
            </w:rPrChange>
          </w:rPr>
          <w:t>终验</w:t>
        </w:r>
      </w:ins>
      <w:del w:id="2815" w:author="user" w:date="2025-05-13T14:19:22Z">
        <w:r>
          <w:rPr>
            <w:rFonts w:hint="eastAsia" w:ascii="宋体" w:hAnsi="宋体" w:eastAsia="宋体" w:cs="宋体"/>
            <w:kern w:val="0"/>
            <w:sz w:val="21"/>
            <w:szCs w:val="21"/>
            <w:highlight w:val="none"/>
            <w:lang w:val="zh-CN"/>
            <w:rPrChange w:id="2816" w:author="user" w:date="2025-05-13T14:42:35Z">
              <w:rPr>
                <w:rFonts w:hint="eastAsia" w:ascii="仿宋_GB2312" w:hAnsi="仿宋_GB2312" w:eastAsia="仿宋_GB2312" w:cs="仿宋_GB2312"/>
                <w:kern w:val="0"/>
                <w:sz w:val="24"/>
                <w:szCs w:val="24"/>
                <w:highlight w:val="none"/>
                <w:lang w:val="zh-CN"/>
              </w:rPr>
            </w:rPrChange>
          </w:rPr>
          <w:delText>初验</w:delText>
        </w:r>
      </w:del>
      <w:r>
        <w:rPr>
          <w:rFonts w:hint="eastAsia" w:ascii="宋体" w:hAnsi="宋体" w:eastAsia="宋体" w:cs="宋体"/>
          <w:kern w:val="0"/>
          <w:sz w:val="21"/>
          <w:szCs w:val="21"/>
          <w:highlight w:val="none"/>
          <w:lang w:val="zh-CN"/>
          <w:rPrChange w:id="2817" w:author="user" w:date="2025-05-13T14:42:35Z">
            <w:rPr>
              <w:rFonts w:hint="eastAsia" w:ascii="仿宋_GB2312" w:hAnsi="仿宋_GB2312" w:eastAsia="仿宋_GB2312" w:cs="仿宋_GB2312"/>
              <w:kern w:val="0"/>
              <w:sz w:val="24"/>
              <w:szCs w:val="24"/>
              <w:highlight w:val="none"/>
              <w:lang w:val="zh-CN"/>
            </w:rPr>
          </w:rPrChange>
        </w:rPr>
        <w:t>证书作为验收依据。</w:t>
      </w:r>
    </w:p>
    <w:p w14:paraId="7554CBF7">
      <w:pPr>
        <w:pStyle w:val="2"/>
        <w:rPr>
          <w:ins w:id="2818" w:author="吴睿斌" w:date="2024-11-15T11:31:22Z"/>
          <w:rFonts w:hint="eastAsia" w:ascii="宋体" w:hAnsi="宋体" w:eastAsia="宋体" w:cs="宋体"/>
          <w:sz w:val="21"/>
          <w:szCs w:val="21"/>
          <w:highlight w:val="none"/>
          <w:rPrChange w:id="2819" w:author="user" w:date="2025-05-13T14:42:35Z">
            <w:rPr>
              <w:ins w:id="2820" w:author="吴睿斌" w:date="2024-11-15T11:31:22Z"/>
              <w:rFonts w:hint="eastAsia" w:ascii="仿宋_GB2312" w:hAnsi="仿宋_GB2312" w:eastAsia="仿宋_GB2312" w:cs="仿宋_GB2312"/>
              <w:sz w:val="24"/>
              <w:szCs w:val="24"/>
              <w:highlight w:val="none"/>
            </w:rPr>
          </w:rPrChange>
        </w:rPr>
      </w:pPr>
      <w:r>
        <w:rPr>
          <w:rFonts w:hint="eastAsia" w:ascii="宋体" w:hAnsi="宋体" w:eastAsia="宋体" w:cs="宋体"/>
          <w:sz w:val="21"/>
          <w:szCs w:val="21"/>
          <w:highlight w:val="none"/>
          <w:rPrChange w:id="2821" w:author="user" w:date="2025-05-13T14:42:35Z">
            <w:rPr>
              <w:rFonts w:hint="eastAsia" w:ascii="仿宋_GB2312" w:hAnsi="仿宋_GB2312" w:eastAsia="仿宋_GB2312" w:cs="仿宋_GB2312"/>
              <w:sz w:val="24"/>
              <w:szCs w:val="24"/>
              <w:highlight w:val="none"/>
            </w:rPr>
          </w:rPrChange>
        </w:rPr>
        <w:t>在试运行期间，如系统出现功能故障或开发过程中遗留问题仍未解决，则试运行期从故障修复之日起重新计算，顺延3个月，若仍达不到要求，继续顺延，一直到系统3个月内无故障时为止。经双方确认后签署终验证书作为验收依据。</w:t>
      </w:r>
    </w:p>
    <w:p w14:paraId="5013B656">
      <w:pPr>
        <w:widowControl/>
        <w:numPr>
          <w:ilvl w:val="0"/>
          <w:numId w:val="0"/>
        </w:numPr>
        <w:ind w:firstLine="420"/>
        <w:jc w:val="left"/>
        <w:rPr>
          <w:ins w:id="2822" w:author="吴睿斌" w:date="2024-11-15T14:54:44Z"/>
          <w:rFonts w:hint="eastAsia" w:ascii="宋体" w:hAnsi="宋体" w:eastAsia="宋体" w:cs="宋体"/>
          <w:sz w:val="21"/>
          <w:szCs w:val="21"/>
          <w:lang w:val="en-US" w:eastAsia="zh-CN"/>
          <w:rPrChange w:id="2823" w:author="user" w:date="2025-05-13T14:42:35Z">
            <w:rPr>
              <w:ins w:id="2824" w:author="吴睿斌" w:date="2024-11-15T14:54:44Z"/>
              <w:rFonts w:hint="eastAsia" w:ascii="仿宋_GB2312" w:hAnsi="仿宋_GB2312" w:eastAsia="仿宋_GB2312" w:cs="仿宋_GB2312"/>
              <w:sz w:val="24"/>
              <w:szCs w:val="24"/>
              <w:lang w:val="en-US" w:eastAsia="zh-CN"/>
            </w:rPr>
          </w:rPrChange>
        </w:rPr>
      </w:pPr>
      <w:ins w:id="2825" w:author="心痕" w:date="2024-12-23T11:01:52Z">
        <w:r>
          <w:rPr>
            <w:rFonts w:hint="eastAsia" w:ascii="宋体" w:hAnsi="宋体" w:eastAsia="宋体" w:cs="宋体"/>
            <w:sz w:val="21"/>
            <w:szCs w:val="21"/>
            <w:lang w:val="en-US" w:eastAsia="zh-CN"/>
            <w:rPrChange w:id="2826" w:author="user" w:date="2025-05-13T14:42:35Z">
              <w:rPr>
                <w:rFonts w:hint="eastAsia" w:ascii="仿宋_GB2312" w:hAnsi="仿宋_GB2312" w:eastAsia="仿宋_GB2312" w:cs="仿宋_GB2312"/>
                <w:sz w:val="24"/>
                <w:szCs w:val="24"/>
                <w:lang w:val="en-US" w:eastAsia="zh-CN"/>
              </w:rPr>
            </w:rPrChange>
          </w:rPr>
          <w:t>应答：</w:t>
        </w:r>
      </w:ins>
    </w:p>
    <w:p w14:paraId="0B5DBB6A">
      <w:pPr>
        <w:pStyle w:val="6"/>
        <w:rPr>
          <w:rFonts w:hint="eastAsia" w:ascii="宋体" w:hAnsi="宋体" w:eastAsia="宋体" w:cs="宋体"/>
          <w:sz w:val="21"/>
          <w:szCs w:val="21"/>
          <w:highlight w:val="none"/>
          <w:lang w:val="zh-CN"/>
          <w:rPrChange w:id="2827" w:author="user" w:date="2025-05-13T14:42:35Z">
            <w:rPr>
              <w:rFonts w:ascii="仿宋_GB2312" w:hAnsi="仿宋_GB2312" w:eastAsia="仿宋_GB2312" w:cs="仿宋_GB2312"/>
              <w:szCs w:val="24"/>
              <w:highlight w:val="none"/>
              <w:lang w:val="zh-CN"/>
            </w:rPr>
          </w:rPrChange>
        </w:rPr>
      </w:pPr>
      <w:r>
        <w:rPr>
          <w:rFonts w:hint="eastAsia" w:ascii="宋体" w:hAnsi="宋体" w:eastAsia="宋体" w:cs="宋体"/>
          <w:sz w:val="21"/>
          <w:szCs w:val="21"/>
          <w:highlight w:val="none"/>
          <w:lang w:val="zh-CN"/>
          <w:rPrChange w:id="2828" w:author="user" w:date="2025-05-13T14:42:35Z">
            <w:rPr>
              <w:rFonts w:hint="eastAsia" w:ascii="仿宋_GB2312" w:hAnsi="仿宋_GB2312" w:eastAsia="仿宋_GB2312" w:cs="仿宋_GB2312"/>
              <w:szCs w:val="24"/>
              <w:highlight w:val="none"/>
              <w:lang w:val="zh-CN"/>
            </w:rPr>
          </w:rPrChange>
        </w:rPr>
        <w:t>6.2.3</w:t>
      </w:r>
      <w:del w:id="2829" w:author="user" w:date="2025-05-14T10:21:06Z">
        <w:r>
          <w:rPr>
            <w:rFonts w:hint="eastAsia" w:ascii="宋体" w:hAnsi="宋体" w:eastAsia="宋体" w:cs="宋体"/>
            <w:sz w:val="21"/>
            <w:szCs w:val="21"/>
            <w:highlight w:val="none"/>
            <w:lang w:val="zh-CN"/>
            <w:rPrChange w:id="2830" w:author="user" w:date="2025-05-13T14:42:35Z">
              <w:rPr>
                <w:rFonts w:hint="eastAsia" w:ascii="仿宋_GB2312" w:hAnsi="仿宋_GB2312" w:eastAsia="仿宋_GB2312" w:cs="仿宋_GB2312"/>
                <w:szCs w:val="24"/>
                <w:highlight w:val="none"/>
                <w:lang w:val="zh-CN"/>
              </w:rPr>
            </w:rPrChange>
          </w:rPr>
          <w:delText>尾款</w:delText>
        </w:r>
      </w:del>
      <w:ins w:id="2831" w:author="user" w:date="2025-05-14T10:21:06Z">
        <w:r>
          <w:rPr>
            <w:rFonts w:hint="eastAsia" w:ascii="宋体" w:hAnsi="宋体" w:eastAsia="宋体" w:cs="宋体"/>
            <w:sz w:val="21"/>
            <w:szCs w:val="21"/>
            <w:highlight w:val="none"/>
            <w:lang w:val="zh-CN"/>
          </w:rPr>
          <w:t>保修款</w:t>
        </w:r>
      </w:ins>
      <w:r>
        <w:rPr>
          <w:rFonts w:hint="eastAsia" w:ascii="宋体" w:hAnsi="宋体" w:eastAsia="宋体" w:cs="宋体"/>
          <w:sz w:val="21"/>
          <w:szCs w:val="21"/>
          <w:highlight w:val="none"/>
          <w:lang w:val="zh-CN"/>
          <w:rPrChange w:id="2832" w:author="user" w:date="2025-05-13T14:42:35Z">
            <w:rPr>
              <w:rFonts w:hint="eastAsia" w:ascii="仿宋_GB2312" w:hAnsi="仿宋_GB2312" w:eastAsia="仿宋_GB2312" w:cs="仿宋_GB2312"/>
              <w:szCs w:val="24"/>
              <w:highlight w:val="none"/>
              <w:lang w:val="zh-CN"/>
            </w:rPr>
          </w:rPrChange>
        </w:rPr>
        <w:t>验收</w:t>
      </w:r>
    </w:p>
    <w:p w14:paraId="64A97BC6">
      <w:pPr>
        <w:pStyle w:val="2"/>
        <w:ind w:firstLine="420" w:firstLineChars="200"/>
        <w:rPr>
          <w:ins w:id="2833" w:author="吴睿斌" w:date="2024-11-15T11:31:37Z"/>
          <w:rFonts w:hint="eastAsia" w:ascii="宋体" w:hAnsi="宋体" w:eastAsia="宋体" w:cs="宋体"/>
          <w:sz w:val="21"/>
          <w:szCs w:val="21"/>
          <w:highlight w:val="none"/>
          <w:rPrChange w:id="2834" w:author="user" w:date="2025-05-13T14:42:35Z">
            <w:rPr>
              <w:ins w:id="2835" w:author="吴睿斌" w:date="2024-11-15T11:31:37Z"/>
              <w:rFonts w:hint="eastAsia" w:ascii="仿宋_GB2312" w:hAnsi="仿宋_GB2312" w:eastAsia="仿宋_GB2312" w:cs="仿宋_GB2312"/>
              <w:sz w:val="24"/>
              <w:szCs w:val="24"/>
              <w:highlight w:val="none"/>
            </w:rPr>
          </w:rPrChange>
        </w:rPr>
      </w:pPr>
      <w:r>
        <w:rPr>
          <w:rFonts w:hint="eastAsia" w:ascii="宋体" w:hAnsi="宋体" w:eastAsia="宋体" w:cs="宋体"/>
          <w:sz w:val="21"/>
          <w:szCs w:val="21"/>
          <w:highlight w:val="none"/>
          <w:rPrChange w:id="2836" w:author="user" w:date="2025-05-13T14:42:35Z">
            <w:rPr>
              <w:rFonts w:hint="eastAsia" w:ascii="仿宋_GB2312" w:hAnsi="仿宋_GB2312" w:eastAsia="仿宋_GB2312" w:cs="仿宋_GB2312"/>
              <w:sz w:val="24"/>
              <w:szCs w:val="24"/>
              <w:highlight w:val="none"/>
            </w:rPr>
          </w:rPrChange>
        </w:rPr>
        <w:t>签署终验报告日起3个月保修期，保修期结束后，可进行</w:t>
      </w:r>
      <w:del w:id="2837" w:author="user" w:date="2025-05-14T10:21:06Z">
        <w:r>
          <w:rPr>
            <w:rFonts w:hint="eastAsia" w:ascii="宋体" w:hAnsi="宋体" w:eastAsia="宋体" w:cs="宋体"/>
            <w:sz w:val="21"/>
            <w:szCs w:val="21"/>
            <w:highlight w:val="none"/>
            <w:rPrChange w:id="2838" w:author="user" w:date="2025-05-13T14:42:35Z">
              <w:rPr>
                <w:rFonts w:hint="eastAsia" w:ascii="仿宋_GB2312" w:hAnsi="仿宋_GB2312" w:eastAsia="仿宋_GB2312" w:cs="仿宋_GB2312"/>
                <w:sz w:val="24"/>
                <w:szCs w:val="24"/>
                <w:highlight w:val="none"/>
              </w:rPr>
            </w:rPrChange>
          </w:rPr>
          <w:delText>尾款</w:delText>
        </w:r>
      </w:del>
      <w:ins w:id="2839" w:author="user" w:date="2025-05-14T10:21:06Z">
        <w:r>
          <w:rPr>
            <w:rFonts w:hint="eastAsia" w:ascii="宋体" w:hAnsi="宋体" w:cs="宋体"/>
            <w:sz w:val="21"/>
            <w:szCs w:val="21"/>
            <w:highlight w:val="none"/>
            <w:lang w:eastAsia="zh-CN"/>
          </w:rPr>
          <w:t>保修款</w:t>
        </w:r>
      </w:ins>
      <w:r>
        <w:rPr>
          <w:rFonts w:hint="eastAsia" w:ascii="宋体" w:hAnsi="宋体" w:eastAsia="宋体" w:cs="宋体"/>
          <w:sz w:val="21"/>
          <w:szCs w:val="21"/>
          <w:highlight w:val="none"/>
          <w:rPrChange w:id="2840" w:author="user" w:date="2025-05-13T14:42:35Z">
            <w:rPr>
              <w:rFonts w:hint="eastAsia" w:ascii="仿宋_GB2312" w:hAnsi="仿宋_GB2312" w:eastAsia="仿宋_GB2312" w:cs="仿宋_GB2312"/>
              <w:sz w:val="24"/>
              <w:szCs w:val="24"/>
              <w:highlight w:val="none"/>
            </w:rPr>
          </w:rPrChange>
        </w:rPr>
        <w:t>验收。保修期期间如系统出现重大故障，则保修期从故障修复之日起重新计算，顺延3个月，若仍达不到要求，继续顺延，一直到系统连续3个月无故障时为止。</w:t>
      </w:r>
    </w:p>
    <w:p w14:paraId="29D3797C">
      <w:pPr>
        <w:widowControl/>
        <w:numPr>
          <w:ilvl w:val="-1"/>
          <w:numId w:val="0"/>
        </w:numPr>
        <w:spacing w:line="360" w:lineRule="auto"/>
        <w:ind w:left="0" w:firstLine="420" w:firstLineChars="0"/>
        <w:jc w:val="left"/>
        <w:rPr>
          <w:ins w:id="2841" w:author="吴睿斌" w:date="2024-11-15T11:31:38Z"/>
          <w:rFonts w:hint="eastAsia" w:ascii="宋体" w:hAnsi="宋体" w:eastAsia="宋体" w:cs="宋体"/>
          <w:sz w:val="21"/>
          <w:szCs w:val="21"/>
          <w:lang w:val="en-US" w:eastAsia="zh-CN"/>
          <w:rPrChange w:id="2842" w:author="user" w:date="2025-05-13T14:42:35Z">
            <w:rPr>
              <w:ins w:id="2843" w:author="吴睿斌" w:date="2024-11-15T11:31:38Z"/>
              <w:rFonts w:hint="eastAsia" w:ascii="仿宋_GB2312" w:hAnsi="仿宋_GB2312" w:eastAsia="仿宋_GB2312" w:cs="仿宋_GB2312"/>
              <w:sz w:val="24"/>
              <w:szCs w:val="24"/>
              <w:lang w:val="en-US" w:eastAsia="zh-CN"/>
            </w:rPr>
          </w:rPrChange>
        </w:rPr>
      </w:pPr>
      <w:ins w:id="2844" w:author="心痕" w:date="2024-12-23T11:01:52Z">
        <w:r>
          <w:rPr>
            <w:rFonts w:hint="eastAsia" w:ascii="宋体" w:hAnsi="宋体" w:eastAsia="宋体" w:cs="宋体"/>
            <w:sz w:val="21"/>
            <w:szCs w:val="21"/>
            <w:lang w:val="en-US" w:eastAsia="zh-CN"/>
            <w:rPrChange w:id="2845" w:author="user" w:date="2025-05-13T14:42:35Z">
              <w:rPr>
                <w:rFonts w:hint="eastAsia" w:ascii="仿宋_GB2312" w:hAnsi="仿宋_GB2312" w:eastAsia="仿宋_GB2312" w:cs="仿宋_GB2312"/>
                <w:sz w:val="24"/>
                <w:szCs w:val="24"/>
                <w:lang w:val="en-US" w:eastAsia="zh-CN"/>
              </w:rPr>
            </w:rPrChange>
          </w:rPr>
          <w:t>应答：</w:t>
        </w:r>
      </w:ins>
    </w:p>
    <w:p w14:paraId="1C746516">
      <w:pPr>
        <w:pStyle w:val="2"/>
        <w:ind w:firstLine="420" w:firstLineChars="200"/>
        <w:rPr>
          <w:rFonts w:hint="eastAsia" w:ascii="宋体" w:hAnsi="宋体" w:eastAsia="宋体" w:cs="宋体"/>
          <w:sz w:val="21"/>
          <w:szCs w:val="21"/>
          <w:highlight w:val="none"/>
          <w:rPrChange w:id="2846" w:author="user" w:date="2025-05-13T14:42:35Z">
            <w:rPr>
              <w:rFonts w:hint="eastAsia" w:ascii="仿宋_GB2312" w:hAnsi="仿宋_GB2312" w:eastAsia="仿宋_GB2312" w:cs="仿宋_GB2312"/>
              <w:sz w:val="24"/>
              <w:szCs w:val="24"/>
              <w:highlight w:val="none"/>
            </w:rPr>
          </w:rPrChange>
        </w:rPr>
      </w:pPr>
    </w:p>
    <w:p w14:paraId="7CD89C88">
      <w:pPr>
        <w:pStyle w:val="2"/>
        <w:rPr>
          <w:ins w:id="2847" w:author="吴睿斌" w:date="2024-11-15T11:31:25Z"/>
          <w:rFonts w:hint="eastAsia" w:ascii="宋体" w:hAnsi="宋体" w:eastAsia="宋体" w:cs="宋体"/>
          <w:sz w:val="21"/>
          <w:szCs w:val="21"/>
          <w:highlight w:val="none"/>
          <w:rPrChange w:id="2848" w:author="user" w:date="2025-05-13T14:42:35Z">
            <w:rPr>
              <w:ins w:id="2849" w:author="吴睿斌" w:date="2024-11-15T11:31:25Z"/>
              <w:rFonts w:hint="eastAsia" w:ascii="仿宋_GB2312" w:hAnsi="仿宋_GB2312" w:eastAsia="仿宋_GB2312" w:cs="仿宋_GB2312"/>
              <w:sz w:val="24"/>
              <w:szCs w:val="24"/>
              <w:highlight w:val="none"/>
            </w:rPr>
          </w:rPrChange>
        </w:rPr>
      </w:pPr>
      <w:r>
        <w:rPr>
          <w:rFonts w:hint="eastAsia" w:ascii="宋体" w:hAnsi="宋体" w:eastAsia="宋体" w:cs="宋体"/>
          <w:sz w:val="21"/>
          <w:szCs w:val="21"/>
          <w:highlight w:val="none"/>
          <w:rPrChange w:id="2850" w:author="user" w:date="2025-05-13T14:42:35Z">
            <w:rPr>
              <w:rFonts w:hint="eastAsia" w:ascii="仿宋_GB2312" w:hAnsi="仿宋_GB2312" w:eastAsia="仿宋_GB2312" w:cs="仿宋_GB2312"/>
              <w:sz w:val="24"/>
              <w:szCs w:val="24"/>
              <w:highlight w:val="none"/>
            </w:rPr>
          </w:rPrChange>
        </w:rPr>
        <w:t>详细标准及要求详见履约考核打分表。</w:t>
      </w:r>
    </w:p>
    <w:p w14:paraId="6FAFF0ED">
      <w:pPr>
        <w:pStyle w:val="2"/>
        <w:rPr>
          <w:rFonts w:hint="eastAsia" w:ascii="宋体" w:hAnsi="宋体" w:eastAsia="宋体" w:cs="宋体"/>
          <w:sz w:val="21"/>
          <w:szCs w:val="21"/>
          <w:highlight w:val="none"/>
          <w:rPrChange w:id="2851" w:author="user" w:date="2025-05-13T14:42:35Z">
            <w:rPr>
              <w:rFonts w:hint="eastAsia" w:ascii="仿宋_GB2312" w:hAnsi="仿宋_GB2312" w:eastAsia="仿宋_GB2312" w:cs="仿宋_GB2312"/>
              <w:sz w:val="24"/>
              <w:szCs w:val="24"/>
              <w:highlight w:val="none"/>
            </w:rPr>
          </w:rPrChange>
        </w:rPr>
      </w:pPr>
    </w:p>
    <w:p w14:paraId="3C9AE6C5">
      <w:pPr>
        <w:pStyle w:val="2"/>
        <w:rPr>
          <w:rFonts w:hint="eastAsia" w:ascii="宋体" w:hAnsi="宋体" w:eastAsia="宋体" w:cs="宋体"/>
          <w:sz w:val="21"/>
          <w:szCs w:val="21"/>
          <w:highlight w:val="yellow"/>
          <w:rPrChange w:id="2852" w:author="user" w:date="2025-05-13T14:42:35Z">
            <w:rPr>
              <w:rFonts w:hint="eastAsia" w:ascii="仿宋_GB2312" w:hAnsi="仿宋_GB2312" w:eastAsia="仿宋_GB2312" w:cs="仿宋_GB2312"/>
              <w:sz w:val="24"/>
              <w:szCs w:val="24"/>
              <w:highlight w:val="yellow"/>
            </w:rPr>
          </w:rPrChange>
        </w:rPr>
      </w:pPr>
    </w:p>
    <w:p w14:paraId="4B0B389A">
      <w:pPr>
        <w:pStyle w:val="3"/>
        <w:numPr>
          <w:ilvl w:val="0"/>
          <w:numId w:val="2"/>
        </w:numPr>
        <w:tabs>
          <w:tab w:val="left" w:pos="432"/>
        </w:tabs>
        <w:spacing w:before="0" w:after="0" w:line="360" w:lineRule="auto"/>
        <w:ind w:left="-2" w:firstLine="422"/>
        <w:rPr>
          <w:rFonts w:hint="eastAsia" w:ascii="宋体" w:hAnsi="宋体" w:eastAsia="宋体" w:cs="宋体"/>
          <w:snapToGrid w:val="0"/>
          <w:sz w:val="21"/>
          <w:szCs w:val="21"/>
          <w:rPrChange w:id="2853" w:author="user" w:date="2025-05-13T14:42:35Z">
            <w:rPr>
              <w:rFonts w:hint="eastAsia" w:ascii="仿宋_GB2312" w:hAnsi="仿宋_GB2312" w:eastAsia="仿宋_GB2312" w:cs="仿宋_GB2312"/>
              <w:snapToGrid w:val="0"/>
              <w:sz w:val="24"/>
              <w:szCs w:val="24"/>
            </w:rPr>
          </w:rPrChange>
        </w:rPr>
      </w:pPr>
      <w:bookmarkStart w:id="227" w:name="_Toc207363395"/>
      <w:bookmarkStart w:id="228" w:name="_Toc183195324"/>
      <w:bookmarkStart w:id="229" w:name="_Toc183497408"/>
      <w:bookmarkStart w:id="230" w:name="_Toc18467"/>
      <w:bookmarkStart w:id="231" w:name="_Toc157848759"/>
      <w:bookmarkStart w:id="232" w:name="_Toc3777"/>
      <w:bookmarkStart w:id="233" w:name="_Toc207362255"/>
      <w:bookmarkStart w:id="234" w:name="_Toc209929969"/>
      <w:bookmarkStart w:id="235" w:name="_Toc73530390"/>
      <w:bookmarkStart w:id="236" w:name="_Toc2066"/>
      <w:r>
        <w:rPr>
          <w:rFonts w:hint="eastAsia" w:ascii="宋体" w:hAnsi="宋体" w:eastAsia="宋体" w:cs="宋体"/>
          <w:snapToGrid w:val="0"/>
          <w:sz w:val="21"/>
          <w:szCs w:val="21"/>
          <w:rPrChange w:id="2854" w:author="user" w:date="2025-05-13T14:42:35Z">
            <w:rPr>
              <w:rFonts w:hint="eastAsia" w:ascii="仿宋_GB2312" w:hAnsi="仿宋_GB2312" w:eastAsia="仿宋_GB2312" w:cs="仿宋_GB2312"/>
              <w:snapToGrid w:val="0"/>
              <w:sz w:val="24"/>
              <w:szCs w:val="24"/>
            </w:rPr>
          </w:rPrChange>
        </w:rPr>
        <w:t>技术支持和培训</w:t>
      </w:r>
      <w:bookmarkEnd w:id="227"/>
      <w:bookmarkEnd w:id="228"/>
      <w:bookmarkEnd w:id="229"/>
      <w:bookmarkEnd w:id="230"/>
      <w:bookmarkEnd w:id="231"/>
      <w:bookmarkEnd w:id="232"/>
      <w:bookmarkEnd w:id="233"/>
      <w:bookmarkEnd w:id="234"/>
      <w:bookmarkEnd w:id="235"/>
      <w:bookmarkEnd w:id="236"/>
    </w:p>
    <w:p w14:paraId="0A645F2B">
      <w:pPr>
        <w:autoSpaceDE w:val="0"/>
        <w:autoSpaceDN w:val="0"/>
        <w:adjustRightInd w:val="0"/>
        <w:spacing w:line="360" w:lineRule="auto"/>
        <w:ind w:firstLine="420" w:firstLineChars="200"/>
        <w:rPr>
          <w:ins w:id="2855" w:author="吴睿斌" w:date="2024-11-15T11:31:48Z"/>
          <w:rFonts w:hint="eastAsia" w:ascii="宋体" w:hAnsi="宋体" w:eastAsia="宋体" w:cs="宋体"/>
          <w:kern w:val="0"/>
          <w:sz w:val="21"/>
          <w:szCs w:val="21"/>
          <w:lang w:val="zh-CN"/>
          <w:rPrChange w:id="2856" w:author="user" w:date="2025-05-13T14:42:35Z">
            <w:rPr>
              <w:ins w:id="2857" w:author="吴睿斌" w:date="2024-11-15T11:31:48Z"/>
              <w:rFonts w:hint="eastAsia" w:ascii="仿宋_GB2312" w:hAnsi="仿宋_GB2312" w:eastAsia="仿宋_GB2312" w:cs="仿宋_GB2312"/>
              <w:kern w:val="0"/>
              <w:sz w:val="24"/>
              <w:szCs w:val="24"/>
              <w:lang w:val="zh-CN"/>
            </w:rPr>
          </w:rPrChange>
        </w:rPr>
      </w:pPr>
      <w:ins w:id="2858" w:author="张雪平" w:date="2024-11-13T21:54:47Z">
        <w:r>
          <w:rPr>
            <w:rFonts w:hint="eastAsia" w:ascii="宋体" w:hAnsi="宋体" w:eastAsia="宋体" w:cs="宋体"/>
            <w:kern w:val="0"/>
            <w:sz w:val="21"/>
            <w:szCs w:val="21"/>
            <w:lang w:val="zh-CN"/>
            <w:rPrChange w:id="2859"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rPrChange w:id="2860" w:author="user" w:date="2025-05-13T14:42:35Z">
            <w:rPr>
              <w:rFonts w:hint="eastAsia" w:ascii="仿宋_GB2312" w:hAnsi="仿宋_GB2312" w:eastAsia="仿宋_GB2312" w:cs="仿宋_GB2312"/>
              <w:kern w:val="0"/>
              <w:sz w:val="24"/>
              <w:szCs w:val="24"/>
            </w:rPr>
          </w:rPrChange>
        </w:rPr>
        <w:t>需</w:t>
      </w:r>
      <w:r>
        <w:rPr>
          <w:rFonts w:hint="eastAsia" w:ascii="宋体" w:hAnsi="宋体" w:eastAsia="宋体" w:cs="宋体"/>
          <w:kern w:val="0"/>
          <w:sz w:val="21"/>
          <w:szCs w:val="21"/>
          <w:lang w:val="zh-CN"/>
          <w:rPrChange w:id="2861" w:author="user" w:date="2025-05-13T14:42:35Z">
            <w:rPr>
              <w:rFonts w:hint="eastAsia" w:ascii="仿宋_GB2312" w:hAnsi="仿宋_GB2312" w:eastAsia="仿宋_GB2312" w:cs="仿宋_GB2312"/>
              <w:kern w:val="0"/>
              <w:sz w:val="24"/>
              <w:szCs w:val="24"/>
              <w:lang w:val="zh-CN"/>
            </w:rPr>
          </w:rPrChange>
        </w:rPr>
        <w:t>说明在中国的工程技术维护队伍和机构情况，服务模式。</w:t>
      </w:r>
      <w:bookmarkStart w:id="237" w:name="_Toc207362256"/>
      <w:bookmarkStart w:id="238" w:name="_Toc183195325"/>
      <w:bookmarkStart w:id="239" w:name="_Toc207363396"/>
      <w:bookmarkStart w:id="240" w:name="_Toc157848760"/>
      <w:bookmarkStart w:id="241" w:name="_Toc28064"/>
      <w:bookmarkStart w:id="242" w:name="_Toc183497409"/>
    </w:p>
    <w:p w14:paraId="1EE46F6B">
      <w:pPr>
        <w:widowControl/>
        <w:numPr>
          <w:ilvl w:val="-1"/>
          <w:numId w:val="0"/>
        </w:numPr>
        <w:spacing w:line="360" w:lineRule="auto"/>
        <w:ind w:left="0" w:firstLine="420" w:firstLineChars="0"/>
        <w:jc w:val="left"/>
        <w:rPr>
          <w:ins w:id="2862" w:author="吴睿斌" w:date="2024-11-15T11:31:49Z"/>
          <w:rFonts w:hint="eastAsia" w:ascii="宋体" w:hAnsi="宋体" w:eastAsia="宋体" w:cs="宋体"/>
          <w:sz w:val="21"/>
          <w:szCs w:val="21"/>
          <w:lang w:val="en-US" w:eastAsia="zh-CN"/>
          <w:rPrChange w:id="2863" w:author="user" w:date="2025-05-13T14:42:35Z">
            <w:rPr>
              <w:ins w:id="2864" w:author="吴睿斌" w:date="2024-11-15T11:31:49Z"/>
              <w:rFonts w:hint="eastAsia" w:ascii="仿宋_GB2312" w:hAnsi="仿宋_GB2312" w:eastAsia="仿宋_GB2312" w:cs="仿宋_GB2312"/>
              <w:sz w:val="24"/>
              <w:szCs w:val="24"/>
              <w:lang w:val="en-US" w:eastAsia="zh-CN"/>
            </w:rPr>
          </w:rPrChange>
        </w:rPr>
      </w:pPr>
      <w:ins w:id="2865" w:author="心痕" w:date="2024-12-23T11:01:52Z">
        <w:r>
          <w:rPr>
            <w:rFonts w:hint="eastAsia" w:ascii="宋体" w:hAnsi="宋体" w:eastAsia="宋体" w:cs="宋体"/>
            <w:sz w:val="21"/>
            <w:szCs w:val="21"/>
            <w:lang w:val="en-US" w:eastAsia="zh-CN"/>
            <w:rPrChange w:id="2866" w:author="user" w:date="2025-05-13T14:42:35Z">
              <w:rPr>
                <w:rFonts w:hint="eastAsia" w:ascii="仿宋_GB2312" w:hAnsi="仿宋_GB2312" w:eastAsia="仿宋_GB2312" w:cs="仿宋_GB2312"/>
                <w:sz w:val="24"/>
                <w:szCs w:val="24"/>
                <w:lang w:val="en-US" w:eastAsia="zh-CN"/>
              </w:rPr>
            </w:rPrChange>
          </w:rPr>
          <w:t>应答：</w:t>
        </w:r>
      </w:ins>
    </w:p>
    <w:p w14:paraId="3FD935EC">
      <w:pPr>
        <w:pStyle w:val="2"/>
        <w:rPr>
          <w:rFonts w:hint="eastAsia" w:ascii="宋体" w:hAnsi="宋体" w:cs="宋体"/>
          <w:szCs w:val="21"/>
          <w:rPrChange w:id="2867" w:author="user" w:date="2025-05-13T14:42:35Z">
            <w:rPr>
              <w:rFonts w:hint="eastAsia"/>
            </w:rPr>
          </w:rPrChange>
        </w:rPr>
      </w:pPr>
    </w:p>
    <w:p w14:paraId="02A9FA98">
      <w:pPr>
        <w:pStyle w:val="5"/>
        <w:spacing w:before="0" w:after="0" w:line="360" w:lineRule="auto"/>
        <w:ind w:firstLine="422" w:firstLineChars="200"/>
        <w:rPr>
          <w:rFonts w:hint="eastAsia" w:ascii="宋体" w:hAnsi="宋体" w:eastAsia="宋体" w:cs="宋体"/>
          <w:sz w:val="21"/>
          <w:szCs w:val="21"/>
          <w:rPrChange w:id="2868" w:author="user" w:date="2025-05-13T14:42:35Z">
            <w:rPr>
              <w:rFonts w:hint="eastAsia" w:ascii="仿宋_GB2312" w:hAnsi="仿宋_GB2312" w:eastAsia="仿宋_GB2312" w:cs="仿宋_GB2312"/>
              <w:szCs w:val="24"/>
            </w:rPr>
          </w:rPrChange>
        </w:rPr>
      </w:pPr>
      <w:r>
        <w:rPr>
          <w:rFonts w:hint="eastAsia" w:ascii="宋体" w:hAnsi="宋体" w:eastAsia="宋体" w:cs="宋体"/>
          <w:sz w:val="21"/>
          <w:szCs w:val="21"/>
          <w:rPrChange w:id="2869" w:author="user" w:date="2025-05-13T14:42:35Z">
            <w:rPr>
              <w:rFonts w:hint="eastAsia" w:ascii="仿宋_GB2312" w:hAnsi="仿宋_GB2312" w:eastAsia="仿宋_GB2312" w:cs="仿宋_GB2312"/>
              <w:szCs w:val="24"/>
            </w:rPr>
          </w:rPrChange>
        </w:rPr>
        <w:t xml:space="preserve">7.1 </w:t>
      </w:r>
      <w:bookmarkStart w:id="243" w:name="_Toc209929970"/>
      <w:bookmarkStart w:id="244" w:name="_Toc16594"/>
      <w:bookmarkStart w:id="245" w:name="_Toc8048"/>
      <w:bookmarkStart w:id="246" w:name="_Toc73530391"/>
      <w:r>
        <w:rPr>
          <w:rFonts w:hint="eastAsia" w:ascii="宋体" w:hAnsi="宋体" w:eastAsia="宋体" w:cs="宋体"/>
          <w:sz w:val="21"/>
          <w:szCs w:val="21"/>
          <w:rPrChange w:id="2870" w:author="user" w:date="2025-05-13T14:42:35Z">
            <w:rPr>
              <w:rFonts w:hint="eastAsia" w:ascii="仿宋_GB2312" w:hAnsi="仿宋_GB2312" w:eastAsia="仿宋_GB2312" w:cs="仿宋_GB2312"/>
              <w:szCs w:val="24"/>
            </w:rPr>
          </w:rPrChange>
        </w:rPr>
        <w:t>技术服务</w:t>
      </w:r>
      <w:bookmarkEnd w:id="237"/>
      <w:bookmarkEnd w:id="238"/>
      <w:bookmarkEnd w:id="239"/>
      <w:bookmarkEnd w:id="240"/>
      <w:bookmarkEnd w:id="241"/>
      <w:bookmarkEnd w:id="242"/>
      <w:bookmarkEnd w:id="243"/>
      <w:bookmarkEnd w:id="244"/>
      <w:bookmarkEnd w:id="245"/>
      <w:bookmarkEnd w:id="246"/>
    </w:p>
    <w:p w14:paraId="69D6EDAD">
      <w:pPr>
        <w:autoSpaceDE w:val="0"/>
        <w:autoSpaceDN w:val="0"/>
        <w:adjustRightInd w:val="0"/>
        <w:spacing w:line="360" w:lineRule="auto"/>
        <w:ind w:firstLine="420" w:firstLineChars="200"/>
        <w:rPr>
          <w:ins w:id="2871" w:author="吴睿斌" w:date="2024-11-15T11:31:58Z"/>
          <w:rFonts w:hint="eastAsia" w:ascii="宋体" w:hAnsi="宋体" w:eastAsia="宋体" w:cs="宋体"/>
          <w:kern w:val="0"/>
          <w:sz w:val="21"/>
          <w:szCs w:val="21"/>
          <w:lang w:val="zh-CN"/>
          <w:rPrChange w:id="2872" w:author="user" w:date="2025-05-13T14:42:35Z">
            <w:rPr>
              <w:ins w:id="2873" w:author="吴睿斌" w:date="2024-11-15T11:31:58Z"/>
              <w:rFonts w:hint="eastAsia" w:ascii="仿宋_GB2312" w:hAnsi="仿宋_GB2312" w:eastAsia="仿宋_GB2312" w:cs="仿宋_GB2312"/>
              <w:kern w:val="0"/>
              <w:sz w:val="24"/>
              <w:szCs w:val="24"/>
              <w:lang w:val="zh-CN"/>
            </w:rPr>
          </w:rPrChange>
        </w:rPr>
      </w:pPr>
      <w:r>
        <w:rPr>
          <w:rFonts w:hint="eastAsia" w:ascii="宋体" w:hAnsi="宋体" w:eastAsia="宋体" w:cs="宋体"/>
          <w:kern w:val="0"/>
          <w:sz w:val="21"/>
          <w:szCs w:val="21"/>
          <w:lang w:val="zh-CN"/>
          <w:rPrChange w:id="2874" w:author="user" w:date="2025-05-13T14:42:35Z">
            <w:rPr>
              <w:rFonts w:hint="eastAsia" w:ascii="仿宋_GB2312" w:hAnsi="仿宋_GB2312" w:eastAsia="仿宋_GB2312" w:cs="仿宋_GB2312"/>
              <w:kern w:val="0"/>
              <w:sz w:val="24"/>
              <w:szCs w:val="24"/>
              <w:lang w:val="zh-CN"/>
            </w:rPr>
          </w:rPrChange>
        </w:rPr>
        <w:t>（</w:t>
      </w:r>
      <w:r>
        <w:rPr>
          <w:rFonts w:hint="eastAsia" w:ascii="宋体" w:hAnsi="宋体" w:eastAsia="宋体" w:cs="宋体"/>
          <w:kern w:val="0"/>
          <w:sz w:val="21"/>
          <w:szCs w:val="21"/>
          <w:rPrChange w:id="2875" w:author="user" w:date="2025-05-13T14:42:35Z">
            <w:rPr>
              <w:rFonts w:hint="eastAsia" w:ascii="仿宋_GB2312" w:hAnsi="仿宋_GB2312" w:eastAsia="仿宋_GB2312" w:cs="仿宋_GB2312"/>
              <w:kern w:val="0"/>
              <w:sz w:val="24"/>
              <w:szCs w:val="24"/>
            </w:rPr>
          </w:rPrChange>
        </w:rPr>
        <w:t>1）</w:t>
      </w:r>
      <w:ins w:id="2876" w:author="张雪平" w:date="2024-11-13T21:54:47Z">
        <w:r>
          <w:rPr>
            <w:rFonts w:hint="eastAsia" w:ascii="宋体" w:hAnsi="宋体" w:eastAsia="宋体" w:cs="宋体"/>
            <w:kern w:val="0"/>
            <w:sz w:val="21"/>
            <w:szCs w:val="21"/>
            <w:lang w:val="zh-CN"/>
            <w:rPrChange w:id="2877"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2878" w:author="user" w:date="2025-05-13T14:42:35Z">
            <w:rPr>
              <w:rFonts w:hint="eastAsia" w:ascii="仿宋_GB2312" w:hAnsi="仿宋_GB2312" w:eastAsia="仿宋_GB2312" w:cs="仿宋_GB2312"/>
              <w:kern w:val="0"/>
              <w:sz w:val="24"/>
              <w:szCs w:val="24"/>
              <w:lang w:val="zh-CN"/>
            </w:rPr>
          </w:rPrChange>
        </w:rPr>
        <w:t>应向项目</w:t>
      </w:r>
      <w:ins w:id="2879" w:author="张雪平" w:date="2024-11-13T21:54:16Z">
        <w:r>
          <w:rPr>
            <w:rFonts w:hint="eastAsia" w:ascii="宋体" w:hAnsi="宋体" w:eastAsia="宋体" w:cs="宋体"/>
            <w:kern w:val="0"/>
            <w:sz w:val="21"/>
            <w:szCs w:val="21"/>
            <w:lang w:val="zh-CN"/>
            <w:rPrChange w:id="2880" w:author="user" w:date="2025-05-13T14:42:35Z">
              <w:rPr>
                <w:rFonts w:hint="eastAsia" w:ascii="仿宋_GB2312" w:hAnsi="仿宋_GB2312" w:eastAsia="仿宋_GB2312" w:cs="仿宋_GB2312"/>
                <w:kern w:val="0"/>
                <w:sz w:val="24"/>
                <w:szCs w:val="24"/>
                <w:lang w:val="zh-CN"/>
              </w:rPr>
            </w:rPrChange>
          </w:rPr>
          <w:t>采购人</w:t>
        </w:r>
      </w:ins>
      <w:r>
        <w:rPr>
          <w:rFonts w:hint="eastAsia" w:ascii="宋体" w:hAnsi="宋体" w:eastAsia="宋体" w:cs="宋体"/>
          <w:kern w:val="0"/>
          <w:sz w:val="21"/>
          <w:szCs w:val="21"/>
          <w:lang w:val="zh-CN"/>
          <w:rPrChange w:id="2881" w:author="user" w:date="2025-05-13T14:42:35Z">
            <w:rPr>
              <w:rFonts w:hint="eastAsia" w:ascii="仿宋_GB2312" w:hAnsi="仿宋_GB2312" w:eastAsia="仿宋_GB2312" w:cs="仿宋_GB2312"/>
              <w:kern w:val="0"/>
              <w:sz w:val="24"/>
              <w:szCs w:val="24"/>
              <w:lang w:val="zh-CN"/>
            </w:rPr>
          </w:rPrChange>
        </w:rPr>
        <w:t>提供全面、有效、及时的技术支持和服务。</w:t>
      </w:r>
      <w:ins w:id="2882" w:author="张雪平" w:date="2024-11-13T21:54:47Z">
        <w:r>
          <w:rPr>
            <w:rFonts w:hint="eastAsia" w:ascii="宋体" w:hAnsi="宋体" w:eastAsia="宋体" w:cs="宋体"/>
            <w:kern w:val="0"/>
            <w:sz w:val="21"/>
            <w:szCs w:val="21"/>
            <w:lang w:val="zh-CN"/>
            <w:rPrChange w:id="2883"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2884" w:author="user" w:date="2025-05-13T14:42:35Z">
            <w:rPr>
              <w:rFonts w:hint="eastAsia" w:ascii="仿宋_GB2312" w:hAnsi="仿宋_GB2312" w:eastAsia="仿宋_GB2312" w:cs="仿宋_GB2312"/>
              <w:kern w:val="0"/>
              <w:sz w:val="24"/>
              <w:szCs w:val="24"/>
              <w:lang w:val="zh-CN"/>
            </w:rPr>
          </w:rPrChange>
        </w:rPr>
        <w:t>应详细说明技术指导和技术支持的范围和程度。</w:t>
      </w:r>
    </w:p>
    <w:p w14:paraId="08F3BB7B">
      <w:pPr>
        <w:widowControl/>
        <w:numPr>
          <w:ilvl w:val="0"/>
          <w:numId w:val="0"/>
        </w:numPr>
        <w:ind w:firstLine="420"/>
        <w:jc w:val="left"/>
        <w:rPr>
          <w:ins w:id="2885" w:author="吴睿斌" w:date="2024-11-15T11:32:19Z"/>
          <w:rFonts w:hint="eastAsia" w:ascii="宋体" w:hAnsi="宋体" w:eastAsia="宋体" w:cs="宋体"/>
          <w:sz w:val="21"/>
          <w:szCs w:val="21"/>
          <w:lang w:val="en-US" w:eastAsia="zh-CN"/>
          <w:rPrChange w:id="2886" w:author="user" w:date="2025-05-13T14:42:35Z">
            <w:rPr>
              <w:ins w:id="2887" w:author="吴睿斌" w:date="2024-11-15T11:32:19Z"/>
              <w:rFonts w:hint="eastAsia" w:ascii="仿宋_GB2312" w:hAnsi="仿宋_GB2312" w:eastAsia="仿宋_GB2312" w:cs="仿宋_GB2312"/>
              <w:sz w:val="24"/>
              <w:szCs w:val="24"/>
              <w:lang w:val="en-US" w:eastAsia="zh-CN"/>
            </w:rPr>
          </w:rPrChange>
        </w:rPr>
      </w:pPr>
      <w:ins w:id="2888" w:author="心痕" w:date="2024-12-23T11:01:52Z">
        <w:r>
          <w:rPr>
            <w:rFonts w:hint="eastAsia" w:ascii="宋体" w:hAnsi="宋体" w:eastAsia="宋体" w:cs="宋体"/>
            <w:sz w:val="21"/>
            <w:szCs w:val="21"/>
            <w:lang w:val="en-US" w:eastAsia="zh-CN"/>
            <w:rPrChange w:id="2889" w:author="user" w:date="2025-05-13T14:42:35Z">
              <w:rPr>
                <w:rFonts w:hint="eastAsia" w:ascii="仿宋_GB2312" w:hAnsi="仿宋_GB2312" w:eastAsia="仿宋_GB2312" w:cs="仿宋_GB2312"/>
                <w:sz w:val="24"/>
                <w:szCs w:val="24"/>
                <w:lang w:val="en-US" w:eastAsia="zh-CN"/>
              </w:rPr>
            </w:rPrChange>
          </w:rPr>
          <w:t>应答：</w:t>
        </w:r>
      </w:ins>
    </w:p>
    <w:p w14:paraId="7D5AFD23">
      <w:pPr>
        <w:pStyle w:val="2"/>
        <w:rPr>
          <w:rFonts w:hint="eastAsia" w:ascii="宋体" w:hAnsi="宋体" w:cs="宋体"/>
          <w:szCs w:val="21"/>
          <w:lang w:val="zh-CN"/>
          <w:rPrChange w:id="2890" w:author="user" w:date="2025-05-13T14:42:35Z">
            <w:rPr>
              <w:rFonts w:hint="eastAsia"/>
              <w:lang w:val="zh-CN"/>
            </w:rPr>
          </w:rPrChange>
        </w:rPr>
      </w:pPr>
    </w:p>
    <w:p w14:paraId="5F08D5BE">
      <w:pPr>
        <w:numPr>
          <w:ilvl w:val="0"/>
          <w:numId w:val="0"/>
        </w:numPr>
        <w:autoSpaceDE w:val="0"/>
        <w:autoSpaceDN w:val="0"/>
        <w:adjustRightInd w:val="0"/>
        <w:spacing w:line="360" w:lineRule="auto"/>
        <w:ind w:firstLine="480" w:firstLineChars="200"/>
        <w:rPr>
          <w:ins w:id="2892" w:author="吴睿斌" w:date="2024-11-15T11:32:00Z"/>
          <w:rFonts w:hint="eastAsia" w:ascii="宋体" w:hAnsi="宋体" w:eastAsia="宋体" w:cs="宋体"/>
          <w:kern w:val="0"/>
          <w:sz w:val="21"/>
          <w:szCs w:val="21"/>
          <w:lang w:val="zh-CN"/>
          <w:rPrChange w:id="2893" w:author="user" w:date="2025-05-13T14:42:35Z">
            <w:rPr>
              <w:ins w:id="2894" w:author="吴睿斌" w:date="2024-11-15T11:32:00Z"/>
              <w:rFonts w:hint="eastAsia" w:ascii="仿宋_GB2312" w:hAnsi="仿宋_GB2312" w:eastAsia="仿宋_GB2312" w:cs="仿宋_GB2312"/>
              <w:kern w:val="0"/>
              <w:sz w:val="24"/>
              <w:szCs w:val="24"/>
              <w:lang w:val="zh-CN"/>
            </w:rPr>
          </w:rPrChange>
        </w:rPr>
        <w:pPrChange w:id="2891" w:author="吴睿斌" w:date="2024-11-15T11:32:00Z">
          <w:pPr>
            <w:autoSpaceDE w:val="0"/>
            <w:autoSpaceDN w:val="0"/>
            <w:adjustRightInd w:val="0"/>
            <w:spacing w:line="360" w:lineRule="auto"/>
            <w:ind w:firstLine="480" w:firstLineChars="200"/>
          </w:pPr>
        </w:pPrChange>
      </w:pPr>
      <w:ins w:id="2895" w:author="吴睿斌" w:date="2024-11-15T11:32:27Z">
        <w:r>
          <w:rPr>
            <w:rFonts w:hint="eastAsia" w:ascii="宋体" w:hAnsi="宋体" w:eastAsia="宋体" w:cs="宋体"/>
            <w:kern w:val="0"/>
            <w:sz w:val="21"/>
            <w:szCs w:val="21"/>
            <w:lang w:val="zh-CN"/>
            <w:rPrChange w:id="2896" w:author="user" w:date="2025-05-13T14:42:35Z">
              <w:rPr>
                <w:rFonts w:hint="eastAsia" w:ascii="仿宋_GB2312" w:hAnsi="仿宋_GB2312" w:eastAsia="仿宋_GB2312" w:cs="仿宋_GB2312"/>
                <w:kern w:val="0"/>
                <w:sz w:val="24"/>
                <w:szCs w:val="24"/>
                <w:lang w:val="zh-CN"/>
              </w:rPr>
            </w:rPrChange>
          </w:rPr>
          <w:t>（</w:t>
        </w:r>
      </w:ins>
      <w:ins w:id="2897" w:author="吴睿斌" w:date="2024-11-15T11:32:28Z">
        <w:r>
          <w:rPr>
            <w:rFonts w:hint="eastAsia" w:ascii="宋体" w:hAnsi="宋体" w:eastAsia="宋体" w:cs="宋体"/>
            <w:kern w:val="0"/>
            <w:sz w:val="21"/>
            <w:szCs w:val="21"/>
            <w:lang w:val="en-US" w:eastAsia="zh-CN"/>
            <w:rPrChange w:id="2898" w:author="user" w:date="2025-05-13T14:42:35Z">
              <w:rPr>
                <w:rFonts w:hint="eastAsia" w:ascii="仿宋_GB2312" w:hAnsi="仿宋_GB2312" w:eastAsia="仿宋_GB2312" w:cs="仿宋_GB2312"/>
                <w:kern w:val="0"/>
                <w:sz w:val="24"/>
                <w:szCs w:val="24"/>
                <w:lang w:val="en-US" w:eastAsia="zh-CN"/>
              </w:rPr>
            </w:rPrChange>
          </w:rPr>
          <w:t>2</w:t>
        </w:r>
      </w:ins>
      <w:ins w:id="2899" w:author="吴睿斌" w:date="2024-11-15T11:32:27Z">
        <w:r>
          <w:rPr>
            <w:rFonts w:hint="eastAsia" w:ascii="宋体" w:hAnsi="宋体" w:eastAsia="宋体" w:cs="宋体"/>
            <w:kern w:val="0"/>
            <w:sz w:val="21"/>
            <w:szCs w:val="21"/>
            <w:lang w:val="zh-CN"/>
            <w:rPrChange w:id="2900" w:author="user" w:date="2025-05-13T14:42:35Z">
              <w:rPr>
                <w:rFonts w:hint="eastAsia" w:ascii="仿宋_GB2312" w:hAnsi="仿宋_GB2312" w:eastAsia="仿宋_GB2312" w:cs="仿宋_GB2312"/>
                <w:kern w:val="0"/>
                <w:sz w:val="24"/>
                <w:szCs w:val="24"/>
                <w:lang w:val="zh-CN"/>
              </w:rPr>
            </w:rPrChange>
          </w:rPr>
          <w:t>）</w:t>
        </w:r>
      </w:ins>
      <w:ins w:id="2901" w:author="张雪平" w:date="2024-11-13T21:54:47Z">
        <w:r>
          <w:rPr>
            <w:rFonts w:hint="eastAsia" w:ascii="宋体" w:hAnsi="宋体" w:eastAsia="宋体" w:cs="宋体"/>
            <w:kern w:val="0"/>
            <w:sz w:val="21"/>
            <w:szCs w:val="21"/>
            <w:lang w:val="zh-CN"/>
            <w:rPrChange w:id="2902"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2903" w:author="user" w:date="2025-05-13T14:42:35Z">
            <w:rPr>
              <w:rFonts w:hint="eastAsia" w:ascii="仿宋_GB2312" w:hAnsi="仿宋_GB2312" w:eastAsia="仿宋_GB2312" w:cs="仿宋_GB2312"/>
              <w:kern w:val="0"/>
              <w:sz w:val="24"/>
              <w:szCs w:val="24"/>
              <w:lang w:val="zh-CN"/>
            </w:rPr>
          </w:rPrChange>
        </w:rPr>
        <w:t>提供的技术资料应能够满足项目</w:t>
      </w:r>
      <w:ins w:id="2904" w:author="张雪平" w:date="2024-11-13T21:54:16Z">
        <w:r>
          <w:rPr>
            <w:rFonts w:hint="eastAsia" w:ascii="宋体" w:hAnsi="宋体" w:eastAsia="宋体" w:cs="宋体"/>
            <w:kern w:val="0"/>
            <w:sz w:val="21"/>
            <w:szCs w:val="21"/>
            <w:lang w:val="zh-CN"/>
            <w:rPrChange w:id="2905" w:author="user" w:date="2025-05-13T14:42:35Z">
              <w:rPr>
                <w:rFonts w:hint="eastAsia" w:ascii="仿宋_GB2312" w:hAnsi="仿宋_GB2312" w:eastAsia="仿宋_GB2312" w:cs="仿宋_GB2312"/>
                <w:kern w:val="0"/>
                <w:sz w:val="24"/>
                <w:szCs w:val="24"/>
                <w:lang w:val="zh-CN"/>
              </w:rPr>
            </w:rPrChange>
          </w:rPr>
          <w:t>采购人</w:t>
        </w:r>
      </w:ins>
      <w:r>
        <w:rPr>
          <w:rFonts w:hint="eastAsia" w:ascii="宋体" w:hAnsi="宋体" w:eastAsia="宋体" w:cs="宋体"/>
          <w:kern w:val="0"/>
          <w:sz w:val="21"/>
          <w:szCs w:val="21"/>
          <w:lang w:val="zh-CN"/>
          <w:rPrChange w:id="2906" w:author="user" w:date="2025-05-13T14:42:35Z">
            <w:rPr>
              <w:rFonts w:hint="eastAsia" w:ascii="仿宋_GB2312" w:hAnsi="仿宋_GB2312" w:eastAsia="仿宋_GB2312" w:cs="仿宋_GB2312"/>
              <w:kern w:val="0"/>
              <w:sz w:val="24"/>
              <w:szCs w:val="24"/>
              <w:lang w:val="zh-CN"/>
            </w:rPr>
          </w:rPrChange>
        </w:rPr>
        <w:t>对</w:t>
      </w:r>
      <w:ins w:id="2907" w:author="张雪平" w:date="2024-11-13T21:54:47Z">
        <w:r>
          <w:rPr>
            <w:rFonts w:hint="eastAsia" w:ascii="宋体" w:hAnsi="宋体" w:eastAsia="宋体" w:cs="宋体"/>
            <w:kern w:val="0"/>
            <w:sz w:val="21"/>
            <w:szCs w:val="21"/>
            <w:lang w:val="zh-CN"/>
            <w:rPrChange w:id="2908"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2909" w:author="user" w:date="2025-05-13T14:42:35Z">
            <w:rPr>
              <w:rFonts w:hint="eastAsia" w:ascii="仿宋_GB2312" w:hAnsi="仿宋_GB2312" w:eastAsia="仿宋_GB2312" w:cs="仿宋_GB2312"/>
              <w:kern w:val="0"/>
              <w:sz w:val="24"/>
              <w:szCs w:val="24"/>
              <w:lang w:val="zh-CN"/>
            </w:rPr>
          </w:rPrChange>
        </w:rPr>
        <w:t>所提供的软件设备安装、管理及运行维护等的需要。</w:t>
      </w:r>
    </w:p>
    <w:p w14:paraId="22ABC965">
      <w:pPr>
        <w:widowControl/>
        <w:numPr>
          <w:ilvl w:val="-1"/>
          <w:numId w:val="0"/>
        </w:numPr>
        <w:spacing w:line="360" w:lineRule="auto"/>
        <w:ind w:left="0" w:firstLine="420" w:firstLineChars="0"/>
        <w:jc w:val="left"/>
        <w:rPr>
          <w:ins w:id="2910" w:author="吴睿斌" w:date="2024-11-15T11:32:01Z"/>
          <w:rFonts w:hint="eastAsia" w:ascii="宋体" w:hAnsi="宋体" w:eastAsia="宋体" w:cs="宋体"/>
          <w:sz w:val="21"/>
          <w:szCs w:val="21"/>
          <w:lang w:val="en-US" w:eastAsia="zh-CN"/>
          <w:rPrChange w:id="2911" w:author="user" w:date="2025-05-13T14:42:35Z">
            <w:rPr>
              <w:ins w:id="2912" w:author="吴睿斌" w:date="2024-11-15T11:32:01Z"/>
              <w:rFonts w:hint="eastAsia" w:ascii="仿宋_GB2312" w:hAnsi="仿宋_GB2312" w:eastAsia="仿宋_GB2312" w:cs="仿宋_GB2312"/>
              <w:sz w:val="24"/>
              <w:szCs w:val="24"/>
              <w:lang w:val="en-US" w:eastAsia="zh-CN"/>
            </w:rPr>
          </w:rPrChange>
        </w:rPr>
      </w:pPr>
      <w:ins w:id="2913" w:author="心痕" w:date="2024-12-23T11:01:52Z">
        <w:r>
          <w:rPr>
            <w:rFonts w:hint="eastAsia" w:ascii="宋体" w:hAnsi="宋体" w:eastAsia="宋体" w:cs="宋体"/>
            <w:sz w:val="21"/>
            <w:szCs w:val="21"/>
            <w:lang w:val="en-US" w:eastAsia="zh-CN"/>
            <w:rPrChange w:id="2914" w:author="user" w:date="2025-05-13T14:42:35Z">
              <w:rPr>
                <w:rFonts w:hint="eastAsia" w:ascii="仿宋_GB2312" w:hAnsi="仿宋_GB2312" w:eastAsia="仿宋_GB2312" w:cs="仿宋_GB2312"/>
                <w:sz w:val="24"/>
                <w:szCs w:val="24"/>
                <w:lang w:val="en-US" w:eastAsia="zh-CN"/>
              </w:rPr>
            </w:rPrChange>
          </w:rPr>
          <w:t>应答：</w:t>
        </w:r>
      </w:ins>
    </w:p>
    <w:p w14:paraId="495FDFBB">
      <w:pPr>
        <w:pStyle w:val="2"/>
        <w:numPr>
          <w:ilvl w:val="-1"/>
          <w:numId w:val="0"/>
        </w:numPr>
        <w:ind w:firstLine="0"/>
        <w:rPr>
          <w:rFonts w:hint="eastAsia" w:ascii="宋体" w:hAnsi="宋体" w:cs="宋体"/>
          <w:szCs w:val="21"/>
          <w:lang w:val="zh-CN"/>
          <w:rPrChange w:id="2915" w:author="user" w:date="2025-05-13T14:42:35Z">
            <w:rPr>
              <w:rFonts w:hint="eastAsia"/>
              <w:lang w:val="zh-CN"/>
            </w:rPr>
          </w:rPrChange>
        </w:rPr>
      </w:pPr>
    </w:p>
    <w:p w14:paraId="2324D5F7">
      <w:pPr>
        <w:numPr>
          <w:ilvl w:val="0"/>
          <w:numId w:val="7"/>
        </w:numPr>
        <w:autoSpaceDE w:val="0"/>
        <w:autoSpaceDN w:val="0"/>
        <w:adjustRightInd w:val="0"/>
        <w:spacing w:line="360" w:lineRule="auto"/>
        <w:ind w:firstLine="420" w:firstLineChars="200"/>
        <w:rPr>
          <w:ins w:id="2916" w:author="吴睿斌" w:date="2024-11-15T11:32:02Z"/>
          <w:rFonts w:hint="eastAsia" w:ascii="宋体" w:hAnsi="宋体" w:eastAsia="宋体" w:cs="宋体"/>
          <w:kern w:val="0"/>
          <w:sz w:val="21"/>
          <w:szCs w:val="21"/>
          <w:lang w:val="zh-CN"/>
          <w:rPrChange w:id="2917" w:author="user" w:date="2025-05-13T14:42:35Z">
            <w:rPr>
              <w:ins w:id="2918" w:author="吴睿斌" w:date="2024-11-15T11:32:02Z"/>
              <w:rFonts w:hint="eastAsia" w:ascii="仿宋_GB2312" w:hAnsi="仿宋_GB2312" w:eastAsia="仿宋_GB2312" w:cs="仿宋_GB2312"/>
              <w:kern w:val="0"/>
              <w:sz w:val="24"/>
              <w:szCs w:val="24"/>
              <w:lang w:val="zh-CN"/>
            </w:rPr>
          </w:rPrChange>
        </w:rPr>
      </w:pPr>
      <w:ins w:id="2919" w:author="张雪平" w:date="2024-11-13T21:54:47Z">
        <w:r>
          <w:rPr>
            <w:rFonts w:hint="eastAsia" w:ascii="宋体" w:hAnsi="宋体" w:eastAsia="宋体" w:cs="宋体"/>
            <w:kern w:val="0"/>
            <w:sz w:val="21"/>
            <w:szCs w:val="21"/>
            <w:lang w:val="zh-CN"/>
            <w:rPrChange w:id="2920"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2921" w:author="user" w:date="2025-05-13T14:42:35Z">
            <w:rPr>
              <w:rFonts w:hint="eastAsia" w:ascii="仿宋_GB2312" w:hAnsi="仿宋_GB2312" w:eastAsia="仿宋_GB2312" w:cs="仿宋_GB2312"/>
              <w:kern w:val="0"/>
              <w:sz w:val="24"/>
              <w:szCs w:val="24"/>
              <w:lang w:val="zh-CN"/>
            </w:rPr>
          </w:rPrChange>
        </w:rPr>
        <w:t xml:space="preserve">应提供系统安装调试时所需的工程设计资料, </w:t>
      </w:r>
      <w:ins w:id="2922" w:author="张雪平" w:date="2024-11-13T21:54:47Z">
        <w:r>
          <w:rPr>
            <w:rFonts w:hint="eastAsia" w:ascii="宋体" w:hAnsi="宋体" w:eastAsia="宋体" w:cs="宋体"/>
            <w:kern w:val="0"/>
            <w:sz w:val="21"/>
            <w:szCs w:val="21"/>
            <w:lang w:val="zh-CN"/>
            <w:rPrChange w:id="2923"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2924" w:author="user" w:date="2025-05-13T14:42:35Z">
            <w:rPr>
              <w:rFonts w:hint="eastAsia" w:ascii="仿宋_GB2312" w:hAnsi="仿宋_GB2312" w:eastAsia="仿宋_GB2312" w:cs="仿宋_GB2312"/>
              <w:kern w:val="0"/>
              <w:sz w:val="24"/>
              <w:szCs w:val="24"/>
              <w:lang w:val="zh-CN"/>
            </w:rPr>
          </w:rPrChange>
        </w:rPr>
        <w:t>有责任在保证安全和质量的前提下提供技术服务, 包括技术咨询等。</w:t>
      </w:r>
    </w:p>
    <w:p w14:paraId="165C34DB">
      <w:pPr>
        <w:widowControl/>
        <w:numPr>
          <w:ilvl w:val="-1"/>
          <w:numId w:val="0"/>
        </w:numPr>
        <w:spacing w:line="360" w:lineRule="auto"/>
        <w:ind w:left="0" w:firstLine="420" w:firstLineChars="0"/>
        <w:jc w:val="left"/>
        <w:rPr>
          <w:ins w:id="2925" w:author="小黄" w:date="2024-11-19T16:24:34Z"/>
          <w:rFonts w:hint="eastAsia" w:ascii="宋体" w:hAnsi="宋体" w:eastAsia="宋体" w:cs="宋体"/>
          <w:sz w:val="21"/>
          <w:szCs w:val="21"/>
          <w:lang w:val="en-US" w:eastAsia="zh-CN"/>
          <w:rPrChange w:id="2926" w:author="user" w:date="2025-05-13T14:42:35Z">
            <w:rPr>
              <w:ins w:id="2927" w:author="小黄" w:date="2024-11-19T16:24:34Z"/>
              <w:rFonts w:hint="eastAsia" w:ascii="仿宋_GB2312" w:hAnsi="仿宋_GB2312" w:eastAsia="仿宋_GB2312" w:cs="仿宋_GB2312"/>
              <w:sz w:val="24"/>
              <w:szCs w:val="24"/>
              <w:lang w:val="en-US" w:eastAsia="zh-CN"/>
            </w:rPr>
          </w:rPrChange>
        </w:rPr>
      </w:pPr>
      <w:ins w:id="2928" w:author="心痕" w:date="2024-12-23T11:01:52Z">
        <w:r>
          <w:rPr>
            <w:rFonts w:hint="eastAsia" w:ascii="宋体" w:hAnsi="宋体" w:eastAsia="宋体" w:cs="宋体"/>
            <w:sz w:val="21"/>
            <w:szCs w:val="21"/>
            <w:lang w:val="en-US" w:eastAsia="zh-CN"/>
            <w:rPrChange w:id="2929" w:author="user" w:date="2025-05-13T14:42:35Z">
              <w:rPr>
                <w:rFonts w:hint="eastAsia" w:ascii="仿宋_GB2312" w:hAnsi="仿宋_GB2312" w:eastAsia="仿宋_GB2312" w:cs="仿宋_GB2312"/>
                <w:sz w:val="24"/>
                <w:szCs w:val="24"/>
                <w:lang w:val="en-US" w:eastAsia="zh-CN"/>
              </w:rPr>
            </w:rPrChange>
          </w:rPr>
          <w:t>应答：</w:t>
        </w:r>
      </w:ins>
    </w:p>
    <w:p w14:paraId="4FAD60EA">
      <w:pPr>
        <w:pStyle w:val="2"/>
        <w:numPr>
          <w:ilvl w:val="-1"/>
          <w:numId w:val="0"/>
        </w:numPr>
        <w:ind w:firstLine="0"/>
        <w:rPr>
          <w:rFonts w:hint="eastAsia" w:ascii="宋体" w:hAnsi="宋体" w:cs="宋体"/>
          <w:szCs w:val="21"/>
          <w:lang w:val="zh-CN"/>
          <w:rPrChange w:id="2930" w:author="user" w:date="2025-05-13T14:42:35Z">
            <w:rPr>
              <w:rFonts w:hint="eastAsia"/>
              <w:lang w:val="zh-CN"/>
            </w:rPr>
          </w:rPrChange>
        </w:rPr>
      </w:pPr>
    </w:p>
    <w:p w14:paraId="413C5236">
      <w:pPr>
        <w:pStyle w:val="5"/>
        <w:spacing w:before="0" w:after="0" w:line="360" w:lineRule="auto"/>
        <w:ind w:firstLine="422" w:firstLineChars="200"/>
        <w:rPr>
          <w:rFonts w:hint="eastAsia" w:ascii="宋体" w:hAnsi="宋体" w:eastAsia="宋体" w:cs="宋体"/>
          <w:sz w:val="21"/>
          <w:szCs w:val="21"/>
          <w:rPrChange w:id="2931" w:author="user" w:date="2025-05-13T14:42:35Z">
            <w:rPr>
              <w:rFonts w:hint="eastAsia" w:ascii="仿宋_GB2312" w:hAnsi="仿宋_GB2312" w:eastAsia="仿宋_GB2312" w:cs="仿宋_GB2312"/>
              <w:szCs w:val="24"/>
            </w:rPr>
          </w:rPrChange>
        </w:rPr>
      </w:pPr>
      <w:bookmarkStart w:id="247" w:name="_Toc23270"/>
      <w:bookmarkStart w:id="248" w:name="_Toc207363397"/>
      <w:bookmarkStart w:id="249" w:name="_Toc183497410"/>
      <w:bookmarkStart w:id="250" w:name="_Toc207362257"/>
      <w:bookmarkStart w:id="251" w:name="_Toc183195326"/>
      <w:bookmarkStart w:id="252" w:name="_Toc157848761"/>
      <w:r>
        <w:rPr>
          <w:rFonts w:hint="eastAsia" w:ascii="宋体" w:hAnsi="宋体" w:eastAsia="宋体" w:cs="宋体"/>
          <w:sz w:val="21"/>
          <w:szCs w:val="21"/>
          <w:rPrChange w:id="2932" w:author="user" w:date="2025-05-13T14:42:35Z">
            <w:rPr>
              <w:rFonts w:hint="eastAsia" w:ascii="仿宋_GB2312" w:hAnsi="仿宋_GB2312" w:eastAsia="仿宋_GB2312" w:cs="仿宋_GB2312"/>
              <w:szCs w:val="24"/>
            </w:rPr>
          </w:rPrChange>
        </w:rPr>
        <w:t xml:space="preserve">7.2 </w:t>
      </w:r>
      <w:bookmarkStart w:id="253" w:name="_Toc8865"/>
      <w:bookmarkStart w:id="254" w:name="_Toc73530392"/>
      <w:bookmarkStart w:id="255" w:name="_Toc8116"/>
      <w:bookmarkStart w:id="256" w:name="_Toc209929971"/>
      <w:r>
        <w:rPr>
          <w:rFonts w:hint="eastAsia" w:ascii="宋体" w:hAnsi="宋体" w:eastAsia="宋体" w:cs="宋体"/>
          <w:sz w:val="21"/>
          <w:szCs w:val="21"/>
          <w:rPrChange w:id="2933" w:author="user" w:date="2025-05-13T14:42:35Z">
            <w:rPr>
              <w:rFonts w:hint="eastAsia" w:ascii="仿宋_GB2312" w:hAnsi="仿宋_GB2312" w:eastAsia="仿宋_GB2312" w:cs="仿宋_GB2312"/>
              <w:szCs w:val="24"/>
            </w:rPr>
          </w:rPrChange>
        </w:rPr>
        <w:t>技术培训</w:t>
      </w:r>
      <w:bookmarkEnd w:id="247"/>
      <w:bookmarkEnd w:id="248"/>
      <w:bookmarkEnd w:id="249"/>
      <w:bookmarkEnd w:id="250"/>
      <w:bookmarkEnd w:id="251"/>
      <w:bookmarkEnd w:id="252"/>
      <w:bookmarkEnd w:id="253"/>
      <w:bookmarkEnd w:id="254"/>
      <w:bookmarkEnd w:id="255"/>
      <w:bookmarkEnd w:id="256"/>
    </w:p>
    <w:p w14:paraId="426FF420">
      <w:pPr>
        <w:autoSpaceDE w:val="0"/>
        <w:autoSpaceDN w:val="0"/>
        <w:adjustRightInd w:val="0"/>
        <w:spacing w:line="360" w:lineRule="auto"/>
        <w:ind w:firstLine="420" w:firstLineChars="200"/>
        <w:rPr>
          <w:ins w:id="2934" w:author="吴睿斌" w:date="2024-11-15T11:32:48Z"/>
          <w:rFonts w:hint="eastAsia" w:ascii="宋体" w:hAnsi="宋体" w:eastAsia="宋体" w:cs="宋体"/>
          <w:kern w:val="0"/>
          <w:sz w:val="21"/>
          <w:szCs w:val="21"/>
          <w:rPrChange w:id="2935" w:author="user" w:date="2025-05-13T14:42:35Z">
            <w:rPr>
              <w:ins w:id="2936" w:author="吴睿斌" w:date="2024-11-15T11:32:48Z"/>
              <w:rFonts w:hint="eastAsia" w:ascii="仿宋_GB2312" w:hAnsi="仿宋_GB2312" w:eastAsia="仿宋_GB2312" w:cs="仿宋_GB2312"/>
              <w:kern w:val="0"/>
              <w:sz w:val="24"/>
              <w:szCs w:val="24"/>
            </w:rPr>
          </w:rPrChange>
        </w:rPr>
      </w:pPr>
      <w:r>
        <w:rPr>
          <w:rFonts w:hint="eastAsia" w:ascii="宋体" w:hAnsi="宋体" w:eastAsia="宋体" w:cs="宋体"/>
          <w:kern w:val="0"/>
          <w:sz w:val="21"/>
          <w:szCs w:val="21"/>
          <w:lang w:val="zh-CN"/>
          <w:rPrChange w:id="2937" w:author="user" w:date="2025-05-13T14:42:35Z">
            <w:rPr>
              <w:rFonts w:hint="eastAsia" w:ascii="仿宋_GB2312" w:hAnsi="仿宋_GB2312" w:eastAsia="仿宋_GB2312" w:cs="仿宋_GB2312"/>
              <w:kern w:val="0"/>
              <w:sz w:val="24"/>
              <w:szCs w:val="24"/>
              <w:lang w:val="zh-CN"/>
            </w:rPr>
          </w:rPrChange>
        </w:rPr>
        <w:t>（1）</w:t>
      </w:r>
      <w:ins w:id="2938" w:author="张雪平" w:date="2024-11-13T21:54:47Z">
        <w:r>
          <w:rPr>
            <w:rFonts w:hint="eastAsia" w:ascii="宋体" w:hAnsi="宋体" w:eastAsia="宋体" w:cs="宋体"/>
            <w:kern w:val="0"/>
            <w:sz w:val="21"/>
            <w:szCs w:val="21"/>
            <w:lang w:val="zh-CN"/>
            <w:rPrChange w:id="2939"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2940" w:author="user" w:date="2025-05-13T14:42:35Z">
            <w:rPr>
              <w:rFonts w:hint="eastAsia" w:ascii="仿宋_GB2312" w:hAnsi="仿宋_GB2312" w:eastAsia="仿宋_GB2312" w:cs="仿宋_GB2312"/>
              <w:kern w:val="0"/>
              <w:sz w:val="24"/>
              <w:szCs w:val="24"/>
              <w:lang w:val="zh-CN"/>
            </w:rPr>
          </w:rPrChange>
        </w:rPr>
        <w:t>应负责项目</w:t>
      </w:r>
      <w:ins w:id="2941" w:author="张雪平" w:date="2024-11-13T21:54:16Z">
        <w:r>
          <w:rPr>
            <w:rFonts w:hint="eastAsia" w:ascii="宋体" w:hAnsi="宋体" w:eastAsia="宋体" w:cs="宋体"/>
            <w:kern w:val="0"/>
            <w:sz w:val="21"/>
            <w:szCs w:val="21"/>
            <w:lang w:val="zh-CN"/>
            <w:rPrChange w:id="2942" w:author="user" w:date="2025-05-13T14:42:35Z">
              <w:rPr>
                <w:rFonts w:hint="eastAsia" w:ascii="仿宋_GB2312" w:hAnsi="仿宋_GB2312" w:eastAsia="仿宋_GB2312" w:cs="仿宋_GB2312"/>
                <w:kern w:val="0"/>
                <w:sz w:val="24"/>
                <w:szCs w:val="24"/>
                <w:lang w:val="zh-CN"/>
              </w:rPr>
            </w:rPrChange>
          </w:rPr>
          <w:t>采购人</w:t>
        </w:r>
      </w:ins>
      <w:r>
        <w:rPr>
          <w:rFonts w:hint="eastAsia" w:ascii="宋体" w:hAnsi="宋体" w:eastAsia="宋体" w:cs="宋体"/>
          <w:kern w:val="0"/>
          <w:sz w:val="21"/>
          <w:szCs w:val="21"/>
          <w:lang w:val="zh-CN"/>
          <w:rPrChange w:id="2943" w:author="user" w:date="2025-05-13T14:42:35Z">
            <w:rPr>
              <w:rFonts w:hint="eastAsia" w:ascii="仿宋_GB2312" w:hAnsi="仿宋_GB2312" w:eastAsia="仿宋_GB2312" w:cs="仿宋_GB2312"/>
              <w:kern w:val="0"/>
              <w:sz w:val="24"/>
              <w:szCs w:val="24"/>
              <w:lang w:val="zh-CN"/>
            </w:rPr>
          </w:rPrChange>
        </w:rPr>
        <w:t>技术人员和管理专家的技术培训</w:t>
      </w:r>
      <w:ins w:id="2944" w:author="user" w:date="2025-05-13T14:25:25Z">
        <w:r>
          <w:rPr>
            <w:rFonts w:hint="eastAsia" w:ascii="宋体" w:hAnsi="宋体" w:eastAsia="宋体" w:cs="宋体"/>
            <w:kern w:val="0"/>
            <w:sz w:val="21"/>
            <w:szCs w:val="21"/>
            <w:lang w:val="zh-CN"/>
            <w:rPrChange w:id="2945" w:author="user" w:date="2025-05-13T14:42:35Z">
              <w:rPr>
                <w:rFonts w:hint="eastAsia" w:ascii="仿宋_GB2312" w:hAnsi="仿宋_GB2312" w:eastAsia="仿宋_GB2312" w:cs="仿宋_GB2312"/>
                <w:kern w:val="0"/>
                <w:sz w:val="24"/>
                <w:szCs w:val="24"/>
                <w:lang w:val="zh-CN"/>
              </w:rPr>
            </w:rPrChange>
          </w:rPr>
          <w:t>，</w:t>
        </w:r>
      </w:ins>
      <w:ins w:id="2946" w:author="user" w:date="2025-05-13T14:25:27Z">
        <w:r>
          <w:rPr>
            <w:rFonts w:hint="eastAsia" w:ascii="宋体" w:hAnsi="宋体" w:eastAsia="宋体" w:cs="宋体"/>
            <w:kern w:val="0"/>
            <w:sz w:val="21"/>
            <w:szCs w:val="21"/>
            <w:lang w:val="en-US" w:eastAsia="zh-CN"/>
            <w:rPrChange w:id="2947" w:author="user" w:date="2025-05-13T14:42:35Z">
              <w:rPr>
                <w:rFonts w:hint="eastAsia" w:ascii="仿宋_GB2312" w:hAnsi="仿宋_GB2312" w:eastAsia="仿宋_GB2312" w:cs="仿宋_GB2312"/>
                <w:kern w:val="0"/>
                <w:sz w:val="24"/>
                <w:szCs w:val="24"/>
                <w:lang w:val="en-US" w:eastAsia="zh-CN"/>
              </w:rPr>
            </w:rPrChange>
          </w:rPr>
          <w:t>不少于</w:t>
        </w:r>
      </w:ins>
      <w:ins w:id="2948" w:author="user" w:date="2025-05-13T14:25:34Z">
        <w:r>
          <w:rPr>
            <w:rFonts w:hint="eastAsia" w:ascii="宋体" w:hAnsi="宋体" w:eastAsia="宋体" w:cs="宋体"/>
            <w:kern w:val="0"/>
            <w:sz w:val="21"/>
            <w:szCs w:val="21"/>
            <w:lang w:val="en-US" w:eastAsia="zh-CN"/>
            <w:rPrChange w:id="2949" w:author="user" w:date="2025-05-13T14:42:35Z">
              <w:rPr>
                <w:rFonts w:hint="eastAsia" w:ascii="仿宋_GB2312" w:hAnsi="仿宋_GB2312" w:eastAsia="仿宋_GB2312" w:cs="仿宋_GB2312"/>
                <w:kern w:val="0"/>
                <w:sz w:val="24"/>
                <w:szCs w:val="24"/>
                <w:lang w:val="en-US" w:eastAsia="zh-CN"/>
              </w:rPr>
            </w:rPrChange>
          </w:rPr>
          <w:t>2</w:t>
        </w:r>
      </w:ins>
      <w:ins w:id="2950" w:author="user" w:date="2025-05-13T14:25:35Z">
        <w:r>
          <w:rPr>
            <w:rFonts w:hint="eastAsia" w:ascii="宋体" w:hAnsi="宋体" w:eastAsia="宋体" w:cs="宋体"/>
            <w:kern w:val="0"/>
            <w:sz w:val="21"/>
            <w:szCs w:val="21"/>
            <w:lang w:val="en-US" w:eastAsia="zh-CN"/>
            <w:rPrChange w:id="2951" w:author="user" w:date="2025-05-13T14:42:35Z">
              <w:rPr>
                <w:rFonts w:hint="eastAsia" w:ascii="仿宋_GB2312" w:hAnsi="仿宋_GB2312" w:eastAsia="仿宋_GB2312" w:cs="仿宋_GB2312"/>
                <w:kern w:val="0"/>
                <w:sz w:val="24"/>
                <w:szCs w:val="24"/>
                <w:lang w:val="en-US" w:eastAsia="zh-CN"/>
              </w:rPr>
            </w:rPrChange>
          </w:rPr>
          <w:t>次</w:t>
        </w:r>
      </w:ins>
      <w:r>
        <w:rPr>
          <w:rFonts w:hint="eastAsia" w:ascii="宋体" w:hAnsi="宋体" w:eastAsia="宋体" w:cs="宋体"/>
          <w:kern w:val="0"/>
          <w:sz w:val="21"/>
          <w:szCs w:val="21"/>
          <w:lang w:val="zh-CN"/>
          <w:rPrChange w:id="2952" w:author="user" w:date="2025-05-13T14:42:35Z">
            <w:rPr>
              <w:rFonts w:hint="eastAsia" w:ascii="仿宋_GB2312" w:hAnsi="仿宋_GB2312" w:eastAsia="仿宋_GB2312" w:cs="仿宋_GB2312"/>
              <w:kern w:val="0"/>
              <w:sz w:val="24"/>
              <w:szCs w:val="24"/>
              <w:lang w:val="zh-CN"/>
            </w:rPr>
          </w:rPrChange>
        </w:rPr>
        <w:t>,培训</w:t>
      </w:r>
      <w:r>
        <w:rPr>
          <w:rFonts w:hint="eastAsia" w:ascii="宋体" w:hAnsi="宋体" w:eastAsia="宋体" w:cs="宋体"/>
          <w:kern w:val="0"/>
          <w:sz w:val="21"/>
          <w:szCs w:val="21"/>
          <w:rPrChange w:id="2953" w:author="user" w:date="2025-05-13T14:42:35Z">
            <w:rPr>
              <w:rFonts w:hint="eastAsia" w:ascii="仿宋_GB2312" w:hAnsi="仿宋_GB2312" w:eastAsia="仿宋_GB2312" w:cs="仿宋_GB2312"/>
              <w:kern w:val="0"/>
              <w:sz w:val="24"/>
              <w:szCs w:val="24"/>
            </w:rPr>
          </w:rPrChange>
        </w:rPr>
        <w:t>方式为现场培训。</w:t>
      </w:r>
    </w:p>
    <w:p w14:paraId="1D40072D">
      <w:pPr>
        <w:widowControl/>
        <w:numPr>
          <w:ilvl w:val="-1"/>
          <w:numId w:val="0"/>
        </w:numPr>
        <w:spacing w:line="360" w:lineRule="auto"/>
        <w:ind w:left="0" w:firstLine="420" w:firstLineChars="0"/>
        <w:jc w:val="left"/>
        <w:rPr>
          <w:ins w:id="2954" w:author="吴睿斌" w:date="2024-11-15T11:32:49Z"/>
          <w:rFonts w:hint="eastAsia" w:ascii="宋体" w:hAnsi="宋体" w:eastAsia="宋体" w:cs="宋体"/>
          <w:sz w:val="21"/>
          <w:szCs w:val="21"/>
          <w:lang w:val="en-US" w:eastAsia="zh-CN"/>
          <w:rPrChange w:id="2955" w:author="user" w:date="2025-05-13T14:42:35Z">
            <w:rPr>
              <w:ins w:id="2956" w:author="吴睿斌" w:date="2024-11-15T11:32:49Z"/>
              <w:rFonts w:hint="eastAsia" w:ascii="仿宋_GB2312" w:hAnsi="仿宋_GB2312" w:eastAsia="仿宋_GB2312" w:cs="仿宋_GB2312"/>
              <w:sz w:val="24"/>
              <w:szCs w:val="24"/>
              <w:lang w:val="en-US" w:eastAsia="zh-CN"/>
            </w:rPr>
          </w:rPrChange>
        </w:rPr>
      </w:pPr>
      <w:ins w:id="2957" w:author="心痕" w:date="2024-12-23T11:01:52Z">
        <w:r>
          <w:rPr>
            <w:rFonts w:hint="eastAsia" w:ascii="宋体" w:hAnsi="宋体" w:eastAsia="宋体" w:cs="宋体"/>
            <w:sz w:val="21"/>
            <w:szCs w:val="21"/>
            <w:lang w:val="en-US" w:eastAsia="zh-CN"/>
            <w:rPrChange w:id="2958" w:author="user" w:date="2025-05-13T14:42:35Z">
              <w:rPr>
                <w:rFonts w:hint="eastAsia" w:ascii="仿宋_GB2312" w:hAnsi="仿宋_GB2312" w:eastAsia="仿宋_GB2312" w:cs="仿宋_GB2312"/>
                <w:sz w:val="24"/>
                <w:szCs w:val="24"/>
                <w:lang w:val="en-US" w:eastAsia="zh-CN"/>
              </w:rPr>
            </w:rPrChange>
          </w:rPr>
          <w:t>应答：</w:t>
        </w:r>
      </w:ins>
    </w:p>
    <w:p w14:paraId="744B2DA1">
      <w:pPr>
        <w:pStyle w:val="2"/>
        <w:rPr>
          <w:rFonts w:hint="eastAsia" w:ascii="宋体" w:hAnsi="宋体" w:cs="宋体"/>
          <w:szCs w:val="21"/>
          <w:rPrChange w:id="2959" w:author="user" w:date="2025-05-13T14:42:35Z">
            <w:rPr>
              <w:rFonts w:hint="eastAsia"/>
            </w:rPr>
          </w:rPrChange>
        </w:rPr>
      </w:pPr>
    </w:p>
    <w:p w14:paraId="2DF04580">
      <w:pPr>
        <w:autoSpaceDE w:val="0"/>
        <w:autoSpaceDN w:val="0"/>
        <w:adjustRightInd w:val="0"/>
        <w:spacing w:line="360" w:lineRule="auto"/>
        <w:ind w:firstLine="420" w:firstLineChars="200"/>
        <w:rPr>
          <w:rFonts w:hint="eastAsia" w:ascii="宋体" w:hAnsi="宋体" w:eastAsia="宋体" w:cs="宋体"/>
          <w:kern w:val="0"/>
          <w:sz w:val="21"/>
          <w:szCs w:val="21"/>
          <w:lang w:val="zh-CN"/>
          <w:rPrChange w:id="2960" w:author="user" w:date="2025-05-13T14:42:35Z">
            <w:rPr>
              <w:rFonts w:hint="eastAsia" w:ascii="仿宋_GB2312" w:hAnsi="仿宋_GB2312" w:eastAsia="仿宋_GB2312" w:cs="仿宋_GB2312"/>
              <w:kern w:val="0"/>
              <w:sz w:val="24"/>
              <w:szCs w:val="24"/>
              <w:lang w:val="zh-CN"/>
            </w:rPr>
          </w:rPrChange>
        </w:rPr>
      </w:pPr>
      <w:r>
        <w:rPr>
          <w:rFonts w:hint="eastAsia" w:ascii="宋体" w:hAnsi="宋体" w:eastAsia="宋体" w:cs="宋体"/>
          <w:kern w:val="0"/>
          <w:sz w:val="21"/>
          <w:szCs w:val="21"/>
          <w:lang w:val="zh-CN"/>
          <w:rPrChange w:id="2961" w:author="user" w:date="2025-05-13T14:42:35Z">
            <w:rPr>
              <w:rFonts w:hint="eastAsia" w:ascii="仿宋_GB2312" w:hAnsi="仿宋_GB2312" w:eastAsia="仿宋_GB2312" w:cs="仿宋_GB2312"/>
              <w:kern w:val="0"/>
              <w:sz w:val="24"/>
              <w:szCs w:val="24"/>
              <w:lang w:val="zh-CN"/>
            </w:rPr>
          </w:rPrChange>
        </w:rPr>
        <w:t>（2）培训教材</w:t>
      </w:r>
    </w:p>
    <w:p w14:paraId="3A2D3EE9">
      <w:pPr>
        <w:autoSpaceDE w:val="0"/>
        <w:autoSpaceDN w:val="0"/>
        <w:adjustRightInd w:val="0"/>
        <w:spacing w:line="360" w:lineRule="auto"/>
        <w:ind w:firstLine="420" w:firstLineChars="200"/>
        <w:rPr>
          <w:rFonts w:hint="eastAsia" w:ascii="宋体" w:hAnsi="宋体" w:eastAsia="宋体" w:cs="宋体"/>
          <w:kern w:val="0"/>
          <w:sz w:val="21"/>
          <w:szCs w:val="21"/>
          <w:lang w:val="zh-CN"/>
          <w:rPrChange w:id="2962" w:author="user" w:date="2025-05-13T14:42:35Z">
            <w:rPr>
              <w:rFonts w:hint="eastAsia" w:ascii="仿宋_GB2312" w:hAnsi="仿宋_GB2312" w:eastAsia="仿宋_GB2312" w:cs="仿宋_GB2312"/>
              <w:kern w:val="0"/>
              <w:sz w:val="24"/>
              <w:szCs w:val="24"/>
              <w:lang w:val="zh-CN"/>
            </w:rPr>
          </w:rPrChange>
        </w:rPr>
      </w:pPr>
      <w:r>
        <w:rPr>
          <w:rFonts w:hint="eastAsia" w:ascii="宋体" w:hAnsi="宋体" w:eastAsia="宋体" w:cs="宋体"/>
          <w:kern w:val="0"/>
          <w:sz w:val="21"/>
          <w:szCs w:val="21"/>
          <w:lang w:val="zh-CN"/>
          <w:rPrChange w:id="2963" w:author="user" w:date="2025-05-13T14:42:35Z">
            <w:rPr>
              <w:rFonts w:hint="eastAsia" w:ascii="仿宋_GB2312" w:hAnsi="仿宋_GB2312" w:eastAsia="仿宋_GB2312" w:cs="仿宋_GB2312"/>
              <w:kern w:val="0"/>
              <w:sz w:val="24"/>
              <w:szCs w:val="24"/>
              <w:lang w:val="zh-CN"/>
            </w:rPr>
          </w:rPrChange>
        </w:rPr>
        <w:t>a.</w:t>
      </w:r>
      <w:ins w:id="2964" w:author="张雪平" w:date="2024-11-13T21:54:47Z">
        <w:r>
          <w:rPr>
            <w:rFonts w:hint="eastAsia" w:ascii="宋体" w:hAnsi="宋体" w:eastAsia="宋体" w:cs="宋体"/>
            <w:kern w:val="0"/>
            <w:sz w:val="21"/>
            <w:szCs w:val="21"/>
            <w:lang w:val="zh-CN"/>
            <w:rPrChange w:id="2965"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2966" w:author="user" w:date="2025-05-13T14:42:35Z">
            <w:rPr>
              <w:rFonts w:hint="eastAsia" w:ascii="仿宋_GB2312" w:hAnsi="仿宋_GB2312" w:eastAsia="仿宋_GB2312" w:cs="仿宋_GB2312"/>
              <w:kern w:val="0"/>
              <w:sz w:val="24"/>
              <w:szCs w:val="24"/>
              <w:lang w:val="zh-CN"/>
            </w:rPr>
          </w:rPrChange>
        </w:rPr>
        <w:t>应提供全套培训教材(中文)。</w:t>
      </w:r>
    </w:p>
    <w:p w14:paraId="4F60F8F4">
      <w:pPr>
        <w:autoSpaceDE w:val="0"/>
        <w:autoSpaceDN w:val="0"/>
        <w:adjustRightInd w:val="0"/>
        <w:spacing w:line="360" w:lineRule="auto"/>
        <w:ind w:firstLine="420" w:firstLineChars="200"/>
        <w:rPr>
          <w:rFonts w:hint="eastAsia" w:ascii="宋体" w:hAnsi="宋体" w:eastAsia="宋体" w:cs="宋体"/>
          <w:kern w:val="0"/>
          <w:sz w:val="21"/>
          <w:szCs w:val="21"/>
          <w:lang w:val="zh-CN"/>
          <w:rPrChange w:id="2967" w:author="user" w:date="2025-05-13T14:42:35Z">
            <w:rPr>
              <w:rFonts w:hint="eastAsia" w:ascii="仿宋_GB2312" w:hAnsi="仿宋_GB2312" w:eastAsia="仿宋_GB2312" w:cs="仿宋_GB2312"/>
              <w:kern w:val="0"/>
              <w:sz w:val="24"/>
              <w:szCs w:val="24"/>
              <w:lang w:val="zh-CN"/>
            </w:rPr>
          </w:rPrChange>
        </w:rPr>
      </w:pPr>
      <w:r>
        <w:rPr>
          <w:rFonts w:hint="eastAsia" w:ascii="宋体" w:hAnsi="宋体" w:eastAsia="宋体" w:cs="宋体"/>
          <w:kern w:val="0"/>
          <w:sz w:val="21"/>
          <w:szCs w:val="21"/>
          <w:lang w:val="zh-CN"/>
          <w:rPrChange w:id="2968" w:author="user" w:date="2025-05-13T14:42:35Z">
            <w:rPr>
              <w:rFonts w:hint="eastAsia" w:ascii="仿宋_GB2312" w:hAnsi="仿宋_GB2312" w:eastAsia="仿宋_GB2312" w:cs="仿宋_GB2312"/>
              <w:kern w:val="0"/>
              <w:sz w:val="24"/>
              <w:szCs w:val="24"/>
              <w:lang w:val="zh-CN"/>
            </w:rPr>
          </w:rPrChange>
        </w:rPr>
        <w:t>b.培训使用教材应包括相关软件的安装测试和维护技术。</w:t>
      </w:r>
    </w:p>
    <w:p w14:paraId="5AFC4F30">
      <w:pPr>
        <w:autoSpaceDE w:val="0"/>
        <w:autoSpaceDN w:val="0"/>
        <w:adjustRightInd w:val="0"/>
        <w:spacing w:line="360" w:lineRule="auto"/>
        <w:ind w:firstLine="420" w:firstLineChars="200"/>
        <w:rPr>
          <w:ins w:id="2969" w:author="吴睿斌" w:date="2024-11-15T11:32:46Z"/>
          <w:rFonts w:hint="eastAsia" w:ascii="宋体" w:hAnsi="宋体" w:eastAsia="宋体" w:cs="宋体"/>
          <w:kern w:val="0"/>
          <w:sz w:val="21"/>
          <w:szCs w:val="21"/>
          <w:lang w:val="zh-CN"/>
          <w:rPrChange w:id="2970" w:author="user" w:date="2025-05-13T14:42:35Z">
            <w:rPr>
              <w:ins w:id="2971" w:author="吴睿斌" w:date="2024-11-15T11:32:46Z"/>
              <w:rFonts w:hint="eastAsia" w:ascii="仿宋_GB2312" w:hAnsi="仿宋_GB2312" w:eastAsia="仿宋_GB2312" w:cs="仿宋_GB2312"/>
              <w:kern w:val="0"/>
              <w:sz w:val="24"/>
              <w:szCs w:val="24"/>
              <w:lang w:val="zh-CN"/>
            </w:rPr>
          </w:rPrChange>
        </w:rPr>
      </w:pPr>
      <w:r>
        <w:rPr>
          <w:rFonts w:hint="eastAsia" w:ascii="宋体" w:hAnsi="宋体" w:eastAsia="宋体" w:cs="宋体"/>
          <w:kern w:val="0"/>
          <w:sz w:val="21"/>
          <w:szCs w:val="21"/>
          <w:lang w:val="zh-CN"/>
          <w:rPrChange w:id="2972" w:author="user" w:date="2025-05-13T14:42:35Z">
            <w:rPr>
              <w:rFonts w:hint="eastAsia" w:ascii="仿宋_GB2312" w:hAnsi="仿宋_GB2312" w:eastAsia="仿宋_GB2312" w:cs="仿宋_GB2312"/>
              <w:kern w:val="0"/>
              <w:sz w:val="24"/>
              <w:szCs w:val="24"/>
              <w:lang w:val="zh-CN"/>
            </w:rPr>
          </w:rPrChange>
        </w:rPr>
        <w:t>c.培训用教材应提供最新的并和供给的软件相一致。</w:t>
      </w:r>
    </w:p>
    <w:p w14:paraId="0F0B8604">
      <w:pPr>
        <w:widowControl/>
        <w:numPr>
          <w:ilvl w:val="-1"/>
          <w:numId w:val="0"/>
        </w:numPr>
        <w:spacing w:line="360" w:lineRule="auto"/>
        <w:ind w:left="0" w:firstLine="420" w:firstLineChars="0"/>
        <w:jc w:val="left"/>
        <w:rPr>
          <w:ins w:id="2973" w:author="吴睿斌" w:date="2024-11-15T11:32:46Z"/>
          <w:rFonts w:hint="eastAsia" w:ascii="宋体" w:hAnsi="宋体" w:eastAsia="宋体" w:cs="宋体"/>
          <w:sz w:val="21"/>
          <w:szCs w:val="21"/>
          <w:lang w:val="en-US" w:eastAsia="zh-CN"/>
          <w:rPrChange w:id="2974" w:author="user" w:date="2025-05-13T14:42:35Z">
            <w:rPr>
              <w:ins w:id="2975" w:author="吴睿斌" w:date="2024-11-15T11:32:46Z"/>
              <w:rFonts w:hint="eastAsia" w:ascii="仿宋_GB2312" w:hAnsi="仿宋_GB2312" w:eastAsia="仿宋_GB2312" w:cs="仿宋_GB2312"/>
              <w:sz w:val="24"/>
              <w:szCs w:val="24"/>
              <w:lang w:val="en-US" w:eastAsia="zh-CN"/>
            </w:rPr>
          </w:rPrChange>
        </w:rPr>
      </w:pPr>
      <w:ins w:id="2976" w:author="心痕" w:date="2024-12-23T11:01:52Z">
        <w:r>
          <w:rPr>
            <w:rFonts w:hint="eastAsia" w:ascii="宋体" w:hAnsi="宋体" w:eastAsia="宋体" w:cs="宋体"/>
            <w:sz w:val="21"/>
            <w:szCs w:val="21"/>
            <w:lang w:val="en-US" w:eastAsia="zh-CN"/>
            <w:rPrChange w:id="2977" w:author="user" w:date="2025-05-13T14:42:35Z">
              <w:rPr>
                <w:rFonts w:hint="eastAsia" w:ascii="仿宋_GB2312" w:hAnsi="仿宋_GB2312" w:eastAsia="仿宋_GB2312" w:cs="仿宋_GB2312"/>
                <w:sz w:val="24"/>
                <w:szCs w:val="24"/>
                <w:lang w:val="en-US" w:eastAsia="zh-CN"/>
              </w:rPr>
            </w:rPrChange>
          </w:rPr>
          <w:t>应答：</w:t>
        </w:r>
      </w:ins>
    </w:p>
    <w:p w14:paraId="04A2DFF1">
      <w:pPr>
        <w:pStyle w:val="2"/>
        <w:rPr>
          <w:rFonts w:hint="eastAsia" w:ascii="宋体" w:hAnsi="宋体" w:cs="宋体"/>
          <w:szCs w:val="21"/>
          <w:lang w:val="zh-CN"/>
          <w:rPrChange w:id="2978" w:author="user" w:date="2025-05-13T14:42:35Z">
            <w:rPr>
              <w:rFonts w:hint="eastAsia"/>
              <w:lang w:val="zh-CN"/>
            </w:rPr>
          </w:rPrChange>
        </w:rPr>
      </w:pPr>
    </w:p>
    <w:p w14:paraId="6DEA284D">
      <w:pPr>
        <w:pStyle w:val="3"/>
        <w:numPr>
          <w:ilvl w:val="0"/>
          <w:numId w:val="2"/>
        </w:numPr>
        <w:tabs>
          <w:tab w:val="left" w:pos="432"/>
        </w:tabs>
        <w:spacing w:before="0" w:after="0" w:line="360" w:lineRule="auto"/>
        <w:ind w:left="-2" w:firstLine="422"/>
        <w:rPr>
          <w:rFonts w:hint="eastAsia" w:ascii="宋体" w:hAnsi="宋体" w:eastAsia="宋体" w:cs="宋体"/>
          <w:snapToGrid w:val="0"/>
          <w:sz w:val="21"/>
          <w:szCs w:val="21"/>
          <w:rPrChange w:id="2979" w:author="user" w:date="2025-05-13T14:42:35Z">
            <w:rPr>
              <w:rFonts w:hint="eastAsia" w:ascii="仿宋_GB2312" w:hAnsi="仿宋_GB2312" w:eastAsia="仿宋_GB2312" w:cs="仿宋_GB2312"/>
              <w:snapToGrid w:val="0"/>
              <w:sz w:val="24"/>
              <w:szCs w:val="24"/>
            </w:rPr>
          </w:rPrChange>
        </w:rPr>
      </w:pPr>
      <w:bookmarkStart w:id="257" w:name="_Toc157848762"/>
      <w:bookmarkStart w:id="258" w:name="_Toc73530393"/>
      <w:bookmarkStart w:id="259" w:name="_Toc209929972"/>
      <w:bookmarkStart w:id="260" w:name="_Toc19053"/>
      <w:bookmarkStart w:id="261" w:name="_Toc207362258"/>
      <w:bookmarkStart w:id="262" w:name="_Toc20352"/>
      <w:bookmarkStart w:id="263" w:name="_Toc183497411"/>
      <w:bookmarkStart w:id="264" w:name="_Toc183195327"/>
      <w:bookmarkStart w:id="265" w:name="_Toc5937"/>
      <w:bookmarkStart w:id="266" w:name="_Toc207363398"/>
      <w:bookmarkStart w:id="267" w:name="_Toc26495"/>
      <w:bookmarkStart w:id="268" w:name="_Toc25343"/>
      <w:r>
        <w:rPr>
          <w:rFonts w:hint="eastAsia" w:ascii="宋体" w:hAnsi="宋体" w:eastAsia="宋体" w:cs="宋体"/>
          <w:snapToGrid w:val="0"/>
          <w:sz w:val="21"/>
          <w:szCs w:val="21"/>
          <w:rPrChange w:id="2980" w:author="user" w:date="2025-05-13T14:42:35Z">
            <w:rPr>
              <w:rFonts w:hint="eastAsia" w:ascii="仿宋_GB2312" w:hAnsi="仿宋_GB2312" w:eastAsia="仿宋_GB2312" w:cs="仿宋_GB2312"/>
              <w:snapToGrid w:val="0"/>
              <w:sz w:val="24"/>
              <w:szCs w:val="24"/>
            </w:rPr>
          </w:rPrChange>
        </w:rPr>
        <w:t>保修和升级</w:t>
      </w:r>
      <w:bookmarkEnd w:id="257"/>
      <w:bookmarkEnd w:id="258"/>
      <w:bookmarkEnd w:id="259"/>
      <w:bookmarkEnd w:id="260"/>
      <w:bookmarkEnd w:id="261"/>
      <w:bookmarkEnd w:id="262"/>
      <w:bookmarkEnd w:id="263"/>
      <w:bookmarkEnd w:id="264"/>
      <w:bookmarkEnd w:id="265"/>
      <w:bookmarkEnd w:id="266"/>
    </w:p>
    <w:p w14:paraId="252E731C">
      <w:pPr>
        <w:numPr>
          <w:ilvl w:val="-1"/>
          <w:numId w:val="0"/>
        </w:numPr>
        <w:autoSpaceDE w:val="0"/>
        <w:autoSpaceDN w:val="0"/>
        <w:adjustRightInd w:val="0"/>
        <w:spacing w:line="360" w:lineRule="auto"/>
        <w:ind w:firstLine="420" w:firstLineChars="0"/>
        <w:rPr>
          <w:ins w:id="2981" w:author="吴睿斌" w:date="2024-11-15T11:32:53Z"/>
          <w:rFonts w:hint="eastAsia" w:ascii="宋体" w:hAnsi="宋体" w:eastAsia="宋体" w:cs="宋体"/>
          <w:kern w:val="0"/>
          <w:sz w:val="21"/>
          <w:szCs w:val="21"/>
          <w:lang w:val="zh-CN"/>
          <w:rPrChange w:id="2982" w:author="user" w:date="2025-05-13T14:42:35Z">
            <w:rPr>
              <w:ins w:id="2983" w:author="吴睿斌" w:date="2024-11-15T11:32:53Z"/>
              <w:rFonts w:hint="eastAsia" w:ascii="仿宋_GB2312" w:hAnsi="仿宋_GB2312" w:eastAsia="仿宋_GB2312" w:cs="仿宋_GB2312"/>
              <w:kern w:val="0"/>
              <w:sz w:val="24"/>
              <w:szCs w:val="24"/>
              <w:lang w:val="zh-CN"/>
            </w:rPr>
          </w:rPrChange>
        </w:rPr>
      </w:pPr>
      <w:ins w:id="2984" w:author="吴睿斌" w:date="2024-11-15T11:33:15Z">
        <w:r>
          <w:rPr>
            <w:rFonts w:hint="eastAsia" w:ascii="宋体" w:hAnsi="宋体" w:eastAsia="宋体" w:cs="宋体"/>
            <w:kern w:val="0"/>
            <w:sz w:val="21"/>
            <w:szCs w:val="21"/>
            <w:lang w:val="zh-CN"/>
            <w:rPrChange w:id="2985" w:author="user" w:date="2025-05-13T14:42:35Z">
              <w:rPr>
                <w:rFonts w:hint="eastAsia" w:ascii="仿宋_GB2312" w:hAnsi="仿宋_GB2312" w:eastAsia="仿宋_GB2312" w:cs="仿宋_GB2312"/>
                <w:kern w:val="0"/>
                <w:sz w:val="24"/>
                <w:szCs w:val="24"/>
                <w:lang w:val="zh-CN"/>
              </w:rPr>
            </w:rPrChange>
          </w:rPr>
          <w:t>（</w:t>
        </w:r>
      </w:ins>
      <w:ins w:id="2986" w:author="吴睿斌" w:date="2024-11-15T11:33:16Z">
        <w:r>
          <w:rPr>
            <w:rFonts w:hint="eastAsia" w:ascii="宋体" w:hAnsi="宋体" w:eastAsia="宋体" w:cs="宋体"/>
            <w:kern w:val="0"/>
            <w:sz w:val="21"/>
            <w:szCs w:val="21"/>
            <w:lang w:val="en-US" w:eastAsia="zh-CN"/>
            <w:rPrChange w:id="2987" w:author="user" w:date="2025-05-13T14:42:35Z">
              <w:rPr>
                <w:rFonts w:hint="eastAsia" w:ascii="仿宋_GB2312" w:hAnsi="仿宋_GB2312" w:eastAsia="仿宋_GB2312" w:cs="仿宋_GB2312"/>
                <w:kern w:val="0"/>
                <w:sz w:val="24"/>
                <w:szCs w:val="24"/>
                <w:lang w:val="en-US" w:eastAsia="zh-CN"/>
              </w:rPr>
            </w:rPrChange>
          </w:rPr>
          <w:t>1</w:t>
        </w:r>
      </w:ins>
      <w:ins w:id="2988" w:author="吴睿斌" w:date="2024-11-15T11:33:15Z">
        <w:r>
          <w:rPr>
            <w:rFonts w:hint="eastAsia" w:ascii="宋体" w:hAnsi="宋体" w:eastAsia="宋体" w:cs="宋体"/>
            <w:kern w:val="0"/>
            <w:sz w:val="21"/>
            <w:szCs w:val="21"/>
            <w:lang w:val="zh-CN"/>
            <w:rPrChange w:id="2989" w:author="user" w:date="2025-05-13T14:42:35Z">
              <w:rPr>
                <w:rFonts w:hint="eastAsia" w:ascii="仿宋_GB2312" w:hAnsi="仿宋_GB2312" w:eastAsia="仿宋_GB2312" w:cs="仿宋_GB2312"/>
                <w:kern w:val="0"/>
                <w:sz w:val="24"/>
                <w:szCs w:val="24"/>
                <w:lang w:val="zh-CN"/>
              </w:rPr>
            </w:rPrChange>
          </w:rPr>
          <w:t>）</w:t>
        </w:r>
      </w:ins>
      <w:r>
        <w:rPr>
          <w:rFonts w:hint="eastAsia" w:ascii="宋体" w:hAnsi="宋体" w:eastAsia="宋体" w:cs="宋体"/>
          <w:kern w:val="0"/>
          <w:sz w:val="21"/>
          <w:szCs w:val="21"/>
          <w:rPrChange w:id="2990" w:author="user" w:date="2025-05-13T14:42:35Z">
            <w:rPr>
              <w:rFonts w:hint="eastAsia" w:ascii="仿宋_GB2312" w:hAnsi="仿宋_GB2312" w:eastAsia="仿宋_GB2312" w:cs="仿宋_GB2312"/>
              <w:kern w:val="0"/>
              <w:sz w:val="24"/>
              <w:szCs w:val="24"/>
            </w:rPr>
          </w:rPrChange>
        </w:rPr>
        <w:t>终验完成之后的3个月为保修期。期间</w:t>
      </w:r>
      <w:ins w:id="2991" w:author="张雪平" w:date="2024-11-13T21:54:47Z">
        <w:r>
          <w:rPr>
            <w:rFonts w:hint="eastAsia" w:ascii="宋体" w:hAnsi="宋体" w:eastAsia="宋体" w:cs="宋体"/>
            <w:kern w:val="0"/>
            <w:sz w:val="21"/>
            <w:szCs w:val="21"/>
            <w:lang w:eastAsia="zh-CN"/>
            <w:rPrChange w:id="2992" w:author="user" w:date="2025-05-13T14:42:35Z">
              <w:rPr>
                <w:rFonts w:hint="eastAsia" w:ascii="仿宋_GB2312" w:hAnsi="仿宋_GB2312" w:eastAsia="仿宋_GB2312" w:cs="仿宋_GB2312"/>
                <w:kern w:val="0"/>
                <w:sz w:val="24"/>
                <w:szCs w:val="24"/>
                <w:lang w:eastAsia="zh-CN"/>
              </w:rPr>
            </w:rPrChange>
          </w:rPr>
          <w:t>供应商</w:t>
        </w:r>
      </w:ins>
      <w:r>
        <w:rPr>
          <w:rFonts w:hint="eastAsia" w:ascii="宋体" w:hAnsi="宋体" w:eastAsia="宋体" w:cs="宋体"/>
          <w:kern w:val="0"/>
          <w:sz w:val="21"/>
          <w:szCs w:val="21"/>
          <w:rPrChange w:id="2993" w:author="user" w:date="2025-05-13T14:42:35Z">
            <w:rPr>
              <w:rFonts w:hint="eastAsia" w:ascii="仿宋_GB2312" w:hAnsi="仿宋_GB2312" w:eastAsia="仿宋_GB2312" w:cs="仿宋_GB2312"/>
              <w:kern w:val="0"/>
              <w:sz w:val="24"/>
              <w:szCs w:val="24"/>
            </w:rPr>
          </w:rPrChange>
        </w:rPr>
        <w:t>要保修除消耗品以外的所有设备。</w:t>
      </w:r>
      <w:r>
        <w:rPr>
          <w:rFonts w:hint="eastAsia" w:ascii="宋体" w:hAnsi="宋体" w:eastAsia="宋体" w:cs="宋体"/>
          <w:kern w:val="0"/>
          <w:sz w:val="21"/>
          <w:szCs w:val="21"/>
          <w:lang w:val="zh-CN"/>
          <w:rPrChange w:id="2994" w:author="user" w:date="2025-05-13T14:42:35Z">
            <w:rPr>
              <w:rFonts w:hint="eastAsia" w:ascii="仿宋_GB2312" w:hAnsi="仿宋_GB2312" w:eastAsia="仿宋_GB2312" w:cs="仿宋_GB2312"/>
              <w:kern w:val="0"/>
              <w:sz w:val="24"/>
              <w:szCs w:val="24"/>
              <w:lang w:val="zh-CN"/>
            </w:rPr>
          </w:rPrChange>
        </w:rPr>
        <w:t>在保修期内，如果系统发生故障，</w:t>
      </w:r>
      <w:ins w:id="2995" w:author="张雪平" w:date="2024-11-13T21:54:47Z">
        <w:r>
          <w:rPr>
            <w:rFonts w:hint="eastAsia" w:ascii="宋体" w:hAnsi="宋体" w:eastAsia="宋体" w:cs="宋体"/>
            <w:kern w:val="0"/>
            <w:sz w:val="21"/>
            <w:szCs w:val="21"/>
            <w:lang w:val="zh-CN"/>
            <w:rPrChange w:id="2996"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2997" w:author="user" w:date="2025-05-13T14:42:35Z">
            <w:rPr>
              <w:rFonts w:hint="eastAsia" w:ascii="仿宋_GB2312" w:hAnsi="仿宋_GB2312" w:eastAsia="仿宋_GB2312" w:cs="仿宋_GB2312"/>
              <w:kern w:val="0"/>
              <w:sz w:val="24"/>
              <w:szCs w:val="24"/>
              <w:lang w:val="zh-CN"/>
            </w:rPr>
          </w:rPrChange>
        </w:rPr>
        <w:t>要调查故障原因并修复直至满足最终验收指标和性能的要求，或者更换整个或部分有缺陷的软件。以上都应是免费的。</w:t>
      </w:r>
    </w:p>
    <w:p w14:paraId="287DFC98">
      <w:pPr>
        <w:widowControl/>
        <w:numPr>
          <w:ilvl w:val="-1"/>
          <w:numId w:val="0"/>
        </w:numPr>
        <w:spacing w:line="360" w:lineRule="auto"/>
        <w:ind w:left="0" w:firstLine="420" w:firstLineChars="0"/>
        <w:jc w:val="left"/>
        <w:rPr>
          <w:ins w:id="2998" w:author="吴睿斌" w:date="2024-11-15T11:32:53Z"/>
          <w:rFonts w:hint="eastAsia" w:ascii="宋体" w:hAnsi="宋体" w:eastAsia="宋体" w:cs="宋体"/>
          <w:sz w:val="21"/>
          <w:szCs w:val="21"/>
          <w:lang w:val="en-US" w:eastAsia="zh-CN"/>
          <w:rPrChange w:id="2999" w:author="user" w:date="2025-05-13T14:42:35Z">
            <w:rPr>
              <w:ins w:id="3000" w:author="吴睿斌" w:date="2024-11-15T11:32:53Z"/>
              <w:rFonts w:hint="eastAsia" w:ascii="仿宋_GB2312" w:hAnsi="仿宋_GB2312" w:eastAsia="仿宋_GB2312" w:cs="仿宋_GB2312"/>
              <w:sz w:val="24"/>
              <w:szCs w:val="24"/>
              <w:lang w:val="en-US" w:eastAsia="zh-CN"/>
            </w:rPr>
          </w:rPrChange>
        </w:rPr>
      </w:pPr>
      <w:ins w:id="3001" w:author="心痕" w:date="2024-12-23T11:01:52Z">
        <w:r>
          <w:rPr>
            <w:rFonts w:hint="eastAsia" w:ascii="宋体" w:hAnsi="宋体" w:eastAsia="宋体" w:cs="宋体"/>
            <w:sz w:val="21"/>
            <w:szCs w:val="21"/>
            <w:lang w:val="en-US" w:eastAsia="zh-CN"/>
            <w:rPrChange w:id="3002" w:author="user" w:date="2025-05-13T14:42:35Z">
              <w:rPr>
                <w:rFonts w:hint="eastAsia" w:ascii="仿宋_GB2312" w:hAnsi="仿宋_GB2312" w:eastAsia="仿宋_GB2312" w:cs="仿宋_GB2312"/>
                <w:sz w:val="24"/>
                <w:szCs w:val="24"/>
                <w:lang w:val="en-US" w:eastAsia="zh-CN"/>
              </w:rPr>
            </w:rPrChange>
          </w:rPr>
          <w:t>应答：</w:t>
        </w:r>
      </w:ins>
    </w:p>
    <w:p w14:paraId="4FC06432">
      <w:pPr>
        <w:pStyle w:val="2"/>
        <w:numPr>
          <w:ilvl w:val="-1"/>
          <w:numId w:val="0"/>
        </w:numPr>
        <w:ind w:firstLine="0"/>
        <w:rPr>
          <w:rFonts w:hint="eastAsia" w:ascii="宋体" w:hAnsi="宋体" w:cs="宋体"/>
          <w:szCs w:val="21"/>
          <w:lang w:val="zh-CN"/>
          <w:rPrChange w:id="3003" w:author="user" w:date="2025-05-13T14:42:35Z">
            <w:rPr>
              <w:rFonts w:hint="eastAsia"/>
              <w:lang w:val="zh-CN"/>
            </w:rPr>
          </w:rPrChange>
        </w:rPr>
      </w:pPr>
    </w:p>
    <w:p w14:paraId="176A8AF9">
      <w:pPr>
        <w:autoSpaceDE w:val="0"/>
        <w:autoSpaceDN w:val="0"/>
        <w:adjustRightInd w:val="0"/>
        <w:spacing w:line="360" w:lineRule="auto"/>
        <w:ind w:firstLine="420" w:firstLineChars="200"/>
        <w:rPr>
          <w:ins w:id="3004" w:author="吴睿斌" w:date="2024-11-15T11:33:33Z"/>
          <w:rFonts w:hint="eastAsia" w:ascii="宋体" w:hAnsi="宋体" w:eastAsia="宋体" w:cs="宋体"/>
          <w:sz w:val="21"/>
          <w:szCs w:val="21"/>
          <w:highlight w:val="none"/>
          <w:rPrChange w:id="3005" w:author="user" w:date="2025-05-13T14:42:35Z">
            <w:rPr>
              <w:ins w:id="3006" w:author="吴睿斌" w:date="2024-11-15T11:33:33Z"/>
              <w:rFonts w:hint="eastAsia" w:ascii="仿宋_GB2312" w:hAnsi="仿宋_GB2312" w:eastAsia="仿宋_GB2312" w:cs="仿宋_GB2312"/>
              <w:sz w:val="24"/>
              <w:szCs w:val="24"/>
              <w:highlight w:val="none"/>
            </w:rPr>
          </w:rPrChange>
        </w:rPr>
      </w:pPr>
      <w:ins w:id="3007" w:author="吴睿斌" w:date="2024-11-15T11:33:20Z">
        <w:r>
          <w:rPr>
            <w:rFonts w:hint="eastAsia" w:ascii="宋体" w:hAnsi="宋体" w:eastAsia="宋体" w:cs="宋体"/>
            <w:color w:val="auto"/>
            <w:sz w:val="21"/>
            <w:szCs w:val="21"/>
            <w:lang w:eastAsia="zh-CN"/>
            <w:rPrChange w:id="3008" w:author="user" w:date="2025-05-13T14:42:35Z">
              <w:rPr>
                <w:rFonts w:hint="eastAsia" w:ascii="仿宋_GB2312" w:hAnsi="仿宋_GB2312" w:eastAsia="仿宋_GB2312" w:cs="仿宋_GB2312"/>
                <w:color w:val="auto"/>
                <w:sz w:val="24"/>
                <w:szCs w:val="24"/>
                <w:lang w:eastAsia="zh-CN"/>
              </w:rPr>
            </w:rPrChange>
          </w:rPr>
          <w:t>（</w:t>
        </w:r>
      </w:ins>
      <w:ins w:id="3009" w:author="吴睿斌" w:date="2024-11-15T11:33:22Z">
        <w:r>
          <w:rPr>
            <w:rFonts w:hint="eastAsia" w:ascii="宋体" w:hAnsi="宋体" w:eastAsia="宋体" w:cs="宋体"/>
            <w:color w:val="auto"/>
            <w:sz w:val="21"/>
            <w:szCs w:val="21"/>
            <w:lang w:val="en-US" w:eastAsia="zh-CN"/>
            <w:rPrChange w:id="3010" w:author="user" w:date="2025-05-13T14:42:35Z">
              <w:rPr>
                <w:rFonts w:hint="eastAsia" w:ascii="仿宋_GB2312" w:hAnsi="仿宋_GB2312" w:eastAsia="仿宋_GB2312" w:cs="仿宋_GB2312"/>
                <w:color w:val="auto"/>
                <w:sz w:val="24"/>
                <w:szCs w:val="24"/>
                <w:lang w:val="en-US" w:eastAsia="zh-CN"/>
              </w:rPr>
            </w:rPrChange>
          </w:rPr>
          <w:t>2</w:t>
        </w:r>
      </w:ins>
      <w:ins w:id="3011" w:author="吴睿斌" w:date="2024-11-15T11:33:20Z">
        <w:r>
          <w:rPr>
            <w:rFonts w:hint="eastAsia" w:ascii="宋体" w:hAnsi="宋体" w:eastAsia="宋体" w:cs="宋体"/>
            <w:color w:val="auto"/>
            <w:sz w:val="21"/>
            <w:szCs w:val="21"/>
            <w:lang w:eastAsia="zh-CN"/>
            <w:rPrChange w:id="3012" w:author="user" w:date="2025-05-13T14:42:35Z">
              <w:rPr>
                <w:rFonts w:hint="eastAsia" w:ascii="仿宋_GB2312" w:hAnsi="仿宋_GB2312" w:eastAsia="仿宋_GB2312" w:cs="仿宋_GB2312"/>
                <w:color w:val="auto"/>
                <w:sz w:val="24"/>
                <w:szCs w:val="24"/>
                <w:lang w:eastAsia="zh-CN"/>
              </w:rPr>
            </w:rPrChange>
          </w:rPr>
          <w:t>）</w:t>
        </w:r>
      </w:ins>
      <w:r>
        <w:rPr>
          <w:rFonts w:hint="eastAsia" w:ascii="宋体" w:hAnsi="宋体" w:eastAsia="宋体" w:cs="宋体"/>
          <w:kern w:val="0"/>
          <w:sz w:val="21"/>
          <w:szCs w:val="21"/>
          <w:lang w:val="zh-CN"/>
          <w:rPrChange w:id="3013" w:author="user" w:date="2025-05-13T14:42:35Z">
            <w:rPr>
              <w:rFonts w:hint="eastAsia" w:ascii="仿宋_GB2312" w:hAnsi="仿宋_GB2312" w:eastAsia="仿宋_GB2312" w:cs="仿宋_GB2312"/>
              <w:kern w:val="0"/>
              <w:sz w:val="24"/>
              <w:szCs w:val="24"/>
              <w:lang w:val="zh-CN"/>
            </w:rPr>
          </w:rPrChange>
        </w:rPr>
        <w:t>在保修期内，保证在任何时候项目</w:t>
      </w:r>
      <w:ins w:id="3014" w:author="张雪平" w:date="2024-11-13T21:54:16Z">
        <w:r>
          <w:rPr>
            <w:rFonts w:hint="eastAsia" w:ascii="宋体" w:hAnsi="宋体" w:eastAsia="宋体" w:cs="宋体"/>
            <w:kern w:val="0"/>
            <w:sz w:val="21"/>
            <w:szCs w:val="21"/>
            <w:lang w:val="zh-CN"/>
            <w:rPrChange w:id="3015" w:author="user" w:date="2025-05-13T14:42:35Z">
              <w:rPr>
                <w:rFonts w:hint="eastAsia" w:ascii="仿宋_GB2312" w:hAnsi="仿宋_GB2312" w:eastAsia="仿宋_GB2312" w:cs="仿宋_GB2312"/>
                <w:kern w:val="0"/>
                <w:sz w:val="24"/>
                <w:szCs w:val="24"/>
                <w:lang w:val="zh-CN"/>
              </w:rPr>
            </w:rPrChange>
          </w:rPr>
          <w:t>采购人</w:t>
        </w:r>
      </w:ins>
      <w:r>
        <w:rPr>
          <w:rFonts w:hint="eastAsia" w:ascii="宋体" w:hAnsi="宋体" w:eastAsia="宋体" w:cs="宋体"/>
          <w:kern w:val="0"/>
          <w:sz w:val="21"/>
          <w:szCs w:val="21"/>
          <w:lang w:val="zh-CN"/>
          <w:rPrChange w:id="3016" w:author="user" w:date="2025-05-13T14:42:35Z">
            <w:rPr>
              <w:rFonts w:hint="eastAsia" w:ascii="仿宋_GB2312" w:hAnsi="仿宋_GB2312" w:eastAsia="仿宋_GB2312" w:cs="仿宋_GB2312"/>
              <w:kern w:val="0"/>
              <w:sz w:val="24"/>
              <w:szCs w:val="24"/>
              <w:lang w:val="zh-CN"/>
            </w:rPr>
          </w:rPrChange>
        </w:rPr>
        <w:t>人员都能及时</w:t>
      </w:r>
      <w:ins w:id="3017" w:author="吴睿斌" w:date="2024-11-14T14:06:14Z">
        <w:r>
          <w:rPr>
            <w:rFonts w:hint="eastAsia" w:ascii="宋体" w:hAnsi="宋体" w:eastAsia="宋体" w:cs="宋体"/>
            <w:kern w:val="0"/>
            <w:sz w:val="21"/>
            <w:szCs w:val="21"/>
            <w:lang w:val="en-US" w:eastAsia="zh-CN"/>
            <w:rPrChange w:id="3018" w:author="user" w:date="2025-05-13T14:42:35Z">
              <w:rPr>
                <w:rFonts w:hint="eastAsia" w:ascii="仿宋_GB2312" w:hAnsi="仿宋_GB2312" w:eastAsia="仿宋_GB2312" w:cs="仿宋_GB2312"/>
                <w:kern w:val="0"/>
                <w:sz w:val="24"/>
                <w:szCs w:val="24"/>
                <w:lang w:val="en-US" w:eastAsia="zh-CN"/>
              </w:rPr>
            </w:rPrChange>
          </w:rPr>
          <w:t>联系</w:t>
        </w:r>
      </w:ins>
      <w:r>
        <w:rPr>
          <w:rFonts w:hint="eastAsia" w:ascii="宋体" w:hAnsi="宋体" w:eastAsia="宋体" w:cs="宋体"/>
          <w:kern w:val="0"/>
          <w:sz w:val="21"/>
          <w:szCs w:val="21"/>
          <w:lang w:val="zh-CN"/>
          <w:rPrChange w:id="3019" w:author="user" w:date="2025-05-13T14:42:35Z">
            <w:rPr>
              <w:rFonts w:hint="eastAsia" w:ascii="仿宋_GB2312" w:hAnsi="仿宋_GB2312" w:eastAsia="仿宋_GB2312" w:cs="仿宋_GB2312"/>
              <w:kern w:val="0"/>
              <w:sz w:val="24"/>
              <w:szCs w:val="24"/>
              <w:lang w:val="zh-CN"/>
            </w:rPr>
          </w:rPrChange>
        </w:rPr>
        <w:t>到</w:t>
      </w:r>
      <w:ins w:id="3020" w:author="张雪平" w:date="2024-11-13T21:54:47Z">
        <w:r>
          <w:rPr>
            <w:rFonts w:hint="eastAsia" w:ascii="宋体" w:hAnsi="宋体" w:eastAsia="宋体" w:cs="宋体"/>
            <w:kern w:val="0"/>
            <w:sz w:val="21"/>
            <w:szCs w:val="21"/>
            <w:lang w:val="zh-CN"/>
            <w:rPrChange w:id="3021"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3022" w:author="user" w:date="2025-05-13T14:42:35Z">
            <w:rPr>
              <w:rFonts w:hint="eastAsia" w:ascii="仿宋_GB2312" w:hAnsi="仿宋_GB2312" w:eastAsia="仿宋_GB2312" w:cs="仿宋_GB2312"/>
              <w:kern w:val="0"/>
              <w:sz w:val="24"/>
              <w:szCs w:val="24"/>
              <w:lang w:val="zh-CN"/>
            </w:rPr>
          </w:rPrChange>
        </w:rPr>
        <w:t>的工程师</w:t>
      </w:r>
      <w:ins w:id="3023" w:author="吴睿斌" w:date="2024-11-05T17:51:00Z">
        <w:r>
          <w:rPr>
            <w:rFonts w:hint="eastAsia" w:ascii="宋体" w:hAnsi="宋体" w:eastAsia="宋体" w:cs="宋体"/>
            <w:kern w:val="0"/>
            <w:sz w:val="21"/>
            <w:szCs w:val="21"/>
            <w:lang w:val="zh-CN"/>
            <w:rPrChange w:id="3024" w:author="user" w:date="2025-05-13T14:42:35Z">
              <w:rPr>
                <w:rFonts w:hint="eastAsia" w:ascii="仿宋_GB2312" w:hAnsi="仿宋_GB2312" w:eastAsia="仿宋_GB2312" w:cs="仿宋_GB2312"/>
                <w:kern w:val="0"/>
                <w:sz w:val="24"/>
                <w:szCs w:val="24"/>
                <w:lang w:val="zh-CN"/>
              </w:rPr>
            </w:rPrChange>
          </w:rPr>
          <w:t>，</w:t>
        </w:r>
      </w:ins>
      <w:ins w:id="3025" w:author="吴睿斌" w:date="2024-11-14T14:06:26Z">
        <w:r>
          <w:rPr>
            <w:rFonts w:hint="eastAsia" w:ascii="宋体" w:hAnsi="宋体" w:eastAsia="宋体" w:cs="宋体"/>
            <w:kern w:val="0"/>
            <w:sz w:val="21"/>
            <w:szCs w:val="21"/>
            <w:rPrChange w:id="3026" w:author="user" w:date="2025-05-13T14:42:35Z">
              <w:rPr>
                <w:rFonts w:hint="eastAsia" w:ascii="仿宋_GB2312" w:hAnsi="仿宋_GB2312" w:eastAsia="仿宋_GB2312" w:cs="仿宋_GB2312"/>
                <w:kern w:val="0"/>
                <w:sz w:val="24"/>
                <w:szCs w:val="24"/>
              </w:rPr>
            </w:rPrChange>
          </w:rPr>
          <w:t>故障响应时间不得超过20分钟</w:t>
        </w:r>
      </w:ins>
      <w:ins w:id="3027" w:author="吴睿斌" w:date="2024-11-14T14:06:26Z">
        <w:r>
          <w:rPr>
            <w:rFonts w:hint="eastAsia" w:ascii="宋体" w:hAnsi="宋体" w:eastAsia="宋体" w:cs="宋体"/>
            <w:kern w:val="0"/>
            <w:sz w:val="21"/>
            <w:szCs w:val="21"/>
            <w:lang w:val="zh-CN"/>
            <w:rPrChange w:id="3028" w:author="user" w:date="2025-05-13T14:42:35Z">
              <w:rPr>
                <w:rFonts w:hint="eastAsia" w:ascii="仿宋_GB2312" w:hAnsi="仿宋_GB2312" w:eastAsia="仿宋_GB2312" w:cs="仿宋_GB2312"/>
                <w:kern w:val="0"/>
                <w:sz w:val="24"/>
                <w:szCs w:val="24"/>
                <w:lang w:val="zh-CN"/>
              </w:rPr>
            </w:rPrChange>
          </w:rPr>
          <w:t>。</w:t>
        </w:r>
      </w:ins>
      <w:ins w:id="3029" w:author="吴睿斌" w:date="2024-11-14T14:03:09Z">
        <w:r>
          <w:rPr>
            <w:rFonts w:hint="eastAsia" w:ascii="宋体" w:hAnsi="宋体" w:eastAsia="宋体" w:cs="宋体"/>
            <w:sz w:val="21"/>
            <w:szCs w:val="21"/>
            <w:highlight w:val="none"/>
            <w:rPrChange w:id="3030" w:author="user" w:date="2025-05-13T14:42:35Z">
              <w:rPr>
                <w:rFonts w:hint="eastAsia" w:ascii="仿宋_GB2312" w:hAnsi="仿宋_GB2312" w:eastAsia="仿宋_GB2312" w:cs="仿宋_GB2312"/>
                <w:sz w:val="24"/>
                <w:szCs w:val="24"/>
                <w:highlight w:val="none"/>
              </w:rPr>
            </w:rPrChange>
          </w:rPr>
          <w:t>远程无法解决或者突发紧急故障时，</w:t>
        </w:r>
      </w:ins>
      <w:ins w:id="3031" w:author="吴睿斌" w:date="2024-11-14T14:03:25Z">
        <w:r>
          <w:rPr>
            <w:rFonts w:hint="eastAsia" w:ascii="宋体" w:hAnsi="宋体" w:eastAsia="宋体" w:cs="宋体"/>
            <w:sz w:val="21"/>
            <w:szCs w:val="21"/>
            <w:highlight w:val="none"/>
            <w:lang w:val="en-US" w:eastAsia="zh-CN"/>
            <w:rPrChange w:id="3032" w:author="user" w:date="2025-05-13T14:42:35Z">
              <w:rPr>
                <w:rFonts w:hint="eastAsia" w:ascii="仿宋_GB2312" w:hAnsi="仿宋_GB2312" w:eastAsia="仿宋_GB2312" w:cs="仿宋_GB2312"/>
                <w:sz w:val="24"/>
                <w:szCs w:val="24"/>
                <w:highlight w:val="none"/>
                <w:lang w:val="en-US" w:eastAsia="zh-CN"/>
              </w:rPr>
            </w:rPrChange>
          </w:rPr>
          <w:t>供应商</w:t>
        </w:r>
      </w:ins>
      <w:ins w:id="3033" w:author="吴睿斌" w:date="2024-11-14T14:03:09Z">
        <w:r>
          <w:rPr>
            <w:rFonts w:hint="eastAsia" w:ascii="宋体" w:hAnsi="宋体" w:eastAsia="宋体" w:cs="宋体"/>
            <w:sz w:val="21"/>
            <w:szCs w:val="21"/>
            <w:highlight w:val="none"/>
            <w:rPrChange w:id="3034" w:author="user" w:date="2025-05-13T14:42:35Z">
              <w:rPr>
                <w:rFonts w:hint="eastAsia" w:ascii="仿宋_GB2312" w:hAnsi="仿宋_GB2312" w:eastAsia="仿宋_GB2312" w:cs="仿宋_GB2312"/>
                <w:sz w:val="24"/>
                <w:szCs w:val="24"/>
                <w:highlight w:val="none"/>
              </w:rPr>
            </w:rPrChange>
          </w:rPr>
          <w:t>需安排工程师提供现场服务，</w:t>
        </w:r>
      </w:ins>
      <w:ins w:id="3035" w:author="吴睿斌" w:date="2024-11-14T14:04:56Z">
        <w:r>
          <w:rPr>
            <w:rFonts w:hint="eastAsia" w:ascii="宋体" w:hAnsi="宋体" w:eastAsia="宋体" w:cs="宋体"/>
            <w:kern w:val="0"/>
            <w:sz w:val="21"/>
            <w:szCs w:val="21"/>
            <w:lang w:val="zh-CN"/>
            <w:rPrChange w:id="3036" w:author="user" w:date="2025-05-13T14:42:35Z">
              <w:rPr>
                <w:rFonts w:hint="eastAsia" w:ascii="仿宋_GB2312" w:hAnsi="仿宋_GB2312" w:eastAsia="仿宋_GB2312" w:cs="仿宋_GB2312"/>
                <w:kern w:val="0"/>
                <w:sz w:val="24"/>
                <w:szCs w:val="24"/>
                <w:lang w:val="zh-CN"/>
              </w:rPr>
            </w:rPrChange>
          </w:rPr>
          <w:t>如项目采购人认为需要，供应商技术人员应在</w:t>
        </w:r>
      </w:ins>
      <w:ins w:id="3037" w:author="吴睿斌" w:date="2024-11-14T14:04:56Z">
        <w:r>
          <w:rPr>
            <w:rFonts w:hint="eastAsia" w:ascii="宋体" w:hAnsi="宋体" w:eastAsia="宋体" w:cs="宋体"/>
            <w:kern w:val="0"/>
            <w:sz w:val="21"/>
            <w:szCs w:val="21"/>
            <w:lang w:val="en-US" w:eastAsia="zh-CN"/>
            <w:rPrChange w:id="3038" w:author="user" w:date="2025-05-13T14:42:35Z">
              <w:rPr>
                <w:rFonts w:hint="eastAsia" w:ascii="仿宋_GB2312" w:hAnsi="仿宋_GB2312" w:eastAsia="仿宋_GB2312" w:cs="仿宋_GB2312"/>
                <w:kern w:val="0"/>
                <w:sz w:val="24"/>
                <w:szCs w:val="24"/>
                <w:lang w:val="en-US" w:eastAsia="zh-CN"/>
              </w:rPr>
            </w:rPrChange>
          </w:rPr>
          <w:t>1</w:t>
        </w:r>
      </w:ins>
      <w:ins w:id="3039" w:author="吴睿斌" w:date="2024-11-14T14:04:56Z">
        <w:r>
          <w:rPr>
            <w:rFonts w:hint="eastAsia" w:ascii="宋体" w:hAnsi="宋体" w:eastAsia="宋体" w:cs="宋体"/>
            <w:kern w:val="0"/>
            <w:sz w:val="21"/>
            <w:szCs w:val="21"/>
            <w:lang w:val="zh-CN"/>
            <w:rPrChange w:id="3040" w:author="user" w:date="2025-05-13T14:42:35Z">
              <w:rPr>
                <w:rFonts w:hint="eastAsia" w:ascii="仿宋_GB2312" w:hAnsi="仿宋_GB2312" w:eastAsia="仿宋_GB2312" w:cs="仿宋_GB2312"/>
                <w:kern w:val="0"/>
                <w:sz w:val="24"/>
                <w:szCs w:val="24"/>
                <w:lang w:val="zh-CN"/>
              </w:rPr>
            </w:rPrChange>
          </w:rPr>
          <w:t>小时内赶到现场支持</w:t>
        </w:r>
      </w:ins>
      <w:ins w:id="3041" w:author="吴睿斌" w:date="2024-11-14T14:05:07Z">
        <w:r>
          <w:rPr>
            <w:rFonts w:hint="eastAsia" w:ascii="宋体" w:hAnsi="宋体" w:eastAsia="宋体" w:cs="宋体"/>
            <w:kern w:val="0"/>
            <w:sz w:val="21"/>
            <w:szCs w:val="21"/>
            <w:lang w:val="zh-CN"/>
            <w:rPrChange w:id="3042" w:author="user" w:date="2025-05-13T14:42:35Z">
              <w:rPr>
                <w:rFonts w:hint="eastAsia" w:ascii="仿宋_GB2312" w:hAnsi="仿宋_GB2312" w:eastAsia="仿宋_GB2312" w:cs="仿宋_GB2312"/>
                <w:kern w:val="0"/>
                <w:sz w:val="24"/>
                <w:szCs w:val="24"/>
                <w:lang w:val="zh-CN"/>
              </w:rPr>
            </w:rPrChange>
          </w:rPr>
          <w:t>，</w:t>
        </w:r>
      </w:ins>
      <w:ins w:id="3043" w:author="吴睿斌" w:date="2024-11-14T14:03:09Z">
        <w:r>
          <w:rPr>
            <w:rFonts w:hint="eastAsia" w:ascii="宋体" w:hAnsi="宋体" w:eastAsia="宋体" w:cs="宋体"/>
            <w:sz w:val="21"/>
            <w:szCs w:val="21"/>
            <w:highlight w:val="none"/>
            <w:rPrChange w:id="3044" w:author="user" w:date="2025-05-13T14:42:35Z">
              <w:rPr>
                <w:rFonts w:hint="eastAsia" w:ascii="仿宋_GB2312" w:hAnsi="仿宋_GB2312" w:eastAsia="仿宋_GB2312" w:cs="仿宋_GB2312"/>
                <w:sz w:val="24"/>
                <w:szCs w:val="24"/>
                <w:highlight w:val="none"/>
              </w:rPr>
            </w:rPrChange>
          </w:rPr>
          <w:t>以快速解决</w:t>
        </w:r>
      </w:ins>
      <w:ins w:id="3045" w:author="吴睿斌" w:date="2024-11-14T14:03:40Z">
        <w:r>
          <w:rPr>
            <w:rFonts w:hint="eastAsia" w:ascii="宋体" w:hAnsi="宋体" w:eastAsia="宋体" w:cs="宋体"/>
            <w:sz w:val="21"/>
            <w:szCs w:val="21"/>
            <w:highlight w:val="none"/>
            <w:lang w:val="en-US" w:eastAsia="zh-CN"/>
            <w:rPrChange w:id="3046" w:author="user" w:date="2025-05-13T14:42:35Z">
              <w:rPr>
                <w:rFonts w:hint="eastAsia" w:ascii="仿宋_GB2312" w:hAnsi="仿宋_GB2312" w:eastAsia="仿宋_GB2312" w:cs="仿宋_GB2312"/>
                <w:sz w:val="24"/>
                <w:szCs w:val="24"/>
                <w:highlight w:val="none"/>
                <w:lang w:val="en-US" w:eastAsia="zh-CN"/>
              </w:rPr>
            </w:rPrChange>
          </w:rPr>
          <w:t>采购人</w:t>
        </w:r>
      </w:ins>
      <w:ins w:id="3047" w:author="吴睿斌" w:date="2024-11-14T14:03:09Z">
        <w:r>
          <w:rPr>
            <w:rFonts w:hint="eastAsia" w:ascii="宋体" w:hAnsi="宋体" w:eastAsia="宋体" w:cs="宋体"/>
            <w:sz w:val="21"/>
            <w:szCs w:val="21"/>
            <w:highlight w:val="none"/>
            <w:rPrChange w:id="3048" w:author="user" w:date="2025-05-13T14:42:35Z">
              <w:rPr>
                <w:rFonts w:hint="eastAsia" w:ascii="仿宋_GB2312" w:hAnsi="仿宋_GB2312" w:eastAsia="仿宋_GB2312" w:cs="仿宋_GB2312"/>
                <w:sz w:val="24"/>
                <w:szCs w:val="24"/>
                <w:highlight w:val="none"/>
              </w:rPr>
            </w:rPrChange>
          </w:rPr>
          <w:t>问题。</w:t>
        </w:r>
      </w:ins>
    </w:p>
    <w:p w14:paraId="6F276699">
      <w:pPr>
        <w:widowControl/>
        <w:numPr>
          <w:ilvl w:val="-1"/>
          <w:numId w:val="0"/>
        </w:numPr>
        <w:spacing w:line="360" w:lineRule="auto"/>
        <w:ind w:left="0" w:firstLine="420" w:firstLineChars="0"/>
        <w:jc w:val="left"/>
        <w:rPr>
          <w:ins w:id="3049" w:author="小黄" w:date="2024-11-19T16:27:26Z"/>
          <w:rFonts w:hint="eastAsia" w:ascii="宋体" w:hAnsi="宋体" w:eastAsia="宋体" w:cs="宋体"/>
          <w:sz w:val="21"/>
          <w:szCs w:val="21"/>
          <w:lang w:val="en-US" w:eastAsia="zh-CN"/>
          <w:rPrChange w:id="3050" w:author="user" w:date="2025-05-13T14:42:35Z">
            <w:rPr>
              <w:ins w:id="3051" w:author="小黄" w:date="2024-11-19T16:27:26Z"/>
              <w:rFonts w:hint="eastAsia" w:ascii="仿宋_GB2312" w:hAnsi="仿宋_GB2312" w:eastAsia="仿宋_GB2312" w:cs="仿宋_GB2312"/>
              <w:sz w:val="24"/>
              <w:szCs w:val="24"/>
              <w:lang w:val="en-US" w:eastAsia="zh-CN"/>
            </w:rPr>
          </w:rPrChange>
        </w:rPr>
      </w:pPr>
      <w:ins w:id="3052" w:author="心痕" w:date="2024-12-23T11:01:52Z">
        <w:r>
          <w:rPr>
            <w:rFonts w:hint="eastAsia" w:ascii="宋体" w:hAnsi="宋体" w:eastAsia="宋体" w:cs="宋体"/>
            <w:sz w:val="21"/>
            <w:szCs w:val="21"/>
            <w:lang w:val="en-US" w:eastAsia="zh-CN"/>
            <w:rPrChange w:id="3053" w:author="user" w:date="2025-05-13T14:42:35Z">
              <w:rPr>
                <w:rFonts w:hint="eastAsia" w:ascii="仿宋_GB2312" w:hAnsi="仿宋_GB2312" w:eastAsia="仿宋_GB2312" w:cs="仿宋_GB2312"/>
                <w:sz w:val="24"/>
                <w:szCs w:val="24"/>
                <w:lang w:val="en-US" w:eastAsia="zh-CN"/>
              </w:rPr>
            </w:rPrChange>
          </w:rPr>
          <w:t>应答：</w:t>
        </w:r>
      </w:ins>
    </w:p>
    <w:p w14:paraId="34A183DC">
      <w:pPr>
        <w:autoSpaceDE w:val="0"/>
        <w:autoSpaceDN w:val="0"/>
        <w:adjustRightInd w:val="0"/>
        <w:spacing w:line="360" w:lineRule="auto"/>
        <w:ind w:firstLine="420" w:firstLineChars="200"/>
        <w:rPr>
          <w:rFonts w:hint="eastAsia" w:ascii="宋体" w:hAnsi="宋体" w:eastAsia="宋体" w:cs="宋体"/>
          <w:kern w:val="0"/>
          <w:sz w:val="21"/>
          <w:szCs w:val="21"/>
          <w:lang w:val="zh-CN"/>
          <w:rPrChange w:id="3054" w:author="user" w:date="2025-05-13T14:42:35Z">
            <w:rPr>
              <w:rFonts w:hint="eastAsia" w:ascii="仿宋_GB2312" w:hAnsi="仿宋_GB2312" w:eastAsia="仿宋_GB2312" w:cs="仿宋_GB2312"/>
              <w:kern w:val="0"/>
              <w:sz w:val="24"/>
              <w:szCs w:val="24"/>
              <w:lang w:val="zh-CN"/>
            </w:rPr>
          </w:rPrChange>
        </w:rPr>
      </w:pPr>
    </w:p>
    <w:p w14:paraId="33E1B992">
      <w:pPr>
        <w:numPr>
          <w:ilvl w:val="-1"/>
          <w:numId w:val="0"/>
        </w:numPr>
        <w:autoSpaceDE w:val="0"/>
        <w:autoSpaceDN w:val="0"/>
        <w:adjustRightInd w:val="0"/>
        <w:spacing w:line="360" w:lineRule="auto"/>
        <w:ind w:firstLine="480" w:firstLineChars="200"/>
        <w:rPr>
          <w:ins w:id="3056" w:author="吴睿斌" w:date="2024-11-15T11:33:36Z"/>
          <w:rFonts w:hint="eastAsia" w:ascii="宋体" w:hAnsi="宋体" w:eastAsia="宋体" w:cs="宋体"/>
          <w:kern w:val="0"/>
          <w:sz w:val="21"/>
          <w:szCs w:val="21"/>
          <w:lang w:val="zh-CN"/>
          <w:rPrChange w:id="3057" w:author="user" w:date="2025-05-13T14:42:35Z">
            <w:rPr>
              <w:ins w:id="3058" w:author="吴睿斌" w:date="2024-11-15T11:33:36Z"/>
              <w:rFonts w:hint="eastAsia" w:ascii="仿宋_GB2312" w:hAnsi="仿宋_GB2312" w:eastAsia="仿宋_GB2312" w:cs="仿宋_GB2312"/>
              <w:kern w:val="0"/>
              <w:sz w:val="24"/>
              <w:szCs w:val="24"/>
              <w:lang w:val="zh-CN"/>
            </w:rPr>
          </w:rPrChange>
        </w:rPr>
        <w:pPrChange w:id="3055" w:author="小黄" w:date="2024-11-19T16:27:48Z">
          <w:pPr>
            <w:autoSpaceDE w:val="0"/>
            <w:autoSpaceDN w:val="0"/>
            <w:adjustRightInd w:val="0"/>
            <w:spacing w:line="360" w:lineRule="auto"/>
            <w:ind w:firstLine="480" w:firstLineChars="200"/>
          </w:pPr>
        </w:pPrChange>
      </w:pPr>
      <w:ins w:id="3059" w:author="小黄" w:date="2024-11-19T16:27:45Z">
        <w:r>
          <w:rPr>
            <w:rFonts w:hint="eastAsia" w:ascii="宋体" w:hAnsi="宋体" w:eastAsia="宋体" w:cs="宋体"/>
            <w:kern w:val="0"/>
            <w:sz w:val="21"/>
            <w:szCs w:val="21"/>
            <w:lang w:val="zh-CN"/>
            <w:rPrChange w:id="3060" w:author="user" w:date="2025-05-13T14:42:35Z">
              <w:rPr>
                <w:rFonts w:hint="eastAsia" w:ascii="仿宋_GB2312" w:hAnsi="仿宋_GB2312" w:eastAsia="仿宋_GB2312" w:cs="仿宋_GB2312"/>
                <w:kern w:val="0"/>
                <w:sz w:val="24"/>
                <w:szCs w:val="24"/>
                <w:lang w:val="zh-CN"/>
              </w:rPr>
            </w:rPrChange>
          </w:rPr>
          <w:t>（</w:t>
        </w:r>
      </w:ins>
      <w:ins w:id="3061" w:author="小黄" w:date="2024-11-19T16:27:46Z">
        <w:r>
          <w:rPr>
            <w:rFonts w:hint="eastAsia" w:ascii="宋体" w:hAnsi="宋体" w:eastAsia="宋体" w:cs="宋体"/>
            <w:kern w:val="0"/>
            <w:sz w:val="21"/>
            <w:szCs w:val="21"/>
            <w:lang w:val="en-US" w:eastAsia="zh-CN"/>
            <w:rPrChange w:id="3062" w:author="user" w:date="2025-05-13T14:42:35Z">
              <w:rPr>
                <w:rFonts w:hint="eastAsia" w:ascii="仿宋_GB2312" w:hAnsi="仿宋_GB2312" w:eastAsia="仿宋_GB2312" w:cs="仿宋_GB2312"/>
                <w:kern w:val="0"/>
                <w:sz w:val="24"/>
                <w:szCs w:val="24"/>
                <w:lang w:val="en-US" w:eastAsia="zh-CN"/>
              </w:rPr>
            </w:rPrChange>
          </w:rPr>
          <w:t>3</w:t>
        </w:r>
      </w:ins>
      <w:ins w:id="3063" w:author="小黄" w:date="2024-11-19T16:27:45Z">
        <w:r>
          <w:rPr>
            <w:rFonts w:hint="eastAsia" w:ascii="宋体" w:hAnsi="宋体" w:eastAsia="宋体" w:cs="宋体"/>
            <w:kern w:val="0"/>
            <w:sz w:val="21"/>
            <w:szCs w:val="21"/>
            <w:lang w:val="zh-CN"/>
            <w:rPrChange w:id="3064" w:author="user" w:date="2025-05-13T14:42:35Z">
              <w:rPr>
                <w:rFonts w:hint="eastAsia" w:ascii="仿宋_GB2312" w:hAnsi="仿宋_GB2312" w:eastAsia="仿宋_GB2312" w:cs="仿宋_GB2312"/>
                <w:kern w:val="0"/>
                <w:sz w:val="24"/>
                <w:szCs w:val="24"/>
                <w:lang w:val="zh-CN"/>
              </w:rPr>
            </w:rPrChange>
          </w:rPr>
          <w:t>）</w:t>
        </w:r>
      </w:ins>
      <w:r>
        <w:rPr>
          <w:rFonts w:hint="eastAsia" w:ascii="宋体" w:hAnsi="宋体" w:eastAsia="宋体" w:cs="宋体"/>
          <w:kern w:val="0"/>
          <w:sz w:val="21"/>
          <w:szCs w:val="21"/>
          <w:lang w:val="zh-CN"/>
          <w:rPrChange w:id="3065" w:author="user" w:date="2025-05-13T14:42:35Z">
            <w:rPr>
              <w:rFonts w:hint="eastAsia" w:ascii="仿宋_GB2312" w:hAnsi="仿宋_GB2312" w:eastAsia="仿宋_GB2312" w:cs="仿宋_GB2312"/>
              <w:kern w:val="0"/>
              <w:sz w:val="24"/>
              <w:szCs w:val="24"/>
              <w:lang w:val="zh-CN"/>
            </w:rPr>
          </w:rPrChange>
        </w:rPr>
        <w:t>在保修期内，</w:t>
      </w:r>
      <w:ins w:id="3066" w:author="张雪平" w:date="2024-11-13T21:54:47Z">
        <w:r>
          <w:rPr>
            <w:rFonts w:hint="eastAsia" w:ascii="宋体" w:hAnsi="宋体" w:eastAsia="宋体" w:cs="宋体"/>
            <w:kern w:val="0"/>
            <w:sz w:val="21"/>
            <w:szCs w:val="21"/>
            <w:lang w:val="zh-CN"/>
            <w:rPrChange w:id="3067"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3068" w:author="user" w:date="2025-05-13T14:42:35Z">
            <w:rPr>
              <w:rFonts w:hint="eastAsia" w:ascii="仿宋_GB2312" w:hAnsi="仿宋_GB2312" w:eastAsia="仿宋_GB2312" w:cs="仿宋_GB2312"/>
              <w:kern w:val="0"/>
              <w:sz w:val="24"/>
              <w:szCs w:val="24"/>
              <w:lang w:val="zh-CN"/>
            </w:rPr>
          </w:rPrChange>
        </w:rPr>
        <w:t>要免费提供各项维护、保修支持。在保修期内，</w:t>
      </w:r>
      <w:ins w:id="3069" w:author="张雪平" w:date="2024-11-13T21:54:47Z">
        <w:r>
          <w:rPr>
            <w:rFonts w:hint="eastAsia" w:ascii="宋体" w:hAnsi="宋体" w:eastAsia="宋体" w:cs="宋体"/>
            <w:kern w:val="0"/>
            <w:sz w:val="21"/>
            <w:szCs w:val="21"/>
            <w:lang w:val="zh-CN"/>
            <w:rPrChange w:id="3070"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3071" w:author="user" w:date="2025-05-13T14:42:35Z">
            <w:rPr>
              <w:rFonts w:hint="eastAsia" w:ascii="仿宋_GB2312" w:hAnsi="仿宋_GB2312" w:eastAsia="仿宋_GB2312" w:cs="仿宋_GB2312"/>
              <w:kern w:val="0"/>
              <w:sz w:val="24"/>
              <w:szCs w:val="24"/>
              <w:lang w:val="zh-CN"/>
            </w:rPr>
          </w:rPrChange>
        </w:rPr>
        <w:t>有义务为项目</w:t>
      </w:r>
      <w:ins w:id="3072" w:author="张雪平" w:date="2024-11-13T21:54:16Z">
        <w:r>
          <w:rPr>
            <w:rFonts w:hint="eastAsia" w:ascii="宋体" w:hAnsi="宋体" w:eastAsia="宋体" w:cs="宋体"/>
            <w:kern w:val="0"/>
            <w:sz w:val="21"/>
            <w:szCs w:val="21"/>
            <w:lang w:val="zh-CN"/>
            <w:rPrChange w:id="3073" w:author="user" w:date="2025-05-13T14:42:35Z">
              <w:rPr>
                <w:rFonts w:hint="eastAsia" w:ascii="仿宋_GB2312" w:hAnsi="仿宋_GB2312" w:eastAsia="仿宋_GB2312" w:cs="仿宋_GB2312"/>
                <w:kern w:val="0"/>
                <w:sz w:val="24"/>
                <w:szCs w:val="24"/>
                <w:lang w:val="zh-CN"/>
              </w:rPr>
            </w:rPrChange>
          </w:rPr>
          <w:t>采购人</w:t>
        </w:r>
      </w:ins>
      <w:r>
        <w:rPr>
          <w:rFonts w:hint="eastAsia" w:ascii="宋体" w:hAnsi="宋体" w:eastAsia="宋体" w:cs="宋体"/>
          <w:kern w:val="0"/>
          <w:sz w:val="21"/>
          <w:szCs w:val="21"/>
          <w:lang w:val="zh-CN"/>
          <w:rPrChange w:id="3074" w:author="user" w:date="2025-05-13T14:42:35Z">
            <w:rPr>
              <w:rFonts w:hint="eastAsia" w:ascii="仿宋_GB2312" w:hAnsi="仿宋_GB2312" w:eastAsia="仿宋_GB2312" w:cs="仿宋_GB2312"/>
              <w:kern w:val="0"/>
              <w:sz w:val="24"/>
              <w:szCs w:val="24"/>
              <w:lang w:val="zh-CN"/>
            </w:rPr>
          </w:rPrChange>
        </w:rPr>
        <w:t>免费更换和维修有缺陷的软件（其中包括软件的升级和改造）。在软件保修期内由于软件升级而引起硬件变动所发生的费用由</w:t>
      </w:r>
      <w:ins w:id="3075" w:author="张雪平" w:date="2024-11-13T21:54:47Z">
        <w:r>
          <w:rPr>
            <w:rFonts w:hint="eastAsia" w:ascii="宋体" w:hAnsi="宋体" w:eastAsia="宋体" w:cs="宋体"/>
            <w:kern w:val="0"/>
            <w:sz w:val="21"/>
            <w:szCs w:val="21"/>
            <w:lang w:val="zh-CN"/>
            <w:rPrChange w:id="3076"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3077" w:author="user" w:date="2025-05-13T14:42:35Z">
            <w:rPr>
              <w:rFonts w:hint="eastAsia" w:ascii="仿宋_GB2312" w:hAnsi="仿宋_GB2312" w:eastAsia="仿宋_GB2312" w:cs="仿宋_GB2312"/>
              <w:kern w:val="0"/>
              <w:sz w:val="24"/>
              <w:szCs w:val="24"/>
              <w:lang w:val="zh-CN"/>
            </w:rPr>
          </w:rPrChange>
        </w:rPr>
        <w:t>承担。在保修期内，如果系统发生故障，</w:t>
      </w:r>
      <w:ins w:id="3078" w:author="张雪平" w:date="2024-11-13T21:54:47Z">
        <w:r>
          <w:rPr>
            <w:rFonts w:hint="eastAsia" w:ascii="宋体" w:hAnsi="宋体" w:eastAsia="宋体" w:cs="宋体"/>
            <w:kern w:val="0"/>
            <w:sz w:val="21"/>
            <w:szCs w:val="21"/>
            <w:lang w:val="zh-CN"/>
            <w:rPrChange w:id="3079" w:author="user" w:date="2025-05-13T14:42:35Z">
              <w:rPr>
                <w:rFonts w:hint="eastAsia" w:ascii="仿宋_GB2312" w:hAnsi="仿宋_GB2312" w:eastAsia="仿宋_GB2312" w:cs="仿宋_GB2312"/>
                <w:kern w:val="0"/>
                <w:sz w:val="24"/>
                <w:szCs w:val="24"/>
                <w:lang w:val="zh-CN"/>
              </w:rPr>
            </w:rPrChange>
          </w:rPr>
          <w:t>供应商</w:t>
        </w:r>
      </w:ins>
      <w:r>
        <w:rPr>
          <w:rFonts w:hint="eastAsia" w:ascii="宋体" w:hAnsi="宋体" w:eastAsia="宋体" w:cs="宋体"/>
          <w:kern w:val="0"/>
          <w:sz w:val="21"/>
          <w:szCs w:val="21"/>
          <w:lang w:val="zh-CN"/>
          <w:rPrChange w:id="3080" w:author="user" w:date="2025-05-13T14:42:35Z">
            <w:rPr>
              <w:rFonts w:hint="eastAsia" w:ascii="仿宋_GB2312" w:hAnsi="仿宋_GB2312" w:eastAsia="仿宋_GB2312" w:cs="仿宋_GB2312"/>
              <w:kern w:val="0"/>
              <w:sz w:val="24"/>
              <w:szCs w:val="24"/>
              <w:lang w:val="zh-CN"/>
            </w:rPr>
          </w:rPrChange>
        </w:rPr>
        <w:t>要调查故障原因并修复直至满足最终验收指标和性能的要求，或者更换整个或部分有缺陷的系统。</w:t>
      </w:r>
    </w:p>
    <w:p w14:paraId="2200BC83">
      <w:pPr>
        <w:widowControl/>
        <w:numPr>
          <w:ilvl w:val="-1"/>
          <w:numId w:val="0"/>
        </w:numPr>
        <w:spacing w:line="360" w:lineRule="auto"/>
        <w:ind w:left="0" w:firstLine="420" w:firstLineChars="0"/>
        <w:jc w:val="left"/>
        <w:rPr>
          <w:ins w:id="3081" w:author="吴睿斌" w:date="2024-11-15T11:33:36Z"/>
          <w:rFonts w:hint="eastAsia" w:ascii="宋体" w:hAnsi="宋体" w:eastAsia="宋体" w:cs="宋体"/>
          <w:sz w:val="21"/>
          <w:szCs w:val="21"/>
          <w:lang w:val="en-US" w:eastAsia="zh-CN"/>
          <w:rPrChange w:id="3082" w:author="user" w:date="2025-05-13T14:42:35Z">
            <w:rPr>
              <w:ins w:id="3083" w:author="吴睿斌" w:date="2024-11-15T11:33:36Z"/>
              <w:rFonts w:hint="eastAsia" w:ascii="仿宋_GB2312" w:hAnsi="仿宋_GB2312" w:eastAsia="仿宋_GB2312" w:cs="仿宋_GB2312"/>
              <w:sz w:val="24"/>
              <w:szCs w:val="24"/>
              <w:lang w:val="en-US" w:eastAsia="zh-CN"/>
            </w:rPr>
          </w:rPrChange>
        </w:rPr>
      </w:pPr>
      <w:ins w:id="3084" w:author="心痕" w:date="2024-12-23T11:01:52Z">
        <w:r>
          <w:rPr>
            <w:rFonts w:hint="eastAsia" w:ascii="宋体" w:hAnsi="宋体" w:eastAsia="宋体" w:cs="宋体"/>
            <w:sz w:val="21"/>
            <w:szCs w:val="21"/>
            <w:lang w:val="en-US" w:eastAsia="zh-CN"/>
            <w:rPrChange w:id="3085" w:author="user" w:date="2025-05-13T14:42:35Z">
              <w:rPr>
                <w:rFonts w:hint="eastAsia" w:ascii="仿宋_GB2312" w:hAnsi="仿宋_GB2312" w:eastAsia="仿宋_GB2312" w:cs="仿宋_GB2312"/>
                <w:sz w:val="24"/>
                <w:szCs w:val="24"/>
                <w:lang w:val="en-US" w:eastAsia="zh-CN"/>
              </w:rPr>
            </w:rPrChange>
          </w:rPr>
          <w:t>应答：</w:t>
        </w:r>
      </w:ins>
    </w:p>
    <w:p w14:paraId="5963B194">
      <w:pPr>
        <w:pStyle w:val="2"/>
        <w:numPr>
          <w:ilvl w:val="-1"/>
          <w:numId w:val="0"/>
        </w:numPr>
        <w:ind w:firstLine="0" w:firstLineChars="0"/>
        <w:rPr>
          <w:rFonts w:hint="eastAsia" w:ascii="宋体" w:hAnsi="宋体" w:cs="宋体"/>
          <w:szCs w:val="21"/>
          <w:lang w:val="zh-CN"/>
          <w:rPrChange w:id="3086" w:author="user" w:date="2025-05-13T14:42:35Z">
            <w:rPr>
              <w:rFonts w:hint="eastAsia"/>
              <w:lang w:val="zh-CN"/>
            </w:rPr>
          </w:rPrChange>
        </w:rPr>
      </w:pPr>
    </w:p>
    <w:p w14:paraId="776B8F9A">
      <w:pPr>
        <w:pStyle w:val="3"/>
        <w:numPr>
          <w:ilvl w:val="0"/>
          <w:numId w:val="2"/>
        </w:numPr>
        <w:tabs>
          <w:tab w:val="left" w:pos="432"/>
        </w:tabs>
        <w:spacing w:before="0" w:after="0" w:line="360" w:lineRule="auto"/>
        <w:ind w:left="-2" w:firstLine="422"/>
        <w:rPr>
          <w:rFonts w:hint="eastAsia" w:ascii="宋体" w:hAnsi="宋体" w:eastAsia="宋体" w:cs="宋体"/>
          <w:snapToGrid w:val="0"/>
          <w:sz w:val="21"/>
          <w:szCs w:val="21"/>
          <w:rPrChange w:id="3087" w:author="user" w:date="2025-05-13T14:42:35Z">
            <w:rPr>
              <w:rFonts w:hint="eastAsia" w:ascii="仿宋_GB2312" w:hAnsi="仿宋_GB2312" w:eastAsia="仿宋_GB2312" w:cs="仿宋_GB2312"/>
              <w:snapToGrid w:val="0"/>
              <w:sz w:val="24"/>
              <w:szCs w:val="24"/>
            </w:rPr>
          </w:rPrChange>
        </w:rPr>
      </w:pPr>
      <w:bookmarkStart w:id="269" w:name="_Toc25152"/>
      <w:r>
        <w:rPr>
          <w:rFonts w:hint="eastAsia" w:ascii="宋体" w:hAnsi="宋体" w:eastAsia="宋体" w:cs="宋体"/>
          <w:snapToGrid w:val="0"/>
          <w:sz w:val="21"/>
          <w:szCs w:val="21"/>
          <w:rPrChange w:id="3088" w:author="user" w:date="2025-05-13T14:42:35Z">
            <w:rPr>
              <w:rFonts w:hint="eastAsia" w:ascii="仿宋_GB2312" w:hAnsi="仿宋_GB2312" w:eastAsia="仿宋_GB2312" w:cs="仿宋_GB2312"/>
              <w:snapToGrid w:val="0"/>
              <w:sz w:val="24"/>
              <w:szCs w:val="24"/>
            </w:rPr>
          </w:rPrChange>
        </w:rPr>
        <w:t>履约考核</w:t>
      </w:r>
      <w:bookmarkEnd w:id="267"/>
      <w:bookmarkEnd w:id="268"/>
      <w:bookmarkEnd w:id="269"/>
    </w:p>
    <w:p w14:paraId="777FF19A">
      <w:pPr>
        <w:widowControl/>
        <w:shd w:val="clear" w:color="auto" w:fill="FFFFFF"/>
        <w:spacing w:line="360" w:lineRule="auto"/>
        <w:ind w:firstLine="420" w:firstLineChars="200"/>
        <w:jc w:val="left"/>
        <w:rPr>
          <w:rFonts w:hint="eastAsia" w:ascii="宋体" w:hAnsi="宋体" w:eastAsia="宋体" w:cs="宋体"/>
          <w:kern w:val="0"/>
          <w:sz w:val="21"/>
          <w:szCs w:val="21"/>
          <w:shd w:val="clear" w:color="auto" w:fill="FFFFFF"/>
          <w:rPrChange w:id="3089" w:author="user" w:date="2025-05-13T14:42:35Z">
            <w:rPr>
              <w:rFonts w:hint="eastAsia" w:ascii="仿宋_GB2312" w:hAnsi="仿宋_GB2312" w:eastAsia="仿宋_GB2312" w:cs="仿宋_GB2312"/>
              <w:kern w:val="0"/>
              <w:sz w:val="24"/>
              <w:szCs w:val="24"/>
              <w:shd w:val="clear" w:color="auto" w:fill="FFFFFF"/>
            </w:rPr>
          </w:rPrChange>
        </w:rPr>
      </w:pPr>
      <w:r>
        <w:rPr>
          <w:rFonts w:hint="eastAsia" w:ascii="宋体" w:hAnsi="宋体" w:eastAsia="宋体" w:cs="宋体"/>
          <w:kern w:val="0"/>
          <w:sz w:val="21"/>
          <w:szCs w:val="21"/>
          <w:shd w:val="clear" w:color="auto" w:fill="FFFFFF"/>
          <w:rPrChange w:id="3090" w:author="user" w:date="2025-05-13T14:42:35Z">
            <w:rPr>
              <w:rFonts w:hint="eastAsia" w:ascii="仿宋_GB2312" w:hAnsi="仿宋_GB2312" w:eastAsia="仿宋_GB2312" w:cs="仿宋_GB2312"/>
              <w:kern w:val="0"/>
              <w:sz w:val="24"/>
              <w:szCs w:val="24"/>
              <w:shd w:val="clear" w:color="auto" w:fill="FFFFFF"/>
            </w:rPr>
          </w:rPrChange>
        </w:rPr>
        <w:t>如</w:t>
      </w:r>
      <w:ins w:id="3091" w:author="张雪平" w:date="2024-11-13T21:54:47Z">
        <w:r>
          <w:rPr>
            <w:rFonts w:hint="eastAsia" w:ascii="宋体" w:hAnsi="宋体" w:eastAsia="宋体" w:cs="宋体"/>
            <w:kern w:val="0"/>
            <w:sz w:val="21"/>
            <w:szCs w:val="21"/>
            <w:shd w:val="clear" w:color="auto" w:fill="FFFFFF"/>
            <w:lang w:eastAsia="zh-CN"/>
            <w:rPrChange w:id="3092" w:author="user" w:date="2025-05-13T14:42:35Z">
              <w:rPr>
                <w:rFonts w:hint="eastAsia" w:ascii="仿宋_GB2312" w:hAnsi="仿宋_GB2312" w:eastAsia="仿宋_GB2312" w:cs="仿宋_GB2312"/>
                <w:kern w:val="0"/>
                <w:sz w:val="24"/>
                <w:szCs w:val="24"/>
                <w:shd w:val="clear" w:color="auto" w:fill="FFFFFF"/>
                <w:lang w:eastAsia="zh-CN"/>
              </w:rPr>
            </w:rPrChange>
          </w:rPr>
          <w:t>供应商</w:t>
        </w:r>
      </w:ins>
      <w:r>
        <w:rPr>
          <w:rFonts w:hint="eastAsia" w:ascii="宋体" w:hAnsi="宋体" w:eastAsia="宋体" w:cs="宋体"/>
          <w:kern w:val="0"/>
          <w:sz w:val="21"/>
          <w:szCs w:val="21"/>
          <w:shd w:val="clear" w:color="auto" w:fill="FFFFFF"/>
          <w:rPrChange w:id="3093" w:author="user" w:date="2025-05-13T14:42:35Z">
            <w:rPr>
              <w:rFonts w:hint="eastAsia" w:ascii="仿宋_GB2312" w:hAnsi="仿宋_GB2312" w:eastAsia="仿宋_GB2312" w:cs="仿宋_GB2312"/>
              <w:kern w:val="0"/>
              <w:sz w:val="24"/>
              <w:szCs w:val="24"/>
              <w:shd w:val="clear" w:color="auto" w:fill="FFFFFF"/>
            </w:rPr>
          </w:rPrChange>
        </w:rPr>
        <w:t>人员无法按“项目人员要求”及“服务承诺”安排人员到位，</w:t>
      </w:r>
      <w:ins w:id="3094" w:author="张雪平" w:date="2024-11-13T21:54:16Z">
        <w:r>
          <w:rPr>
            <w:rFonts w:hint="eastAsia" w:ascii="宋体" w:hAnsi="宋体" w:eastAsia="宋体" w:cs="宋体"/>
            <w:kern w:val="0"/>
            <w:sz w:val="21"/>
            <w:szCs w:val="21"/>
            <w:shd w:val="clear" w:color="auto" w:fill="FFFFFF"/>
            <w:lang w:eastAsia="zh-CN"/>
            <w:rPrChange w:id="3095" w:author="user" w:date="2025-05-13T14:42:35Z">
              <w:rPr>
                <w:rFonts w:hint="eastAsia" w:ascii="仿宋_GB2312" w:hAnsi="仿宋_GB2312" w:eastAsia="仿宋_GB2312" w:cs="仿宋_GB2312"/>
                <w:kern w:val="0"/>
                <w:sz w:val="24"/>
                <w:szCs w:val="24"/>
                <w:shd w:val="clear" w:color="auto" w:fill="FFFFFF"/>
                <w:lang w:eastAsia="zh-CN"/>
              </w:rPr>
            </w:rPrChange>
          </w:rPr>
          <w:t>采购人</w:t>
        </w:r>
      </w:ins>
      <w:r>
        <w:rPr>
          <w:rFonts w:hint="eastAsia" w:ascii="宋体" w:hAnsi="宋体" w:eastAsia="宋体" w:cs="宋体"/>
          <w:kern w:val="0"/>
          <w:sz w:val="21"/>
          <w:szCs w:val="21"/>
          <w:shd w:val="clear" w:color="auto" w:fill="FFFFFF"/>
          <w:rPrChange w:id="3096" w:author="user" w:date="2025-05-13T14:42:35Z">
            <w:rPr>
              <w:rFonts w:hint="eastAsia" w:ascii="仿宋_GB2312" w:hAnsi="仿宋_GB2312" w:eastAsia="仿宋_GB2312" w:cs="仿宋_GB2312"/>
              <w:kern w:val="0"/>
              <w:sz w:val="24"/>
              <w:szCs w:val="24"/>
              <w:shd w:val="clear" w:color="auto" w:fill="FFFFFF"/>
            </w:rPr>
          </w:rPrChange>
        </w:rPr>
        <w:t>有权终止合同；对造成</w:t>
      </w:r>
      <w:ins w:id="3097" w:author="张雪平" w:date="2024-11-13T21:54:16Z">
        <w:r>
          <w:rPr>
            <w:rFonts w:hint="eastAsia" w:ascii="宋体" w:hAnsi="宋体" w:eastAsia="宋体" w:cs="宋体"/>
            <w:kern w:val="0"/>
            <w:sz w:val="21"/>
            <w:szCs w:val="21"/>
            <w:shd w:val="clear" w:color="auto" w:fill="FFFFFF"/>
            <w:lang w:eastAsia="zh-CN"/>
            <w:rPrChange w:id="3098" w:author="user" w:date="2025-05-13T14:42:35Z">
              <w:rPr>
                <w:rFonts w:hint="eastAsia" w:ascii="仿宋_GB2312" w:hAnsi="仿宋_GB2312" w:eastAsia="仿宋_GB2312" w:cs="仿宋_GB2312"/>
                <w:kern w:val="0"/>
                <w:sz w:val="24"/>
                <w:szCs w:val="24"/>
                <w:shd w:val="clear" w:color="auto" w:fill="FFFFFF"/>
                <w:lang w:eastAsia="zh-CN"/>
              </w:rPr>
            </w:rPrChange>
          </w:rPr>
          <w:t>采购人</w:t>
        </w:r>
      </w:ins>
      <w:r>
        <w:rPr>
          <w:rFonts w:hint="eastAsia" w:ascii="宋体" w:hAnsi="宋体" w:eastAsia="宋体" w:cs="宋体"/>
          <w:kern w:val="0"/>
          <w:sz w:val="21"/>
          <w:szCs w:val="21"/>
          <w:shd w:val="clear" w:color="auto" w:fill="FFFFFF"/>
          <w:rPrChange w:id="3099" w:author="user" w:date="2025-05-13T14:42:35Z">
            <w:rPr>
              <w:rFonts w:hint="eastAsia" w:ascii="仿宋_GB2312" w:hAnsi="仿宋_GB2312" w:eastAsia="仿宋_GB2312" w:cs="仿宋_GB2312"/>
              <w:kern w:val="0"/>
              <w:sz w:val="24"/>
              <w:szCs w:val="24"/>
              <w:shd w:val="clear" w:color="auto" w:fill="FFFFFF"/>
            </w:rPr>
          </w:rPrChange>
        </w:rPr>
        <w:t>损失的，</w:t>
      </w:r>
      <w:ins w:id="3100" w:author="张雪平" w:date="2024-11-13T21:54:47Z">
        <w:r>
          <w:rPr>
            <w:rFonts w:hint="eastAsia" w:ascii="宋体" w:hAnsi="宋体" w:eastAsia="宋体" w:cs="宋体"/>
            <w:kern w:val="0"/>
            <w:sz w:val="21"/>
            <w:szCs w:val="21"/>
            <w:shd w:val="clear" w:color="auto" w:fill="FFFFFF"/>
            <w:lang w:eastAsia="zh-CN"/>
            <w:rPrChange w:id="3101" w:author="user" w:date="2025-05-13T14:42:35Z">
              <w:rPr>
                <w:rFonts w:hint="eastAsia" w:ascii="仿宋_GB2312" w:hAnsi="仿宋_GB2312" w:eastAsia="仿宋_GB2312" w:cs="仿宋_GB2312"/>
                <w:kern w:val="0"/>
                <w:sz w:val="24"/>
                <w:szCs w:val="24"/>
                <w:shd w:val="clear" w:color="auto" w:fill="FFFFFF"/>
                <w:lang w:eastAsia="zh-CN"/>
              </w:rPr>
            </w:rPrChange>
          </w:rPr>
          <w:t>供应商</w:t>
        </w:r>
      </w:ins>
      <w:r>
        <w:rPr>
          <w:rFonts w:hint="eastAsia" w:ascii="宋体" w:hAnsi="宋体" w:eastAsia="宋体" w:cs="宋体"/>
          <w:kern w:val="0"/>
          <w:sz w:val="21"/>
          <w:szCs w:val="21"/>
          <w:shd w:val="clear" w:color="auto" w:fill="FFFFFF"/>
          <w:rPrChange w:id="3102" w:author="user" w:date="2025-05-13T14:42:35Z">
            <w:rPr>
              <w:rFonts w:hint="eastAsia" w:ascii="仿宋_GB2312" w:hAnsi="仿宋_GB2312" w:eastAsia="仿宋_GB2312" w:cs="仿宋_GB2312"/>
              <w:kern w:val="0"/>
              <w:sz w:val="24"/>
              <w:szCs w:val="24"/>
              <w:shd w:val="clear" w:color="auto" w:fill="FFFFFF"/>
            </w:rPr>
          </w:rPrChange>
        </w:rPr>
        <w:t>还应承担相应赔偿责任。</w:t>
      </w:r>
    </w:p>
    <w:p w14:paraId="271A4FAC">
      <w:pPr>
        <w:widowControl/>
        <w:shd w:val="clear" w:color="auto" w:fill="FFFFFF"/>
        <w:spacing w:line="360" w:lineRule="auto"/>
        <w:ind w:firstLine="420" w:firstLineChars="200"/>
        <w:jc w:val="left"/>
        <w:rPr>
          <w:ins w:id="3103" w:author="吴睿斌" w:date="2024-11-15T11:33:47Z"/>
          <w:rFonts w:hint="eastAsia" w:ascii="宋体" w:hAnsi="宋体" w:eastAsia="宋体" w:cs="宋体"/>
          <w:kern w:val="0"/>
          <w:sz w:val="21"/>
          <w:szCs w:val="21"/>
          <w:shd w:val="clear" w:color="auto" w:fill="FFFFFF"/>
          <w:rPrChange w:id="3104" w:author="user" w:date="2025-05-13T14:42:35Z">
            <w:rPr>
              <w:ins w:id="3105" w:author="吴睿斌" w:date="2024-11-15T11:33:47Z"/>
              <w:rFonts w:hint="eastAsia" w:ascii="仿宋_GB2312" w:hAnsi="仿宋_GB2312" w:eastAsia="仿宋_GB2312" w:cs="仿宋_GB2312"/>
              <w:kern w:val="0"/>
              <w:sz w:val="24"/>
              <w:szCs w:val="24"/>
              <w:shd w:val="clear" w:color="auto" w:fill="FFFFFF"/>
            </w:rPr>
          </w:rPrChange>
        </w:rPr>
      </w:pPr>
      <w:r>
        <w:rPr>
          <w:rFonts w:hint="eastAsia" w:ascii="宋体" w:hAnsi="宋体" w:eastAsia="宋体" w:cs="宋体"/>
          <w:kern w:val="0"/>
          <w:sz w:val="21"/>
          <w:szCs w:val="21"/>
          <w:shd w:val="clear" w:color="auto" w:fill="FFFFFF"/>
          <w:rPrChange w:id="3106" w:author="user" w:date="2025-05-13T14:42:35Z">
            <w:rPr>
              <w:rFonts w:hint="eastAsia" w:ascii="仿宋_GB2312" w:hAnsi="仿宋_GB2312" w:eastAsia="仿宋_GB2312" w:cs="仿宋_GB2312"/>
              <w:kern w:val="0"/>
              <w:sz w:val="24"/>
              <w:szCs w:val="24"/>
              <w:shd w:val="clear" w:color="auto" w:fill="FFFFFF"/>
            </w:rPr>
          </w:rPrChange>
        </w:rPr>
        <w:t>其它情况按下表所示考核评分方法打分。</w:t>
      </w:r>
      <w:r>
        <w:rPr>
          <w:rFonts w:hint="eastAsia" w:ascii="宋体" w:hAnsi="宋体" w:eastAsia="宋体" w:cs="宋体"/>
          <w:kern w:val="0"/>
          <w:sz w:val="21"/>
          <w:szCs w:val="21"/>
          <w:highlight w:val="none"/>
          <w:shd w:val="clear" w:color="auto" w:fill="FFFFFF"/>
          <w:rPrChange w:id="3107" w:author="user" w:date="2025-05-13T14:42:35Z">
            <w:rPr>
              <w:rFonts w:hint="eastAsia" w:ascii="仿宋_GB2312" w:hAnsi="仿宋_GB2312" w:eastAsia="仿宋_GB2312" w:cs="仿宋_GB2312"/>
              <w:kern w:val="0"/>
              <w:sz w:val="24"/>
              <w:szCs w:val="24"/>
              <w:highlight w:val="none"/>
              <w:shd w:val="clear" w:color="auto" w:fill="FFFFFF"/>
            </w:rPr>
          </w:rPrChange>
        </w:rPr>
        <w:t>如</w:t>
      </w:r>
      <w:ins w:id="3108" w:author="张雪平" w:date="2024-11-13T21:12:09Z">
        <w:r>
          <w:rPr>
            <w:rFonts w:hint="eastAsia" w:ascii="宋体" w:hAnsi="宋体" w:eastAsia="宋体" w:cs="宋体"/>
            <w:kern w:val="0"/>
            <w:sz w:val="21"/>
            <w:szCs w:val="21"/>
            <w:highlight w:val="none"/>
            <w:shd w:val="clear" w:color="auto" w:fill="FFFFFF"/>
            <w:lang w:val="en-US" w:eastAsia="zh-CN"/>
            <w:rPrChange w:id="3109" w:author="user" w:date="2025-05-13T14:42:35Z">
              <w:rPr>
                <w:rFonts w:hint="eastAsia" w:ascii="仿宋_GB2312" w:hAnsi="仿宋_GB2312" w:eastAsia="仿宋_GB2312" w:cs="仿宋_GB2312"/>
                <w:kern w:val="0"/>
                <w:sz w:val="24"/>
                <w:szCs w:val="24"/>
                <w:highlight w:val="none"/>
                <w:shd w:val="clear" w:color="auto" w:fill="FFFFFF"/>
                <w:lang w:val="en-US" w:eastAsia="zh-CN"/>
              </w:rPr>
            </w:rPrChange>
          </w:rPr>
          <w:t>阶段</w:t>
        </w:r>
      </w:ins>
      <w:r>
        <w:rPr>
          <w:rFonts w:hint="eastAsia" w:ascii="宋体" w:hAnsi="宋体" w:eastAsia="宋体" w:cs="宋体"/>
          <w:kern w:val="0"/>
          <w:sz w:val="21"/>
          <w:szCs w:val="21"/>
          <w:highlight w:val="none"/>
          <w:shd w:val="clear" w:color="auto" w:fill="FFFFFF"/>
          <w:rPrChange w:id="3110" w:author="user" w:date="2025-05-13T14:42:35Z">
            <w:rPr>
              <w:rFonts w:hint="eastAsia" w:ascii="仿宋_GB2312" w:hAnsi="仿宋_GB2312" w:eastAsia="仿宋_GB2312" w:cs="仿宋_GB2312"/>
              <w:kern w:val="0"/>
              <w:sz w:val="24"/>
              <w:szCs w:val="24"/>
              <w:highlight w:val="none"/>
              <w:shd w:val="clear" w:color="auto" w:fill="FFFFFF"/>
            </w:rPr>
          </w:rPrChange>
        </w:rPr>
        <w:t>考核</w:t>
      </w:r>
      <w:ins w:id="3111" w:author="张雪平" w:date="2024-11-13T21:12:46Z">
        <w:r>
          <w:rPr>
            <w:rFonts w:hint="eastAsia" w:ascii="宋体" w:hAnsi="宋体" w:eastAsia="宋体" w:cs="宋体"/>
            <w:kern w:val="0"/>
            <w:sz w:val="21"/>
            <w:szCs w:val="21"/>
            <w:highlight w:val="none"/>
            <w:shd w:val="clear" w:color="auto" w:fill="FFFFFF"/>
            <w:lang w:eastAsia="zh-CN"/>
            <w:rPrChange w:id="3112" w:author="user" w:date="2025-05-13T14:42:35Z">
              <w:rPr>
                <w:rFonts w:hint="eastAsia" w:ascii="仿宋_GB2312" w:hAnsi="仿宋_GB2312" w:eastAsia="仿宋_GB2312" w:cs="仿宋_GB2312"/>
                <w:kern w:val="0"/>
                <w:sz w:val="24"/>
                <w:szCs w:val="24"/>
                <w:highlight w:val="none"/>
                <w:shd w:val="clear" w:color="auto" w:fill="FFFFFF"/>
                <w:lang w:eastAsia="zh-CN"/>
              </w:rPr>
            </w:rPrChange>
          </w:rPr>
          <w:t>（</w:t>
        </w:r>
      </w:ins>
      <w:ins w:id="3113" w:author="张雪平" w:date="2024-11-13T21:12:48Z">
        <w:r>
          <w:rPr>
            <w:rFonts w:hint="eastAsia" w:ascii="宋体" w:hAnsi="宋体" w:eastAsia="宋体" w:cs="宋体"/>
            <w:kern w:val="0"/>
            <w:sz w:val="21"/>
            <w:szCs w:val="21"/>
            <w:highlight w:val="none"/>
            <w:shd w:val="clear" w:color="auto" w:fill="FFFFFF"/>
            <w:lang w:val="en-US" w:eastAsia="zh-CN"/>
            <w:rPrChange w:id="3114" w:author="user" w:date="2025-05-13T14:42:35Z">
              <w:rPr>
                <w:rFonts w:hint="eastAsia" w:ascii="仿宋_GB2312" w:hAnsi="仿宋_GB2312" w:eastAsia="仿宋_GB2312" w:cs="仿宋_GB2312"/>
                <w:kern w:val="0"/>
                <w:sz w:val="24"/>
                <w:szCs w:val="24"/>
                <w:highlight w:val="none"/>
                <w:shd w:val="clear" w:color="auto" w:fill="FFFFFF"/>
                <w:lang w:val="en-US" w:eastAsia="zh-CN"/>
              </w:rPr>
            </w:rPrChange>
          </w:rPr>
          <w:t>如</w:t>
        </w:r>
      </w:ins>
      <w:ins w:id="3115" w:author="张雪平" w:date="2024-11-13T21:12:50Z">
        <w:r>
          <w:rPr>
            <w:rFonts w:hint="eastAsia" w:ascii="宋体" w:hAnsi="宋体" w:eastAsia="宋体" w:cs="宋体"/>
            <w:kern w:val="0"/>
            <w:sz w:val="21"/>
            <w:szCs w:val="21"/>
            <w:highlight w:val="none"/>
            <w:shd w:val="clear" w:color="auto" w:fill="FFFFFF"/>
            <w:lang w:val="en-US" w:eastAsia="zh-CN"/>
            <w:rPrChange w:id="3116" w:author="user" w:date="2025-05-13T14:42:35Z">
              <w:rPr>
                <w:rFonts w:hint="eastAsia" w:ascii="仿宋_GB2312" w:hAnsi="仿宋_GB2312" w:eastAsia="仿宋_GB2312" w:cs="仿宋_GB2312"/>
                <w:kern w:val="0"/>
                <w:sz w:val="24"/>
                <w:szCs w:val="24"/>
                <w:highlight w:val="none"/>
                <w:shd w:val="clear" w:color="auto" w:fill="FFFFFF"/>
                <w:lang w:val="en-US" w:eastAsia="zh-CN"/>
              </w:rPr>
            </w:rPrChange>
          </w:rPr>
          <w:t>初验</w:t>
        </w:r>
      </w:ins>
      <w:ins w:id="3117" w:author="张雪平" w:date="2024-11-13T21:13:15Z">
        <w:r>
          <w:rPr>
            <w:rFonts w:hint="eastAsia" w:ascii="宋体" w:hAnsi="宋体" w:eastAsia="宋体" w:cs="宋体"/>
            <w:kern w:val="0"/>
            <w:sz w:val="21"/>
            <w:szCs w:val="21"/>
            <w:highlight w:val="none"/>
            <w:shd w:val="clear" w:color="auto" w:fill="FFFFFF"/>
            <w:lang w:val="en-US" w:eastAsia="zh-CN"/>
            <w:rPrChange w:id="3118" w:author="user" w:date="2025-05-13T14:42:35Z">
              <w:rPr>
                <w:rFonts w:hint="eastAsia" w:ascii="仿宋_GB2312" w:hAnsi="仿宋_GB2312" w:eastAsia="仿宋_GB2312" w:cs="仿宋_GB2312"/>
                <w:kern w:val="0"/>
                <w:sz w:val="24"/>
                <w:szCs w:val="24"/>
                <w:highlight w:val="none"/>
                <w:shd w:val="clear" w:color="auto" w:fill="FFFFFF"/>
                <w:lang w:val="en-US" w:eastAsia="zh-CN"/>
              </w:rPr>
            </w:rPrChange>
          </w:rPr>
          <w:t>验收</w:t>
        </w:r>
      </w:ins>
      <w:ins w:id="3119" w:author="张雪平" w:date="2024-11-13T21:12:53Z">
        <w:r>
          <w:rPr>
            <w:rFonts w:hint="eastAsia" w:ascii="宋体" w:hAnsi="宋体" w:eastAsia="宋体" w:cs="宋体"/>
            <w:kern w:val="0"/>
            <w:sz w:val="21"/>
            <w:szCs w:val="21"/>
            <w:highlight w:val="none"/>
            <w:shd w:val="clear" w:color="auto" w:fill="FFFFFF"/>
            <w:lang w:val="en-US" w:eastAsia="zh-CN"/>
            <w:rPrChange w:id="3120" w:author="user" w:date="2025-05-13T14:42:35Z">
              <w:rPr>
                <w:rFonts w:hint="eastAsia" w:ascii="仿宋_GB2312" w:hAnsi="仿宋_GB2312" w:eastAsia="仿宋_GB2312" w:cs="仿宋_GB2312"/>
                <w:kern w:val="0"/>
                <w:sz w:val="24"/>
                <w:szCs w:val="24"/>
                <w:highlight w:val="none"/>
                <w:shd w:val="clear" w:color="auto" w:fill="FFFFFF"/>
                <w:lang w:val="en-US" w:eastAsia="zh-CN"/>
              </w:rPr>
            </w:rPrChange>
          </w:rPr>
          <w:t>、</w:t>
        </w:r>
      </w:ins>
      <w:ins w:id="3121" w:author="张雪平" w:date="2024-11-13T21:12:55Z">
        <w:r>
          <w:rPr>
            <w:rFonts w:hint="eastAsia" w:ascii="宋体" w:hAnsi="宋体" w:eastAsia="宋体" w:cs="宋体"/>
            <w:kern w:val="0"/>
            <w:sz w:val="21"/>
            <w:szCs w:val="21"/>
            <w:highlight w:val="none"/>
            <w:shd w:val="clear" w:color="auto" w:fill="FFFFFF"/>
            <w:lang w:val="en-US" w:eastAsia="zh-CN"/>
            <w:rPrChange w:id="3122" w:author="user" w:date="2025-05-13T14:42:35Z">
              <w:rPr>
                <w:rFonts w:hint="eastAsia" w:ascii="仿宋_GB2312" w:hAnsi="仿宋_GB2312" w:eastAsia="仿宋_GB2312" w:cs="仿宋_GB2312"/>
                <w:kern w:val="0"/>
                <w:sz w:val="24"/>
                <w:szCs w:val="24"/>
                <w:highlight w:val="none"/>
                <w:shd w:val="clear" w:color="auto" w:fill="FFFFFF"/>
                <w:lang w:val="en-US" w:eastAsia="zh-CN"/>
              </w:rPr>
            </w:rPrChange>
          </w:rPr>
          <w:t>终验</w:t>
        </w:r>
      </w:ins>
      <w:ins w:id="3123" w:author="张雪平" w:date="2024-11-13T21:13:19Z">
        <w:r>
          <w:rPr>
            <w:rFonts w:hint="eastAsia" w:ascii="宋体" w:hAnsi="宋体" w:eastAsia="宋体" w:cs="宋体"/>
            <w:kern w:val="0"/>
            <w:sz w:val="21"/>
            <w:szCs w:val="21"/>
            <w:highlight w:val="none"/>
            <w:shd w:val="clear" w:color="auto" w:fill="FFFFFF"/>
            <w:lang w:val="en-US" w:eastAsia="zh-CN"/>
            <w:rPrChange w:id="3124" w:author="user" w:date="2025-05-13T14:42:35Z">
              <w:rPr>
                <w:rFonts w:hint="eastAsia" w:ascii="仿宋_GB2312" w:hAnsi="仿宋_GB2312" w:eastAsia="仿宋_GB2312" w:cs="仿宋_GB2312"/>
                <w:kern w:val="0"/>
                <w:sz w:val="24"/>
                <w:szCs w:val="24"/>
                <w:highlight w:val="none"/>
                <w:shd w:val="clear" w:color="auto" w:fill="FFFFFF"/>
                <w:lang w:val="en-US" w:eastAsia="zh-CN"/>
              </w:rPr>
            </w:rPrChange>
          </w:rPr>
          <w:t>验收</w:t>
        </w:r>
      </w:ins>
      <w:ins w:id="3125" w:author="张雪平" w:date="2024-11-13T21:12:57Z">
        <w:r>
          <w:rPr>
            <w:rFonts w:hint="eastAsia" w:ascii="宋体" w:hAnsi="宋体" w:eastAsia="宋体" w:cs="宋体"/>
            <w:kern w:val="0"/>
            <w:sz w:val="21"/>
            <w:szCs w:val="21"/>
            <w:highlight w:val="none"/>
            <w:shd w:val="clear" w:color="auto" w:fill="FFFFFF"/>
            <w:lang w:val="en-US" w:eastAsia="zh-CN"/>
            <w:rPrChange w:id="3126" w:author="user" w:date="2025-05-13T14:42:35Z">
              <w:rPr>
                <w:rFonts w:hint="eastAsia" w:ascii="仿宋_GB2312" w:hAnsi="仿宋_GB2312" w:eastAsia="仿宋_GB2312" w:cs="仿宋_GB2312"/>
                <w:kern w:val="0"/>
                <w:sz w:val="24"/>
                <w:szCs w:val="24"/>
                <w:highlight w:val="none"/>
                <w:shd w:val="clear" w:color="auto" w:fill="FFFFFF"/>
                <w:lang w:val="en-US" w:eastAsia="zh-CN"/>
              </w:rPr>
            </w:rPrChange>
          </w:rPr>
          <w:t>或</w:t>
        </w:r>
      </w:ins>
      <w:ins w:id="3127" w:author="张雪平" w:date="2024-11-13T21:13:11Z">
        <w:del w:id="3128" w:author="user" w:date="2025-05-14T10:21:06Z">
          <w:r>
            <w:rPr>
              <w:rFonts w:hint="eastAsia" w:ascii="宋体" w:hAnsi="宋体" w:eastAsia="宋体" w:cs="宋体"/>
              <w:kern w:val="0"/>
              <w:sz w:val="21"/>
              <w:szCs w:val="21"/>
              <w:highlight w:val="none"/>
              <w:shd w:val="clear" w:color="auto" w:fill="FFFFFF"/>
              <w:lang w:val="en-US" w:eastAsia="zh-CN"/>
              <w:rPrChange w:id="3129" w:author="user" w:date="2025-05-13T14:42:35Z">
                <w:rPr>
                  <w:rFonts w:hint="eastAsia" w:ascii="仿宋_GB2312" w:hAnsi="仿宋_GB2312" w:eastAsia="仿宋_GB2312" w:cs="仿宋_GB2312"/>
                  <w:kern w:val="0"/>
                  <w:sz w:val="24"/>
                  <w:szCs w:val="24"/>
                  <w:highlight w:val="none"/>
                  <w:shd w:val="clear" w:color="auto" w:fill="FFFFFF"/>
                  <w:lang w:val="en-US" w:eastAsia="zh-CN"/>
                </w:rPr>
              </w:rPrChange>
            </w:rPr>
            <w:delText>尾款</w:delText>
          </w:r>
        </w:del>
      </w:ins>
      <w:ins w:id="3130" w:author="user" w:date="2025-05-14T10:21:06Z">
        <w:r>
          <w:rPr>
            <w:rFonts w:hint="eastAsia" w:ascii="宋体" w:hAnsi="宋体" w:cs="宋体"/>
            <w:kern w:val="0"/>
            <w:sz w:val="21"/>
            <w:szCs w:val="21"/>
            <w:highlight w:val="none"/>
            <w:shd w:val="clear" w:color="auto" w:fill="FFFFFF"/>
            <w:lang w:val="en-US" w:eastAsia="zh-CN"/>
          </w:rPr>
          <w:t>保修款</w:t>
        </w:r>
      </w:ins>
      <w:ins w:id="3131" w:author="张雪平" w:date="2024-11-13T21:13:11Z">
        <w:r>
          <w:rPr>
            <w:rFonts w:hint="eastAsia" w:ascii="宋体" w:hAnsi="宋体" w:eastAsia="宋体" w:cs="宋体"/>
            <w:kern w:val="0"/>
            <w:sz w:val="21"/>
            <w:szCs w:val="21"/>
            <w:highlight w:val="none"/>
            <w:shd w:val="clear" w:color="auto" w:fill="FFFFFF"/>
            <w:lang w:val="en-US" w:eastAsia="zh-CN"/>
            <w:rPrChange w:id="3132" w:author="user" w:date="2025-05-13T14:42:35Z">
              <w:rPr>
                <w:rFonts w:hint="eastAsia" w:ascii="仿宋_GB2312" w:hAnsi="仿宋_GB2312" w:eastAsia="仿宋_GB2312" w:cs="仿宋_GB2312"/>
                <w:kern w:val="0"/>
                <w:sz w:val="24"/>
                <w:szCs w:val="24"/>
                <w:highlight w:val="none"/>
                <w:shd w:val="clear" w:color="auto" w:fill="FFFFFF"/>
                <w:lang w:val="en-US" w:eastAsia="zh-CN"/>
              </w:rPr>
            </w:rPrChange>
          </w:rPr>
          <w:t>验收</w:t>
        </w:r>
      </w:ins>
      <w:ins w:id="3133" w:author="张雪平" w:date="2024-11-13T21:12:46Z">
        <w:r>
          <w:rPr>
            <w:rFonts w:hint="eastAsia" w:ascii="宋体" w:hAnsi="宋体" w:eastAsia="宋体" w:cs="宋体"/>
            <w:kern w:val="0"/>
            <w:sz w:val="21"/>
            <w:szCs w:val="21"/>
            <w:highlight w:val="none"/>
            <w:shd w:val="clear" w:color="auto" w:fill="FFFFFF"/>
            <w:lang w:eastAsia="zh-CN"/>
            <w:rPrChange w:id="3134" w:author="user" w:date="2025-05-13T14:42:35Z">
              <w:rPr>
                <w:rFonts w:hint="eastAsia" w:ascii="仿宋_GB2312" w:hAnsi="仿宋_GB2312" w:eastAsia="仿宋_GB2312" w:cs="仿宋_GB2312"/>
                <w:kern w:val="0"/>
                <w:sz w:val="24"/>
                <w:szCs w:val="24"/>
                <w:highlight w:val="none"/>
                <w:shd w:val="clear" w:color="auto" w:fill="FFFFFF"/>
                <w:lang w:eastAsia="zh-CN"/>
              </w:rPr>
            </w:rPrChange>
          </w:rPr>
          <w:t>）</w:t>
        </w:r>
      </w:ins>
      <w:r>
        <w:rPr>
          <w:rFonts w:hint="eastAsia" w:ascii="宋体" w:hAnsi="宋体" w:eastAsia="宋体" w:cs="宋体"/>
          <w:kern w:val="0"/>
          <w:sz w:val="21"/>
          <w:szCs w:val="21"/>
          <w:highlight w:val="none"/>
          <w:shd w:val="clear" w:color="auto" w:fill="FFFFFF"/>
          <w:rPrChange w:id="3135" w:author="user" w:date="2025-05-13T14:42:35Z">
            <w:rPr>
              <w:rFonts w:hint="eastAsia" w:ascii="仿宋_GB2312" w:hAnsi="仿宋_GB2312" w:eastAsia="仿宋_GB2312" w:cs="仿宋_GB2312"/>
              <w:kern w:val="0"/>
              <w:sz w:val="24"/>
              <w:szCs w:val="24"/>
              <w:highlight w:val="none"/>
              <w:shd w:val="clear" w:color="auto" w:fill="FFFFFF"/>
            </w:rPr>
          </w:rPrChange>
        </w:rPr>
        <w:t>得分小于80，则</w:t>
      </w:r>
      <w:ins w:id="3136" w:author="张雪平" w:date="2024-11-13T21:54:16Z">
        <w:r>
          <w:rPr>
            <w:rFonts w:hint="eastAsia" w:ascii="宋体" w:hAnsi="宋体" w:eastAsia="宋体" w:cs="宋体"/>
            <w:kern w:val="0"/>
            <w:sz w:val="21"/>
            <w:szCs w:val="21"/>
            <w:highlight w:val="none"/>
            <w:shd w:val="clear" w:color="auto" w:fill="FFFFFF"/>
            <w:lang w:eastAsia="zh-CN"/>
            <w:rPrChange w:id="3137" w:author="user" w:date="2025-05-13T14:42:35Z">
              <w:rPr>
                <w:rFonts w:hint="eastAsia" w:ascii="仿宋_GB2312" w:hAnsi="仿宋_GB2312" w:eastAsia="仿宋_GB2312" w:cs="仿宋_GB2312"/>
                <w:kern w:val="0"/>
                <w:sz w:val="24"/>
                <w:szCs w:val="24"/>
                <w:highlight w:val="none"/>
                <w:shd w:val="clear" w:color="auto" w:fill="FFFFFF"/>
                <w:lang w:eastAsia="zh-CN"/>
              </w:rPr>
            </w:rPrChange>
          </w:rPr>
          <w:t>采购人</w:t>
        </w:r>
      </w:ins>
      <w:r>
        <w:rPr>
          <w:rFonts w:hint="eastAsia" w:ascii="宋体" w:hAnsi="宋体" w:eastAsia="宋体" w:cs="宋体"/>
          <w:kern w:val="0"/>
          <w:sz w:val="21"/>
          <w:szCs w:val="21"/>
          <w:highlight w:val="none"/>
          <w:shd w:val="clear" w:color="auto" w:fill="FFFFFF"/>
          <w:rPrChange w:id="3138" w:author="user" w:date="2025-05-13T14:42:35Z">
            <w:rPr>
              <w:rFonts w:hint="eastAsia" w:ascii="仿宋_GB2312" w:hAnsi="仿宋_GB2312" w:eastAsia="仿宋_GB2312" w:cs="仿宋_GB2312"/>
              <w:kern w:val="0"/>
              <w:sz w:val="24"/>
              <w:szCs w:val="24"/>
              <w:highlight w:val="none"/>
              <w:shd w:val="clear" w:color="auto" w:fill="FFFFFF"/>
            </w:rPr>
          </w:rPrChange>
        </w:rPr>
        <w:t>有权终止</w:t>
      </w:r>
      <w:r>
        <w:rPr>
          <w:rFonts w:hint="eastAsia" w:ascii="宋体" w:hAnsi="宋体" w:eastAsia="宋体" w:cs="宋体"/>
          <w:kern w:val="0"/>
          <w:sz w:val="21"/>
          <w:szCs w:val="21"/>
          <w:shd w:val="clear" w:color="auto" w:fill="FFFFFF"/>
          <w:rPrChange w:id="3139" w:author="user" w:date="2025-05-13T14:42:35Z">
            <w:rPr>
              <w:rFonts w:hint="eastAsia" w:ascii="仿宋_GB2312" w:hAnsi="仿宋_GB2312" w:eastAsia="仿宋_GB2312" w:cs="仿宋_GB2312"/>
              <w:kern w:val="0"/>
              <w:sz w:val="24"/>
              <w:szCs w:val="24"/>
              <w:shd w:val="clear" w:color="auto" w:fill="FFFFFF"/>
            </w:rPr>
          </w:rPrChange>
        </w:rPr>
        <w:t>合同，</w:t>
      </w:r>
      <w:ins w:id="3140" w:author="张雪平" w:date="2024-11-13T21:54:47Z">
        <w:r>
          <w:rPr>
            <w:rFonts w:hint="eastAsia" w:ascii="宋体" w:hAnsi="宋体" w:eastAsia="宋体" w:cs="宋体"/>
            <w:kern w:val="0"/>
            <w:sz w:val="21"/>
            <w:szCs w:val="21"/>
            <w:shd w:val="clear" w:color="auto" w:fill="FFFFFF"/>
            <w:lang w:eastAsia="zh-CN"/>
            <w:rPrChange w:id="3141" w:author="user" w:date="2025-05-13T14:42:35Z">
              <w:rPr>
                <w:rFonts w:hint="eastAsia" w:ascii="仿宋_GB2312" w:hAnsi="仿宋_GB2312" w:eastAsia="仿宋_GB2312" w:cs="仿宋_GB2312"/>
                <w:kern w:val="0"/>
                <w:sz w:val="24"/>
                <w:szCs w:val="24"/>
                <w:shd w:val="clear" w:color="auto" w:fill="FFFFFF"/>
                <w:lang w:eastAsia="zh-CN"/>
              </w:rPr>
            </w:rPrChange>
          </w:rPr>
          <w:t>供应商</w:t>
        </w:r>
      </w:ins>
      <w:r>
        <w:rPr>
          <w:rFonts w:hint="eastAsia" w:ascii="宋体" w:hAnsi="宋体" w:eastAsia="宋体" w:cs="宋体"/>
          <w:kern w:val="0"/>
          <w:sz w:val="21"/>
          <w:szCs w:val="21"/>
          <w:shd w:val="clear" w:color="auto" w:fill="FFFFFF"/>
          <w:rPrChange w:id="3142" w:author="user" w:date="2025-05-13T14:42:35Z">
            <w:rPr>
              <w:rFonts w:hint="eastAsia" w:ascii="仿宋_GB2312" w:hAnsi="仿宋_GB2312" w:eastAsia="仿宋_GB2312" w:cs="仿宋_GB2312"/>
              <w:kern w:val="0"/>
              <w:sz w:val="24"/>
              <w:szCs w:val="24"/>
              <w:shd w:val="clear" w:color="auto" w:fill="FFFFFF"/>
            </w:rPr>
          </w:rPrChange>
        </w:rPr>
        <w:t>应按合同要求支付违约金及退还</w:t>
      </w:r>
      <w:ins w:id="3143" w:author="张雪平" w:date="2024-11-13T21:54:16Z">
        <w:r>
          <w:rPr>
            <w:rFonts w:hint="eastAsia" w:ascii="宋体" w:hAnsi="宋体" w:eastAsia="宋体" w:cs="宋体"/>
            <w:kern w:val="0"/>
            <w:sz w:val="21"/>
            <w:szCs w:val="21"/>
            <w:shd w:val="clear" w:color="auto" w:fill="FFFFFF"/>
            <w:lang w:eastAsia="zh-CN"/>
            <w:rPrChange w:id="3144" w:author="user" w:date="2025-05-13T14:42:35Z">
              <w:rPr>
                <w:rFonts w:hint="eastAsia" w:ascii="仿宋_GB2312" w:hAnsi="仿宋_GB2312" w:eastAsia="仿宋_GB2312" w:cs="仿宋_GB2312"/>
                <w:kern w:val="0"/>
                <w:sz w:val="24"/>
                <w:szCs w:val="24"/>
                <w:shd w:val="clear" w:color="auto" w:fill="FFFFFF"/>
                <w:lang w:eastAsia="zh-CN"/>
              </w:rPr>
            </w:rPrChange>
          </w:rPr>
          <w:t>采购人</w:t>
        </w:r>
      </w:ins>
      <w:r>
        <w:rPr>
          <w:rFonts w:hint="eastAsia" w:ascii="宋体" w:hAnsi="宋体" w:eastAsia="宋体" w:cs="宋体"/>
          <w:kern w:val="0"/>
          <w:sz w:val="21"/>
          <w:szCs w:val="21"/>
          <w:shd w:val="clear" w:color="auto" w:fill="FFFFFF"/>
          <w:rPrChange w:id="3145" w:author="user" w:date="2025-05-13T14:42:35Z">
            <w:rPr>
              <w:rFonts w:hint="eastAsia" w:ascii="仿宋_GB2312" w:hAnsi="仿宋_GB2312" w:eastAsia="仿宋_GB2312" w:cs="仿宋_GB2312"/>
              <w:kern w:val="0"/>
              <w:sz w:val="24"/>
              <w:szCs w:val="24"/>
              <w:shd w:val="clear" w:color="auto" w:fill="FFFFFF"/>
            </w:rPr>
          </w:rPrChange>
        </w:rPr>
        <w:t>已支付款项；对造成</w:t>
      </w:r>
      <w:ins w:id="3146" w:author="张雪平" w:date="2024-11-13T21:54:16Z">
        <w:r>
          <w:rPr>
            <w:rFonts w:hint="eastAsia" w:ascii="宋体" w:hAnsi="宋体" w:eastAsia="宋体" w:cs="宋体"/>
            <w:kern w:val="0"/>
            <w:sz w:val="21"/>
            <w:szCs w:val="21"/>
            <w:shd w:val="clear" w:color="auto" w:fill="FFFFFF"/>
            <w:lang w:eastAsia="zh-CN"/>
            <w:rPrChange w:id="3147" w:author="user" w:date="2025-05-13T14:42:35Z">
              <w:rPr>
                <w:rFonts w:hint="eastAsia" w:ascii="仿宋_GB2312" w:hAnsi="仿宋_GB2312" w:eastAsia="仿宋_GB2312" w:cs="仿宋_GB2312"/>
                <w:kern w:val="0"/>
                <w:sz w:val="24"/>
                <w:szCs w:val="24"/>
                <w:shd w:val="clear" w:color="auto" w:fill="FFFFFF"/>
                <w:lang w:eastAsia="zh-CN"/>
              </w:rPr>
            </w:rPrChange>
          </w:rPr>
          <w:t>采购人</w:t>
        </w:r>
      </w:ins>
      <w:r>
        <w:rPr>
          <w:rFonts w:hint="eastAsia" w:ascii="宋体" w:hAnsi="宋体" w:eastAsia="宋体" w:cs="宋体"/>
          <w:kern w:val="0"/>
          <w:sz w:val="21"/>
          <w:szCs w:val="21"/>
          <w:shd w:val="clear" w:color="auto" w:fill="FFFFFF"/>
          <w:rPrChange w:id="3148" w:author="user" w:date="2025-05-13T14:42:35Z">
            <w:rPr>
              <w:rFonts w:hint="eastAsia" w:ascii="仿宋_GB2312" w:hAnsi="仿宋_GB2312" w:eastAsia="仿宋_GB2312" w:cs="仿宋_GB2312"/>
              <w:kern w:val="0"/>
              <w:sz w:val="24"/>
              <w:szCs w:val="24"/>
              <w:shd w:val="clear" w:color="auto" w:fill="FFFFFF"/>
            </w:rPr>
          </w:rPrChange>
        </w:rPr>
        <w:t>损失的，</w:t>
      </w:r>
      <w:ins w:id="3149" w:author="张雪平" w:date="2024-11-13T21:54:47Z">
        <w:r>
          <w:rPr>
            <w:rFonts w:hint="eastAsia" w:ascii="宋体" w:hAnsi="宋体" w:eastAsia="宋体" w:cs="宋体"/>
            <w:kern w:val="0"/>
            <w:sz w:val="21"/>
            <w:szCs w:val="21"/>
            <w:shd w:val="clear" w:color="auto" w:fill="FFFFFF"/>
            <w:lang w:eastAsia="zh-CN"/>
            <w:rPrChange w:id="3150" w:author="user" w:date="2025-05-13T14:42:35Z">
              <w:rPr>
                <w:rFonts w:hint="eastAsia" w:ascii="仿宋_GB2312" w:hAnsi="仿宋_GB2312" w:eastAsia="仿宋_GB2312" w:cs="仿宋_GB2312"/>
                <w:kern w:val="0"/>
                <w:sz w:val="24"/>
                <w:szCs w:val="24"/>
                <w:shd w:val="clear" w:color="auto" w:fill="FFFFFF"/>
                <w:lang w:eastAsia="zh-CN"/>
              </w:rPr>
            </w:rPrChange>
          </w:rPr>
          <w:t>供应商</w:t>
        </w:r>
      </w:ins>
      <w:r>
        <w:rPr>
          <w:rFonts w:hint="eastAsia" w:ascii="宋体" w:hAnsi="宋体" w:eastAsia="宋体" w:cs="宋体"/>
          <w:kern w:val="0"/>
          <w:sz w:val="21"/>
          <w:szCs w:val="21"/>
          <w:shd w:val="clear" w:color="auto" w:fill="FFFFFF"/>
          <w:rPrChange w:id="3151" w:author="user" w:date="2025-05-13T14:42:35Z">
            <w:rPr>
              <w:rFonts w:hint="eastAsia" w:ascii="仿宋_GB2312" w:hAnsi="仿宋_GB2312" w:eastAsia="仿宋_GB2312" w:cs="仿宋_GB2312"/>
              <w:kern w:val="0"/>
              <w:sz w:val="24"/>
              <w:szCs w:val="24"/>
              <w:shd w:val="clear" w:color="auto" w:fill="FFFFFF"/>
            </w:rPr>
          </w:rPrChange>
        </w:rPr>
        <w:t>还应承担相应赔偿责任。</w:t>
      </w:r>
    </w:p>
    <w:p w14:paraId="541E202E">
      <w:pPr>
        <w:widowControl/>
        <w:numPr>
          <w:ilvl w:val="-1"/>
          <w:numId w:val="0"/>
        </w:numPr>
        <w:spacing w:line="360" w:lineRule="auto"/>
        <w:ind w:left="0" w:firstLine="420" w:firstLineChars="0"/>
        <w:jc w:val="left"/>
        <w:rPr>
          <w:ins w:id="3152" w:author="吴睿斌" w:date="2024-11-15T11:33:48Z"/>
          <w:rFonts w:hint="eastAsia" w:ascii="宋体" w:hAnsi="宋体" w:eastAsia="宋体" w:cs="宋体"/>
          <w:sz w:val="21"/>
          <w:szCs w:val="21"/>
          <w:lang w:val="en-US" w:eastAsia="zh-CN"/>
          <w:rPrChange w:id="3153" w:author="user" w:date="2025-05-13T14:42:35Z">
            <w:rPr>
              <w:ins w:id="3154" w:author="吴睿斌" w:date="2024-11-15T11:33:48Z"/>
              <w:rFonts w:hint="eastAsia" w:ascii="仿宋_GB2312" w:hAnsi="仿宋_GB2312" w:eastAsia="仿宋_GB2312" w:cs="仿宋_GB2312"/>
              <w:sz w:val="24"/>
              <w:szCs w:val="24"/>
              <w:lang w:val="en-US" w:eastAsia="zh-CN"/>
            </w:rPr>
          </w:rPrChange>
        </w:rPr>
      </w:pPr>
      <w:ins w:id="3155" w:author="心痕" w:date="2024-12-23T11:01:52Z">
        <w:r>
          <w:rPr>
            <w:rFonts w:hint="eastAsia" w:ascii="宋体" w:hAnsi="宋体" w:eastAsia="宋体" w:cs="宋体"/>
            <w:sz w:val="21"/>
            <w:szCs w:val="21"/>
            <w:lang w:val="en-US" w:eastAsia="zh-CN"/>
            <w:rPrChange w:id="3156" w:author="user" w:date="2025-05-13T14:42:35Z">
              <w:rPr>
                <w:rFonts w:hint="eastAsia" w:ascii="仿宋_GB2312" w:hAnsi="仿宋_GB2312" w:eastAsia="仿宋_GB2312" w:cs="仿宋_GB2312"/>
                <w:sz w:val="24"/>
                <w:szCs w:val="24"/>
                <w:lang w:val="en-US" w:eastAsia="zh-CN"/>
              </w:rPr>
            </w:rPrChange>
          </w:rPr>
          <w:t>应答：</w:t>
        </w:r>
      </w:ins>
    </w:p>
    <w:p w14:paraId="18A1EE6A">
      <w:pPr>
        <w:pStyle w:val="2"/>
        <w:rPr>
          <w:ins w:id="3157" w:author="吴睿斌" w:date="2024-11-14T09:05:34Z"/>
          <w:rFonts w:hint="eastAsia" w:ascii="宋体" w:hAnsi="宋体" w:cs="宋体"/>
          <w:szCs w:val="21"/>
          <w:rPrChange w:id="3158" w:author="user" w:date="2025-05-13T14:42:35Z">
            <w:rPr>
              <w:ins w:id="3159" w:author="吴睿斌" w:date="2024-11-14T09:05:34Z"/>
              <w:rFonts w:hint="eastAsia"/>
            </w:rPr>
          </w:rPrChange>
        </w:rPr>
      </w:pPr>
    </w:p>
    <w:p w14:paraId="746FCE70">
      <w:pPr>
        <w:pStyle w:val="2"/>
        <w:rPr>
          <w:ins w:id="3160" w:author="吴睿斌" w:date="2024-11-17T20:50:34Z"/>
          <w:rFonts w:hint="eastAsia" w:ascii="宋体" w:hAnsi="宋体" w:cs="宋体"/>
          <w:szCs w:val="21"/>
          <w:rPrChange w:id="3161" w:author="user" w:date="2025-05-13T14:42:35Z">
            <w:rPr>
              <w:ins w:id="3162" w:author="吴睿斌" w:date="2024-11-17T20:50:34Z"/>
              <w:rFonts w:hint="eastAsia"/>
            </w:rPr>
          </w:rPrChange>
        </w:rPr>
      </w:pPr>
    </w:p>
    <w:p w14:paraId="7CD9DF2D">
      <w:pPr>
        <w:pStyle w:val="2"/>
        <w:rPr>
          <w:ins w:id="3163" w:author="吴睿斌" w:date="2024-11-17T20:50:35Z"/>
          <w:rFonts w:hint="eastAsia" w:ascii="宋体" w:hAnsi="宋体" w:cs="宋体"/>
          <w:szCs w:val="21"/>
          <w:rPrChange w:id="3164" w:author="user" w:date="2025-05-13T14:42:35Z">
            <w:rPr>
              <w:ins w:id="3165" w:author="吴睿斌" w:date="2024-11-17T20:50:35Z"/>
              <w:rFonts w:hint="eastAsia"/>
            </w:rPr>
          </w:rPrChange>
        </w:rPr>
      </w:pPr>
    </w:p>
    <w:p w14:paraId="23C8A587">
      <w:pPr>
        <w:pStyle w:val="2"/>
        <w:rPr>
          <w:ins w:id="3166" w:author="心痕" w:date="2024-12-23T11:50:41Z"/>
          <w:rFonts w:hint="eastAsia" w:ascii="宋体" w:hAnsi="宋体" w:cs="宋体"/>
          <w:szCs w:val="21"/>
          <w:rPrChange w:id="3167" w:author="user" w:date="2025-05-13T14:42:35Z">
            <w:rPr>
              <w:ins w:id="3168" w:author="心痕" w:date="2024-12-23T11:50:41Z"/>
              <w:rFonts w:hint="eastAsia"/>
            </w:rPr>
          </w:rPrChange>
        </w:rPr>
      </w:pPr>
    </w:p>
    <w:p w14:paraId="247F24C7">
      <w:pPr>
        <w:pStyle w:val="2"/>
        <w:rPr>
          <w:ins w:id="3169" w:author="吴睿斌" w:date="2024-11-17T20:50:35Z"/>
          <w:rFonts w:hint="eastAsia" w:ascii="宋体" w:hAnsi="宋体" w:cs="宋体"/>
          <w:szCs w:val="21"/>
          <w:rPrChange w:id="3170" w:author="user" w:date="2025-05-13T14:42:35Z">
            <w:rPr>
              <w:ins w:id="3171" w:author="吴睿斌" w:date="2024-11-17T20:50:35Z"/>
              <w:rFonts w:hint="eastAsia"/>
            </w:rPr>
          </w:rPrChange>
        </w:rPr>
      </w:pPr>
    </w:p>
    <w:p w14:paraId="7EBC6342">
      <w:pPr>
        <w:pStyle w:val="2"/>
        <w:rPr>
          <w:rFonts w:hint="eastAsia" w:ascii="宋体" w:hAnsi="宋体" w:cs="宋体"/>
          <w:szCs w:val="21"/>
          <w:rPrChange w:id="3172" w:author="user" w:date="2025-05-13T14:42:35Z">
            <w:rPr>
              <w:rFonts w:hint="eastAsia"/>
            </w:rPr>
          </w:rPrChange>
        </w:rPr>
      </w:pPr>
    </w:p>
    <w:p w14:paraId="1B6BA16B">
      <w:pPr>
        <w:spacing w:line="360" w:lineRule="auto"/>
        <w:rPr>
          <w:ins w:id="3173" w:author="吴睿斌" w:date="2024-11-04T15:20:00Z"/>
          <w:rFonts w:hint="eastAsia" w:ascii="宋体" w:hAnsi="宋体" w:eastAsia="宋体" w:cs="宋体"/>
          <w:b/>
          <w:sz w:val="21"/>
          <w:szCs w:val="21"/>
          <w:rPrChange w:id="3174" w:author="user" w:date="2025-05-13T14:42:35Z">
            <w:rPr>
              <w:ins w:id="3175" w:author="吴睿斌" w:date="2024-11-04T15:20:00Z"/>
              <w:rFonts w:hint="eastAsia" w:ascii="仿宋_GB2312" w:hAnsi="仿宋_GB2312" w:eastAsia="仿宋_GB2312" w:cs="仿宋_GB2312"/>
              <w:b/>
              <w:sz w:val="28"/>
              <w:szCs w:val="28"/>
            </w:rPr>
          </w:rPrChange>
        </w:rPr>
      </w:pPr>
      <w:r>
        <w:rPr>
          <w:rFonts w:hint="eastAsia" w:ascii="宋体" w:hAnsi="宋体" w:eastAsia="宋体" w:cs="宋体"/>
          <w:b/>
          <w:sz w:val="21"/>
          <w:szCs w:val="21"/>
          <w:rPrChange w:id="3176" w:author="user" w:date="2025-05-13T14:42:35Z">
            <w:rPr>
              <w:rFonts w:hint="eastAsia" w:ascii="仿宋_GB2312" w:hAnsi="仿宋_GB2312" w:eastAsia="仿宋_GB2312" w:cs="仿宋_GB2312"/>
              <w:b/>
              <w:sz w:val="28"/>
              <w:szCs w:val="28"/>
            </w:rPr>
          </w:rPrChange>
        </w:rPr>
        <w:t>考核评分表</w:t>
      </w:r>
    </w:p>
    <w:tbl>
      <w:tblPr>
        <w:tblStyle w:val="17"/>
        <w:tblW w:w="0" w:type="auto"/>
        <w:tblCellSpacing w:w="0" w:type="dxa"/>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Change w:id="3177" w:author="user" w:date="2025-05-14T10:24:40Z">
          <w:tblPr>
            <w:tblStyle w:val="17"/>
            <w:tblW w:w="6048" w:type="pct"/>
            <w:tblCellSpacing w:w="0" w:type="dxa"/>
            <w:tblInd w:w="-10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PrChange>
      </w:tblPr>
      <w:tblGrid>
        <w:gridCol w:w="638"/>
        <w:gridCol w:w="2547"/>
        <w:gridCol w:w="401"/>
        <w:gridCol w:w="401"/>
        <w:gridCol w:w="664"/>
        <w:gridCol w:w="4458"/>
        <w:gridCol w:w="323"/>
        <w:tblGridChange w:id="3178">
          <w:tblGrid>
            <w:gridCol w:w="1261"/>
            <w:gridCol w:w="1180"/>
            <w:gridCol w:w="889"/>
            <w:gridCol w:w="725"/>
            <w:gridCol w:w="972"/>
            <w:gridCol w:w="4242"/>
            <w:gridCol w:w="851"/>
          </w:tblGrid>
        </w:tblGridChange>
      </w:tblGrid>
      <w:tr w14:paraId="4EB05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180"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685" w:hRule="atLeast"/>
          <w:tblCellSpacing w:w="0" w:type="dxa"/>
          <w:ins w:id="3179" w:author="吴睿斌" w:date="2024-11-04T15:20:00Z"/>
          <w:trPrChange w:id="3180" w:author="user" w:date="2025-05-14T10:24:40Z">
            <w:trPr>
              <w:trHeight w:val="685" w:hRule="atLeast"/>
              <w:tblCellSpacing w:w="0" w:type="dxa"/>
            </w:trPr>
          </w:trPrChange>
        </w:trPr>
        <w:tc>
          <w:tcPr>
            <w:tcW w:w="0" w:type="auto"/>
            <w:shd w:val="clear" w:color="auto" w:fill="auto"/>
            <w:tcMar>
              <w:top w:w="20" w:type="dxa"/>
              <w:left w:w="20" w:type="dxa"/>
              <w:bottom w:w="72" w:type="dxa"/>
              <w:right w:w="20" w:type="dxa"/>
            </w:tcMar>
            <w:vAlign w:val="center"/>
            <w:tcPrChange w:id="3181" w:author="user" w:date="2025-05-14T10:24:40Z">
              <w:tcPr>
                <w:tcW w:w="623" w:type="pct"/>
                <w:shd w:val="clear" w:color="auto" w:fill="auto"/>
                <w:tcMar>
                  <w:top w:w="20" w:type="dxa"/>
                  <w:left w:w="20" w:type="dxa"/>
                  <w:bottom w:w="72" w:type="dxa"/>
                  <w:right w:w="20" w:type="dxa"/>
                </w:tcMar>
                <w:vAlign w:val="center"/>
              </w:tcPr>
            </w:tcPrChange>
          </w:tcPr>
          <w:p w14:paraId="23725D0A">
            <w:pPr>
              <w:pStyle w:val="34"/>
              <w:jc w:val="center"/>
              <w:rPr>
                <w:ins w:id="3182" w:author="吴睿斌" w:date="2024-11-04T15:20:00Z"/>
                <w:rFonts w:ascii="宋体" w:hAnsi="宋体" w:eastAsia="宋体" w:cs="宋体"/>
                <w:color w:val="auto"/>
                <w:sz w:val="21"/>
                <w:szCs w:val="21"/>
                <w:rPrChange w:id="3183" w:author="user" w:date="2025-05-13T14:42:35Z">
                  <w:rPr>
                    <w:ins w:id="3184" w:author="吴睿斌" w:date="2024-11-04T15:20:00Z"/>
                    <w:color w:val="auto"/>
                  </w:rPr>
                </w:rPrChange>
              </w:rPr>
            </w:pPr>
            <w:ins w:id="3185" w:author="吴睿斌" w:date="2024-11-04T15:20:00Z">
              <w:r>
                <w:rPr>
                  <w:rFonts w:ascii="宋体" w:hAnsi="宋体" w:eastAsia="宋体" w:cs="宋体"/>
                  <w:color w:val="auto"/>
                  <w:sz w:val="21"/>
                  <w:szCs w:val="21"/>
                  <w:rPrChange w:id="3186" w:author="user" w:date="2025-05-13T14:42:35Z">
                    <w:rPr>
                      <w:color w:val="auto"/>
                    </w:rPr>
                  </w:rPrChange>
                </w:rPr>
                <w:t>考核项目</w:t>
              </w:r>
            </w:ins>
          </w:p>
        </w:tc>
        <w:tc>
          <w:tcPr>
            <w:tcW w:w="0" w:type="auto"/>
            <w:shd w:val="clear" w:color="auto" w:fill="auto"/>
            <w:tcMar>
              <w:top w:w="20" w:type="dxa"/>
              <w:left w:w="20" w:type="dxa"/>
              <w:bottom w:w="72" w:type="dxa"/>
              <w:right w:w="20" w:type="dxa"/>
            </w:tcMar>
            <w:vAlign w:val="center"/>
            <w:tcPrChange w:id="3187" w:author="user" w:date="2025-05-14T10:24:40Z">
              <w:tcPr>
                <w:tcW w:w="583" w:type="pct"/>
                <w:shd w:val="clear" w:color="auto" w:fill="auto"/>
                <w:tcMar>
                  <w:top w:w="20" w:type="dxa"/>
                  <w:left w:w="20" w:type="dxa"/>
                  <w:bottom w:w="72" w:type="dxa"/>
                  <w:right w:w="20" w:type="dxa"/>
                </w:tcMar>
                <w:vAlign w:val="center"/>
              </w:tcPr>
            </w:tcPrChange>
          </w:tcPr>
          <w:p w14:paraId="228164B5">
            <w:pPr>
              <w:pStyle w:val="34"/>
              <w:jc w:val="center"/>
              <w:rPr>
                <w:ins w:id="3188" w:author="吴睿斌" w:date="2024-11-04T15:20:00Z"/>
                <w:rFonts w:ascii="宋体" w:hAnsi="宋体" w:eastAsia="宋体" w:cs="宋体"/>
                <w:color w:val="auto"/>
                <w:sz w:val="21"/>
                <w:szCs w:val="21"/>
                <w:rPrChange w:id="3189" w:author="user" w:date="2025-05-13T14:42:35Z">
                  <w:rPr>
                    <w:ins w:id="3190" w:author="吴睿斌" w:date="2024-11-04T15:20:00Z"/>
                    <w:color w:val="auto"/>
                  </w:rPr>
                </w:rPrChange>
              </w:rPr>
            </w:pPr>
            <w:ins w:id="3191" w:author="吴睿斌" w:date="2024-11-04T15:20:00Z">
              <w:r>
                <w:rPr>
                  <w:rFonts w:ascii="宋体" w:hAnsi="宋体" w:eastAsia="宋体" w:cs="宋体"/>
                  <w:color w:val="auto"/>
                  <w:sz w:val="21"/>
                  <w:szCs w:val="21"/>
                  <w:rPrChange w:id="3192" w:author="user" w:date="2025-05-13T14:42:35Z">
                    <w:rPr>
                      <w:color w:val="auto"/>
                    </w:rPr>
                  </w:rPrChange>
                </w:rPr>
                <w:t>考核指标</w:t>
              </w:r>
            </w:ins>
          </w:p>
        </w:tc>
        <w:tc>
          <w:tcPr>
            <w:tcW w:w="0" w:type="auto"/>
            <w:shd w:val="clear" w:color="auto" w:fill="auto"/>
            <w:tcMar>
              <w:top w:w="20" w:type="dxa"/>
              <w:left w:w="20" w:type="dxa"/>
              <w:bottom w:w="72" w:type="dxa"/>
              <w:right w:w="20" w:type="dxa"/>
            </w:tcMar>
            <w:vAlign w:val="center"/>
            <w:tcPrChange w:id="3193" w:author="user" w:date="2025-05-14T10:24:40Z">
              <w:tcPr>
                <w:tcW w:w="439" w:type="pct"/>
                <w:shd w:val="clear" w:color="auto" w:fill="auto"/>
                <w:tcMar>
                  <w:top w:w="20" w:type="dxa"/>
                  <w:left w:w="20" w:type="dxa"/>
                  <w:bottom w:w="72" w:type="dxa"/>
                  <w:right w:w="20" w:type="dxa"/>
                </w:tcMar>
                <w:vAlign w:val="center"/>
              </w:tcPr>
            </w:tcPrChange>
          </w:tcPr>
          <w:p w14:paraId="19141355">
            <w:pPr>
              <w:pStyle w:val="34"/>
              <w:jc w:val="center"/>
              <w:rPr>
                <w:ins w:id="3194" w:author="吴睿斌" w:date="2024-11-04T15:20:00Z"/>
                <w:rFonts w:ascii="宋体" w:hAnsi="宋体" w:eastAsia="宋体" w:cs="宋体"/>
                <w:color w:val="auto"/>
                <w:sz w:val="21"/>
                <w:szCs w:val="21"/>
                <w:rPrChange w:id="3195" w:author="user" w:date="2025-05-13T14:42:35Z">
                  <w:rPr>
                    <w:ins w:id="3196" w:author="吴睿斌" w:date="2024-11-04T15:20:00Z"/>
                    <w:color w:val="auto"/>
                  </w:rPr>
                </w:rPrChange>
              </w:rPr>
            </w:pPr>
            <w:ins w:id="3197" w:author="吴睿斌" w:date="2024-11-04T15:20:00Z">
              <w:r>
                <w:rPr>
                  <w:rFonts w:ascii="宋体" w:hAnsi="宋体" w:eastAsia="宋体" w:cs="宋体"/>
                  <w:color w:val="auto"/>
                  <w:sz w:val="21"/>
                  <w:szCs w:val="21"/>
                  <w:rPrChange w:id="3198" w:author="user" w:date="2025-05-13T14:42:35Z">
                    <w:rPr>
                      <w:color w:val="auto"/>
                    </w:rPr>
                  </w:rPrChange>
                </w:rPr>
                <w:t>初验</w:t>
              </w:r>
            </w:ins>
          </w:p>
          <w:p w14:paraId="2E28B6A4">
            <w:pPr>
              <w:pStyle w:val="34"/>
              <w:jc w:val="center"/>
              <w:rPr>
                <w:ins w:id="3199" w:author="吴睿斌" w:date="2024-11-04T15:20:00Z"/>
                <w:rFonts w:ascii="宋体" w:hAnsi="宋体" w:eastAsia="宋体" w:cs="宋体"/>
                <w:color w:val="auto"/>
                <w:sz w:val="21"/>
                <w:szCs w:val="21"/>
                <w:rPrChange w:id="3200" w:author="user" w:date="2025-05-13T14:42:35Z">
                  <w:rPr>
                    <w:ins w:id="3201" w:author="吴睿斌" w:date="2024-11-04T15:20:00Z"/>
                    <w:color w:val="auto"/>
                  </w:rPr>
                </w:rPrChange>
              </w:rPr>
            </w:pPr>
            <w:ins w:id="3202" w:author="吴睿斌" w:date="2024-11-04T15:20:00Z">
              <w:r>
                <w:rPr>
                  <w:rFonts w:ascii="宋体" w:hAnsi="宋体" w:eastAsia="宋体" w:cs="宋体"/>
                  <w:color w:val="auto"/>
                  <w:sz w:val="21"/>
                  <w:szCs w:val="21"/>
                  <w:rPrChange w:id="3203" w:author="user" w:date="2025-05-13T14:42:35Z">
                    <w:rPr>
                      <w:color w:val="auto"/>
                    </w:rPr>
                  </w:rPrChange>
                </w:rPr>
                <w:t>分值</w:t>
              </w:r>
            </w:ins>
          </w:p>
        </w:tc>
        <w:tc>
          <w:tcPr>
            <w:tcW w:w="0" w:type="auto"/>
            <w:shd w:val="clear" w:color="auto" w:fill="auto"/>
            <w:tcMar>
              <w:top w:w="20" w:type="dxa"/>
              <w:left w:w="20" w:type="dxa"/>
              <w:bottom w:w="72" w:type="dxa"/>
              <w:right w:w="20" w:type="dxa"/>
            </w:tcMar>
            <w:vAlign w:val="center"/>
            <w:tcPrChange w:id="3204" w:author="user" w:date="2025-05-14T10:24:40Z">
              <w:tcPr>
                <w:tcW w:w="358" w:type="pct"/>
                <w:shd w:val="clear" w:color="auto" w:fill="auto"/>
                <w:tcMar>
                  <w:top w:w="20" w:type="dxa"/>
                  <w:left w:w="20" w:type="dxa"/>
                  <w:bottom w:w="72" w:type="dxa"/>
                  <w:right w:w="20" w:type="dxa"/>
                </w:tcMar>
                <w:vAlign w:val="center"/>
              </w:tcPr>
            </w:tcPrChange>
          </w:tcPr>
          <w:p w14:paraId="51801EE6">
            <w:pPr>
              <w:pStyle w:val="34"/>
              <w:jc w:val="center"/>
              <w:rPr>
                <w:ins w:id="3205" w:author="吴睿斌" w:date="2024-11-04T15:20:00Z"/>
                <w:rFonts w:ascii="宋体" w:hAnsi="宋体" w:eastAsia="宋体" w:cs="宋体"/>
                <w:color w:val="auto"/>
                <w:sz w:val="21"/>
                <w:szCs w:val="21"/>
                <w:rPrChange w:id="3206" w:author="user" w:date="2025-05-13T14:42:35Z">
                  <w:rPr>
                    <w:ins w:id="3207" w:author="吴睿斌" w:date="2024-11-04T15:20:00Z"/>
                    <w:color w:val="auto"/>
                  </w:rPr>
                </w:rPrChange>
              </w:rPr>
            </w:pPr>
            <w:ins w:id="3208" w:author="吴睿斌" w:date="2024-11-04T15:20:00Z">
              <w:r>
                <w:rPr>
                  <w:rFonts w:ascii="宋体" w:hAnsi="宋体" w:eastAsia="宋体" w:cs="宋体"/>
                  <w:color w:val="auto"/>
                  <w:sz w:val="21"/>
                  <w:szCs w:val="21"/>
                  <w:rPrChange w:id="3209" w:author="user" w:date="2025-05-13T14:42:35Z">
                    <w:rPr>
                      <w:color w:val="auto"/>
                    </w:rPr>
                  </w:rPrChange>
                </w:rPr>
                <w:t>终验</w:t>
              </w:r>
            </w:ins>
          </w:p>
          <w:p w14:paraId="6455D324">
            <w:pPr>
              <w:pStyle w:val="34"/>
              <w:jc w:val="center"/>
              <w:rPr>
                <w:ins w:id="3210" w:author="吴睿斌" w:date="2024-11-04T15:20:00Z"/>
                <w:rFonts w:ascii="宋体" w:hAnsi="宋体" w:eastAsia="宋体" w:cs="宋体"/>
                <w:color w:val="auto"/>
                <w:sz w:val="21"/>
                <w:szCs w:val="21"/>
                <w:rPrChange w:id="3211" w:author="user" w:date="2025-05-13T14:42:35Z">
                  <w:rPr>
                    <w:ins w:id="3212" w:author="吴睿斌" w:date="2024-11-04T15:20:00Z"/>
                    <w:color w:val="auto"/>
                  </w:rPr>
                </w:rPrChange>
              </w:rPr>
            </w:pPr>
            <w:ins w:id="3213" w:author="吴睿斌" w:date="2024-11-04T15:20:00Z">
              <w:r>
                <w:rPr>
                  <w:rFonts w:ascii="宋体" w:hAnsi="宋体" w:eastAsia="宋体" w:cs="宋体"/>
                  <w:color w:val="auto"/>
                  <w:sz w:val="21"/>
                  <w:szCs w:val="21"/>
                  <w:rPrChange w:id="3214" w:author="user" w:date="2025-05-13T14:42:35Z">
                    <w:rPr>
                      <w:color w:val="auto"/>
                    </w:rPr>
                  </w:rPrChange>
                </w:rPr>
                <w:t>分值</w:t>
              </w:r>
            </w:ins>
          </w:p>
        </w:tc>
        <w:tc>
          <w:tcPr>
            <w:tcW w:w="0" w:type="auto"/>
            <w:shd w:val="clear" w:color="auto" w:fill="auto"/>
            <w:tcMar>
              <w:top w:w="20" w:type="dxa"/>
              <w:left w:w="20" w:type="dxa"/>
              <w:bottom w:w="72" w:type="dxa"/>
              <w:right w:w="20" w:type="dxa"/>
            </w:tcMar>
            <w:vAlign w:val="center"/>
            <w:tcPrChange w:id="3215" w:author="user" w:date="2025-05-14T10:24:40Z">
              <w:tcPr>
                <w:tcW w:w="480" w:type="pct"/>
                <w:shd w:val="clear" w:color="auto" w:fill="auto"/>
                <w:tcMar>
                  <w:top w:w="20" w:type="dxa"/>
                  <w:left w:w="20" w:type="dxa"/>
                  <w:bottom w:w="72" w:type="dxa"/>
                  <w:right w:w="20" w:type="dxa"/>
                </w:tcMar>
                <w:vAlign w:val="center"/>
              </w:tcPr>
            </w:tcPrChange>
          </w:tcPr>
          <w:p w14:paraId="102E2D66">
            <w:pPr>
              <w:pStyle w:val="34"/>
              <w:jc w:val="center"/>
              <w:rPr>
                <w:ins w:id="3216" w:author="吴睿斌" w:date="2024-11-04T15:20:00Z"/>
                <w:rFonts w:ascii="宋体" w:hAnsi="宋体" w:eastAsia="宋体" w:cs="宋体"/>
                <w:color w:val="auto"/>
                <w:sz w:val="21"/>
                <w:szCs w:val="21"/>
                <w:rPrChange w:id="3217" w:author="user" w:date="2025-05-13T14:42:35Z">
                  <w:rPr>
                    <w:ins w:id="3218" w:author="吴睿斌" w:date="2024-11-04T15:20:00Z"/>
                    <w:color w:val="auto"/>
                  </w:rPr>
                </w:rPrChange>
              </w:rPr>
            </w:pPr>
            <w:ins w:id="3219" w:author="吴睿斌" w:date="2024-11-04T15:20:00Z">
              <w:del w:id="3220" w:author="user" w:date="2025-05-14T10:21:06Z">
                <w:r>
                  <w:rPr>
                    <w:rFonts w:ascii="宋体" w:hAnsi="宋体" w:eastAsia="宋体" w:cs="宋体"/>
                    <w:color w:val="auto"/>
                    <w:sz w:val="21"/>
                    <w:szCs w:val="21"/>
                    <w:rPrChange w:id="3221" w:author="user" w:date="2025-05-13T14:42:35Z">
                      <w:rPr>
                        <w:color w:val="auto"/>
                      </w:rPr>
                    </w:rPrChange>
                  </w:rPr>
                  <w:delText>尾款</w:delText>
                </w:r>
              </w:del>
            </w:ins>
            <w:ins w:id="3222" w:author="user" w:date="2025-05-14T10:21:06Z">
              <w:r>
                <w:rPr>
                  <w:rFonts w:hint="eastAsia" w:ascii="宋体" w:hAnsi="宋体" w:eastAsia="宋体" w:cs="宋体"/>
                  <w:color w:val="auto"/>
                  <w:sz w:val="21"/>
                  <w:szCs w:val="21"/>
                  <w:lang w:eastAsia="zh-CN"/>
                </w:rPr>
                <w:t>保修款</w:t>
              </w:r>
            </w:ins>
            <w:ins w:id="3223" w:author="吴睿斌" w:date="2024-11-04T15:20:00Z">
              <w:r>
                <w:rPr>
                  <w:rFonts w:ascii="宋体" w:hAnsi="宋体" w:eastAsia="宋体" w:cs="宋体"/>
                  <w:color w:val="auto"/>
                  <w:sz w:val="21"/>
                  <w:szCs w:val="21"/>
                  <w:rPrChange w:id="3224" w:author="user" w:date="2025-05-13T14:42:35Z">
                    <w:rPr>
                      <w:color w:val="auto"/>
                    </w:rPr>
                  </w:rPrChange>
                </w:rPr>
                <w:t>验收分值</w:t>
              </w:r>
            </w:ins>
          </w:p>
        </w:tc>
        <w:tc>
          <w:tcPr>
            <w:tcW w:w="0" w:type="auto"/>
            <w:shd w:val="clear" w:color="auto" w:fill="auto"/>
            <w:tcMar>
              <w:top w:w="20" w:type="dxa"/>
              <w:left w:w="20" w:type="dxa"/>
              <w:bottom w:w="72" w:type="dxa"/>
              <w:right w:w="20" w:type="dxa"/>
            </w:tcMar>
            <w:vAlign w:val="center"/>
            <w:tcPrChange w:id="3225" w:author="user" w:date="2025-05-14T10:24:40Z">
              <w:tcPr>
                <w:tcW w:w="2095" w:type="pct"/>
                <w:shd w:val="clear" w:color="auto" w:fill="auto"/>
                <w:tcMar>
                  <w:top w:w="20" w:type="dxa"/>
                  <w:left w:w="20" w:type="dxa"/>
                  <w:bottom w:w="72" w:type="dxa"/>
                  <w:right w:w="20" w:type="dxa"/>
                </w:tcMar>
                <w:vAlign w:val="center"/>
              </w:tcPr>
            </w:tcPrChange>
          </w:tcPr>
          <w:p w14:paraId="30E5D57D">
            <w:pPr>
              <w:pStyle w:val="34"/>
              <w:jc w:val="center"/>
              <w:rPr>
                <w:ins w:id="3226" w:author="吴睿斌" w:date="2024-11-04T15:20:00Z"/>
                <w:rFonts w:ascii="宋体" w:hAnsi="宋体" w:eastAsia="宋体" w:cs="宋体"/>
                <w:color w:val="auto"/>
                <w:sz w:val="21"/>
                <w:szCs w:val="21"/>
                <w:rPrChange w:id="3227" w:author="user" w:date="2025-05-13T14:42:35Z">
                  <w:rPr>
                    <w:ins w:id="3228" w:author="吴睿斌" w:date="2024-11-04T15:20:00Z"/>
                    <w:color w:val="auto"/>
                  </w:rPr>
                </w:rPrChange>
              </w:rPr>
            </w:pPr>
            <w:ins w:id="3229" w:author="吴睿斌" w:date="2024-11-04T15:20:00Z">
              <w:r>
                <w:rPr>
                  <w:rFonts w:ascii="宋体" w:hAnsi="宋体" w:eastAsia="宋体" w:cs="宋体"/>
                  <w:color w:val="auto"/>
                  <w:sz w:val="21"/>
                  <w:szCs w:val="21"/>
                  <w:rPrChange w:id="3230" w:author="user" w:date="2025-05-13T14:42:35Z">
                    <w:rPr>
                      <w:color w:val="auto"/>
                    </w:rPr>
                  </w:rPrChange>
                </w:rPr>
                <w:t>评分标准</w:t>
              </w:r>
            </w:ins>
          </w:p>
        </w:tc>
        <w:tc>
          <w:tcPr>
            <w:tcW w:w="0" w:type="auto"/>
            <w:shd w:val="clear" w:color="auto" w:fill="auto"/>
            <w:tcMar>
              <w:top w:w="20" w:type="dxa"/>
              <w:left w:w="20" w:type="dxa"/>
              <w:bottom w:w="72" w:type="dxa"/>
              <w:right w:w="20" w:type="dxa"/>
            </w:tcMar>
            <w:vAlign w:val="center"/>
            <w:tcPrChange w:id="3231" w:author="user" w:date="2025-05-14T10:24:40Z">
              <w:tcPr>
                <w:tcW w:w="420" w:type="pct"/>
                <w:shd w:val="clear" w:color="auto" w:fill="auto"/>
                <w:tcMar>
                  <w:top w:w="20" w:type="dxa"/>
                  <w:left w:w="20" w:type="dxa"/>
                  <w:bottom w:w="72" w:type="dxa"/>
                  <w:right w:w="20" w:type="dxa"/>
                </w:tcMar>
                <w:vAlign w:val="center"/>
              </w:tcPr>
            </w:tcPrChange>
          </w:tcPr>
          <w:p w14:paraId="2E5B05FC">
            <w:pPr>
              <w:pStyle w:val="34"/>
              <w:jc w:val="center"/>
              <w:rPr>
                <w:ins w:id="3232" w:author="吴睿斌" w:date="2024-11-04T15:20:00Z"/>
                <w:rFonts w:hint="eastAsia" w:ascii="宋体" w:hAnsi="宋体" w:eastAsia="宋体" w:cs="宋体"/>
                <w:color w:val="auto"/>
                <w:sz w:val="21"/>
                <w:szCs w:val="21"/>
                <w:lang w:eastAsia="zh-CN"/>
                <w:rPrChange w:id="3233" w:author="user" w:date="2025-05-13T14:42:35Z">
                  <w:rPr>
                    <w:ins w:id="3234" w:author="吴睿斌" w:date="2024-11-04T15:20:00Z"/>
                    <w:rFonts w:hint="eastAsia" w:eastAsia="仿宋_GB2312"/>
                    <w:color w:val="auto"/>
                    <w:lang w:eastAsia="zh-CN"/>
                  </w:rPr>
                </w:rPrChange>
              </w:rPr>
            </w:pPr>
            <w:ins w:id="3235" w:author="吴睿斌" w:date="2024-11-19T09:36:18Z">
              <w:r>
                <w:rPr>
                  <w:rFonts w:hint="eastAsia" w:ascii="宋体" w:hAnsi="宋体" w:eastAsia="宋体" w:cs="宋体"/>
                  <w:color w:val="auto"/>
                  <w:sz w:val="21"/>
                  <w:szCs w:val="21"/>
                  <w:lang w:val="en-US" w:eastAsia="zh-CN"/>
                  <w:rPrChange w:id="3236" w:author="user" w:date="2025-05-13T14:42:35Z">
                    <w:rPr>
                      <w:rFonts w:hint="eastAsia"/>
                      <w:color w:val="auto"/>
                      <w:lang w:val="en-US" w:eastAsia="zh-CN"/>
                    </w:rPr>
                  </w:rPrChange>
                </w:rPr>
                <w:t>得分</w:t>
              </w:r>
            </w:ins>
          </w:p>
        </w:tc>
      </w:tr>
      <w:tr w14:paraId="2FD26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238"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960" w:hRule="atLeast"/>
          <w:tblCellSpacing w:w="0" w:type="dxa"/>
          <w:ins w:id="3237" w:author="吴睿斌" w:date="2024-11-04T15:20:00Z"/>
          <w:trPrChange w:id="3238" w:author="user" w:date="2025-05-14T10:24:40Z">
            <w:trPr>
              <w:trHeight w:val="960" w:hRule="atLeast"/>
              <w:tblCellSpacing w:w="0" w:type="dxa"/>
            </w:trPr>
          </w:trPrChange>
        </w:trPr>
        <w:tc>
          <w:tcPr>
            <w:tcW w:w="0" w:type="auto"/>
            <w:shd w:val="clear" w:color="auto" w:fill="auto"/>
            <w:tcMar>
              <w:top w:w="20" w:type="dxa"/>
              <w:left w:w="20" w:type="dxa"/>
              <w:bottom w:w="72" w:type="dxa"/>
              <w:right w:w="20" w:type="dxa"/>
            </w:tcMar>
            <w:vAlign w:val="center"/>
            <w:tcPrChange w:id="3239" w:author="user" w:date="2025-05-14T10:24:40Z">
              <w:tcPr>
                <w:tcW w:w="623" w:type="pct"/>
                <w:shd w:val="clear" w:color="auto" w:fill="auto"/>
                <w:tcMar>
                  <w:top w:w="20" w:type="dxa"/>
                  <w:left w:w="20" w:type="dxa"/>
                  <w:bottom w:w="72" w:type="dxa"/>
                  <w:right w:w="20" w:type="dxa"/>
                </w:tcMar>
                <w:vAlign w:val="center"/>
              </w:tcPr>
            </w:tcPrChange>
          </w:tcPr>
          <w:p w14:paraId="50BEA0FE">
            <w:pPr>
              <w:pStyle w:val="34"/>
              <w:jc w:val="center"/>
              <w:rPr>
                <w:ins w:id="3240" w:author="吴睿斌" w:date="2024-11-14T09:06:57Z"/>
                <w:rFonts w:ascii="宋体" w:hAnsi="宋体" w:eastAsia="宋体" w:cs="宋体"/>
                <w:color w:val="auto"/>
                <w:sz w:val="21"/>
                <w:szCs w:val="21"/>
                <w:rPrChange w:id="3241" w:author="user" w:date="2025-05-13T14:42:35Z">
                  <w:rPr>
                    <w:ins w:id="3242" w:author="吴睿斌" w:date="2024-11-14T09:06:57Z"/>
                    <w:color w:val="auto"/>
                  </w:rPr>
                </w:rPrChange>
              </w:rPr>
            </w:pPr>
            <w:ins w:id="3243" w:author="吴睿斌" w:date="2024-11-04T15:20:00Z">
              <w:r>
                <w:rPr>
                  <w:rFonts w:ascii="宋体" w:hAnsi="宋体" w:eastAsia="宋体" w:cs="宋体"/>
                  <w:color w:val="auto"/>
                  <w:sz w:val="21"/>
                  <w:szCs w:val="21"/>
                  <w:rPrChange w:id="3244" w:author="user" w:date="2025-05-13T14:42:35Z">
                    <w:rPr>
                      <w:color w:val="auto"/>
                    </w:rPr>
                  </w:rPrChange>
                </w:rPr>
                <w:t>项目建设</w:t>
              </w:r>
            </w:ins>
          </w:p>
          <w:p w14:paraId="52002444">
            <w:pPr>
              <w:pStyle w:val="34"/>
              <w:jc w:val="center"/>
              <w:rPr>
                <w:ins w:id="3245" w:author="吴睿斌" w:date="2024-11-04T15:20:00Z"/>
                <w:rFonts w:ascii="宋体" w:hAnsi="宋体" w:eastAsia="宋体" w:cs="宋体"/>
                <w:color w:val="auto"/>
                <w:sz w:val="21"/>
                <w:szCs w:val="21"/>
                <w:rPrChange w:id="3246" w:author="user" w:date="2025-05-13T14:42:35Z">
                  <w:rPr>
                    <w:ins w:id="3247" w:author="吴睿斌" w:date="2024-11-04T15:20:00Z"/>
                    <w:color w:val="auto"/>
                  </w:rPr>
                </w:rPrChange>
              </w:rPr>
            </w:pPr>
            <w:ins w:id="3248" w:author="吴睿斌" w:date="2024-11-04T15:20:00Z">
              <w:r>
                <w:rPr>
                  <w:rFonts w:ascii="宋体" w:hAnsi="宋体" w:eastAsia="宋体" w:cs="宋体"/>
                  <w:color w:val="auto"/>
                  <w:sz w:val="21"/>
                  <w:szCs w:val="21"/>
                  <w:rPrChange w:id="3249" w:author="user" w:date="2025-05-13T14:42:35Z">
                    <w:rPr>
                      <w:color w:val="auto"/>
                    </w:rPr>
                  </w:rPrChange>
                </w:rPr>
                <w:t>情况</w:t>
              </w:r>
            </w:ins>
          </w:p>
        </w:tc>
        <w:tc>
          <w:tcPr>
            <w:tcW w:w="0" w:type="auto"/>
            <w:shd w:val="clear" w:color="auto" w:fill="auto"/>
            <w:tcMar>
              <w:top w:w="20" w:type="dxa"/>
              <w:left w:w="20" w:type="dxa"/>
              <w:bottom w:w="72" w:type="dxa"/>
              <w:right w:w="20" w:type="dxa"/>
            </w:tcMar>
            <w:vAlign w:val="center"/>
            <w:tcPrChange w:id="3250" w:author="user" w:date="2025-05-14T10:24:40Z">
              <w:tcPr>
                <w:tcW w:w="583" w:type="pct"/>
                <w:shd w:val="clear" w:color="auto" w:fill="auto"/>
                <w:tcMar>
                  <w:top w:w="20" w:type="dxa"/>
                  <w:left w:w="20" w:type="dxa"/>
                  <w:bottom w:w="72" w:type="dxa"/>
                  <w:right w:w="20" w:type="dxa"/>
                </w:tcMar>
                <w:vAlign w:val="center"/>
              </w:tcPr>
            </w:tcPrChange>
          </w:tcPr>
          <w:p w14:paraId="03A25757">
            <w:pPr>
              <w:pStyle w:val="34"/>
              <w:rPr>
                <w:ins w:id="3251" w:author="吴睿斌" w:date="2024-11-04T15:20:00Z"/>
                <w:rFonts w:ascii="宋体" w:hAnsi="宋体" w:eastAsia="宋体" w:cs="宋体"/>
                <w:color w:val="auto"/>
                <w:sz w:val="21"/>
                <w:szCs w:val="21"/>
                <w:rPrChange w:id="3252" w:author="user" w:date="2025-05-13T14:42:35Z">
                  <w:rPr>
                    <w:ins w:id="3253" w:author="吴睿斌" w:date="2024-11-04T15:20:00Z"/>
                    <w:color w:val="auto"/>
                  </w:rPr>
                </w:rPrChange>
              </w:rPr>
            </w:pPr>
            <w:ins w:id="3254" w:author="吴睿斌" w:date="2024-11-04T15:20:00Z">
              <w:r>
                <w:rPr>
                  <w:rFonts w:ascii="宋体" w:hAnsi="宋体" w:eastAsia="宋体" w:cs="宋体"/>
                  <w:color w:val="auto"/>
                  <w:sz w:val="21"/>
                  <w:szCs w:val="21"/>
                  <w:rPrChange w:id="3255" w:author="user" w:date="2025-05-13T14:42:35Z">
                    <w:rPr>
                      <w:color w:val="auto"/>
                    </w:rPr>
                  </w:rPrChange>
                </w:rPr>
                <w:t>功能点研发准时上线</w:t>
              </w:r>
            </w:ins>
          </w:p>
        </w:tc>
        <w:tc>
          <w:tcPr>
            <w:tcW w:w="0" w:type="auto"/>
            <w:shd w:val="clear" w:color="auto" w:fill="auto"/>
            <w:tcMar>
              <w:top w:w="20" w:type="dxa"/>
              <w:left w:w="20" w:type="dxa"/>
              <w:bottom w:w="72" w:type="dxa"/>
              <w:right w:w="20" w:type="dxa"/>
            </w:tcMar>
            <w:vAlign w:val="center"/>
            <w:tcPrChange w:id="3256" w:author="user" w:date="2025-05-14T10:24:40Z">
              <w:tcPr>
                <w:tcW w:w="439" w:type="pct"/>
                <w:shd w:val="clear" w:color="auto" w:fill="auto"/>
                <w:tcMar>
                  <w:top w:w="20" w:type="dxa"/>
                  <w:left w:w="20" w:type="dxa"/>
                  <w:bottom w:w="72" w:type="dxa"/>
                  <w:right w:w="20" w:type="dxa"/>
                </w:tcMar>
                <w:vAlign w:val="center"/>
              </w:tcPr>
            </w:tcPrChange>
          </w:tcPr>
          <w:p w14:paraId="6C9440AB">
            <w:pPr>
              <w:pStyle w:val="34"/>
              <w:jc w:val="center"/>
              <w:rPr>
                <w:ins w:id="3257" w:author="吴睿斌" w:date="2024-11-04T15:20:00Z"/>
                <w:rFonts w:ascii="宋体" w:hAnsi="宋体" w:eastAsia="宋体" w:cs="宋体"/>
                <w:color w:val="auto"/>
                <w:sz w:val="21"/>
                <w:szCs w:val="21"/>
                <w:rPrChange w:id="3258" w:author="user" w:date="2025-05-13T14:42:35Z">
                  <w:rPr>
                    <w:ins w:id="3259" w:author="吴睿斌" w:date="2024-11-04T15:20:00Z"/>
                    <w:color w:val="auto"/>
                  </w:rPr>
                </w:rPrChange>
              </w:rPr>
            </w:pPr>
            <w:ins w:id="3260" w:author="张雪平" w:date="2024-11-13T21:26:22Z">
              <w:r>
                <w:rPr>
                  <w:rFonts w:hint="eastAsia" w:ascii="宋体" w:hAnsi="宋体" w:eastAsia="宋体" w:cs="宋体"/>
                  <w:color w:val="auto"/>
                  <w:sz w:val="21"/>
                  <w:szCs w:val="21"/>
                  <w:lang w:val="en-US" w:eastAsia="zh-CN"/>
                  <w:rPrChange w:id="3261" w:author="user" w:date="2025-05-13T14:42:35Z">
                    <w:rPr>
                      <w:rFonts w:hint="eastAsia"/>
                      <w:color w:val="auto"/>
                      <w:lang w:val="en-US" w:eastAsia="zh-CN"/>
                    </w:rPr>
                  </w:rPrChange>
                </w:rPr>
                <w:t>1</w:t>
              </w:r>
            </w:ins>
            <w:ins w:id="3262" w:author="张雪平" w:date="2024-11-13T21:26:23Z">
              <w:r>
                <w:rPr>
                  <w:rFonts w:hint="eastAsia" w:ascii="宋体" w:hAnsi="宋体" w:eastAsia="宋体" w:cs="宋体"/>
                  <w:color w:val="auto"/>
                  <w:sz w:val="21"/>
                  <w:szCs w:val="21"/>
                  <w:lang w:val="en-US" w:eastAsia="zh-CN"/>
                  <w:rPrChange w:id="3263" w:author="user" w:date="2025-05-13T14:42:35Z">
                    <w:rPr>
                      <w:rFonts w:hint="eastAsia"/>
                      <w:color w:val="auto"/>
                      <w:lang w:val="en-US" w:eastAsia="zh-CN"/>
                    </w:rPr>
                  </w:rPrChange>
                </w:rPr>
                <w:t>5</w:t>
              </w:r>
            </w:ins>
          </w:p>
        </w:tc>
        <w:tc>
          <w:tcPr>
            <w:tcW w:w="0" w:type="auto"/>
            <w:shd w:val="clear" w:color="auto" w:fill="auto"/>
            <w:tcMar>
              <w:top w:w="20" w:type="dxa"/>
              <w:left w:w="20" w:type="dxa"/>
              <w:bottom w:w="72" w:type="dxa"/>
              <w:right w:w="20" w:type="dxa"/>
            </w:tcMar>
            <w:vAlign w:val="center"/>
            <w:tcPrChange w:id="3264" w:author="user" w:date="2025-05-14T10:24:40Z">
              <w:tcPr>
                <w:tcW w:w="358" w:type="pct"/>
                <w:shd w:val="clear" w:color="auto" w:fill="auto"/>
                <w:tcMar>
                  <w:top w:w="20" w:type="dxa"/>
                  <w:left w:w="20" w:type="dxa"/>
                  <w:bottom w:w="72" w:type="dxa"/>
                  <w:right w:w="20" w:type="dxa"/>
                </w:tcMar>
                <w:vAlign w:val="center"/>
              </w:tcPr>
            </w:tcPrChange>
          </w:tcPr>
          <w:p w14:paraId="61F20733">
            <w:pPr>
              <w:pStyle w:val="34"/>
              <w:jc w:val="center"/>
              <w:rPr>
                <w:ins w:id="3265" w:author="吴睿斌" w:date="2024-11-04T15:20:00Z"/>
                <w:rFonts w:ascii="宋体" w:hAnsi="宋体" w:eastAsia="宋体" w:cs="宋体"/>
                <w:color w:val="auto"/>
                <w:sz w:val="21"/>
                <w:szCs w:val="21"/>
                <w:rPrChange w:id="3266" w:author="user" w:date="2025-05-13T14:42:35Z">
                  <w:rPr>
                    <w:ins w:id="3267" w:author="吴睿斌" w:date="2024-11-04T15:20:00Z"/>
                    <w:color w:val="auto"/>
                  </w:rPr>
                </w:rPrChange>
              </w:rPr>
            </w:pPr>
            <w:ins w:id="3268" w:author="吴睿斌" w:date="2024-11-04T15:20:00Z">
              <w:r>
                <w:rPr>
                  <w:rFonts w:ascii="宋体" w:hAnsi="宋体" w:eastAsia="宋体" w:cs="宋体"/>
                  <w:color w:val="auto"/>
                  <w:sz w:val="21"/>
                  <w:szCs w:val="21"/>
                  <w:rPrChange w:id="3269" w:author="user" w:date="2025-05-13T14:42:35Z">
                    <w:rPr>
                      <w:color w:val="auto"/>
                    </w:rPr>
                  </w:rPrChange>
                </w:rPr>
                <w:t>/</w:t>
              </w:r>
            </w:ins>
          </w:p>
        </w:tc>
        <w:tc>
          <w:tcPr>
            <w:tcW w:w="0" w:type="auto"/>
            <w:shd w:val="clear" w:color="auto" w:fill="auto"/>
            <w:tcMar>
              <w:top w:w="20" w:type="dxa"/>
              <w:left w:w="20" w:type="dxa"/>
              <w:bottom w:w="72" w:type="dxa"/>
              <w:right w:w="20" w:type="dxa"/>
            </w:tcMar>
            <w:vAlign w:val="center"/>
            <w:tcPrChange w:id="3270" w:author="user" w:date="2025-05-14T10:24:40Z">
              <w:tcPr>
                <w:tcW w:w="480" w:type="pct"/>
                <w:shd w:val="clear" w:color="auto" w:fill="auto"/>
                <w:tcMar>
                  <w:top w:w="20" w:type="dxa"/>
                  <w:left w:w="20" w:type="dxa"/>
                  <w:bottom w:w="72" w:type="dxa"/>
                  <w:right w:w="20" w:type="dxa"/>
                </w:tcMar>
                <w:vAlign w:val="center"/>
              </w:tcPr>
            </w:tcPrChange>
          </w:tcPr>
          <w:p w14:paraId="372D8DFF">
            <w:pPr>
              <w:pStyle w:val="34"/>
              <w:jc w:val="center"/>
              <w:rPr>
                <w:ins w:id="3271" w:author="吴睿斌" w:date="2024-11-04T15:20:00Z"/>
                <w:rFonts w:ascii="宋体" w:hAnsi="宋体" w:eastAsia="宋体" w:cs="宋体"/>
                <w:color w:val="auto"/>
                <w:sz w:val="21"/>
                <w:szCs w:val="21"/>
                <w:rPrChange w:id="3272" w:author="user" w:date="2025-05-13T14:42:35Z">
                  <w:rPr>
                    <w:ins w:id="3273" w:author="吴睿斌" w:date="2024-11-04T15:20:00Z"/>
                    <w:color w:val="auto"/>
                  </w:rPr>
                </w:rPrChange>
              </w:rPr>
            </w:pPr>
            <w:ins w:id="3274" w:author="吴睿斌" w:date="2024-11-04T15:20:00Z">
              <w:r>
                <w:rPr>
                  <w:rFonts w:ascii="宋体" w:hAnsi="宋体" w:eastAsia="宋体" w:cs="宋体"/>
                  <w:color w:val="auto"/>
                  <w:sz w:val="21"/>
                  <w:szCs w:val="21"/>
                  <w:rPrChange w:id="3275" w:author="user" w:date="2025-05-13T14:42:35Z">
                    <w:rPr>
                      <w:color w:val="auto"/>
                    </w:rPr>
                  </w:rPrChange>
                </w:rPr>
                <w:t>/</w:t>
              </w:r>
            </w:ins>
          </w:p>
        </w:tc>
        <w:tc>
          <w:tcPr>
            <w:tcW w:w="0" w:type="auto"/>
            <w:shd w:val="clear" w:color="auto" w:fill="auto"/>
            <w:tcMar>
              <w:top w:w="20" w:type="dxa"/>
              <w:left w:w="283" w:type="dxa"/>
              <w:bottom w:w="72" w:type="dxa"/>
              <w:right w:w="850" w:type="dxa"/>
            </w:tcMar>
            <w:vAlign w:val="center"/>
            <w:tcPrChange w:id="3276" w:author="user" w:date="2025-05-14T10:24:40Z">
              <w:tcPr>
                <w:tcW w:w="2095" w:type="pct"/>
                <w:shd w:val="clear" w:color="auto" w:fill="auto"/>
                <w:tcMar>
                  <w:top w:w="20" w:type="dxa"/>
                  <w:left w:w="283" w:type="dxa"/>
                  <w:bottom w:w="72" w:type="dxa"/>
                  <w:right w:w="850" w:type="dxa"/>
                </w:tcMar>
                <w:vAlign w:val="center"/>
              </w:tcPr>
            </w:tcPrChange>
          </w:tcPr>
          <w:p w14:paraId="35158564">
            <w:pPr>
              <w:pStyle w:val="34"/>
              <w:ind w:left="-199" w:leftChars="-95" w:right="-779" w:rightChars="-371"/>
              <w:rPr>
                <w:ins w:id="3277" w:author="吴睿斌" w:date="2024-11-04T15:20:00Z"/>
                <w:rFonts w:ascii="宋体" w:hAnsi="宋体" w:eastAsia="宋体" w:cs="宋体"/>
                <w:color w:val="auto"/>
                <w:sz w:val="21"/>
                <w:szCs w:val="21"/>
                <w:rPrChange w:id="3278" w:author="user" w:date="2025-05-13T14:42:35Z">
                  <w:rPr>
                    <w:ins w:id="3279" w:author="吴睿斌" w:date="2024-11-04T15:20:00Z"/>
                    <w:color w:val="auto"/>
                  </w:rPr>
                </w:rPrChange>
              </w:rPr>
            </w:pPr>
            <w:ins w:id="3280" w:author="吴睿斌" w:date="2024-11-04T15:20:00Z">
              <w:r>
                <w:rPr>
                  <w:rFonts w:ascii="宋体" w:hAnsi="宋体" w:eastAsia="宋体" w:cs="宋体"/>
                  <w:color w:val="auto"/>
                  <w:kern w:val="2"/>
                  <w:sz w:val="21"/>
                  <w:szCs w:val="21"/>
                  <w:shd w:val="clear" w:color="auto" w:fill="auto"/>
                  <w:rPrChange w:id="3281" w:author="user" w:date="2025-05-13T14:42:35Z">
                    <w:rPr>
                      <w:color w:val="auto"/>
                      <w:kern w:val="2"/>
                      <w:shd w:val="clear" w:color="auto" w:fill="auto"/>
                    </w:rPr>
                  </w:rPrChange>
                </w:rPr>
                <w:t>按照</w:t>
              </w:r>
            </w:ins>
            <w:ins w:id="3282" w:author="张雪平" w:date="2024-11-13T21:54:55Z">
              <w:r>
                <w:rPr>
                  <w:rFonts w:hint="eastAsia" w:ascii="宋体" w:hAnsi="宋体" w:eastAsia="宋体" w:cs="宋体"/>
                  <w:color w:val="auto"/>
                  <w:kern w:val="2"/>
                  <w:sz w:val="21"/>
                  <w:szCs w:val="21"/>
                  <w:shd w:val="clear" w:color="auto" w:fill="auto"/>
                  <w:lang w:eastAsia="zh-CN"/>
                  <w:rPrChange w:id="3283" w:author="user" w:date="2025-05-13T14:42:35Z">
                    <w:rPr>
                      <w:rFonts w:hint="eastAsia"/>
                      <w:color w:val="auto"/>
                      <w:kern w:val="2"/>
                      <w:shd w:val="clear" w:color="auto" w:fill="auto"/>
                      <w:lang w:eastAsia="zh-CN"/>
                    </w:rPr>
                  </w:rPrChange>
                </w:rPr>
                <w:t>供应商</w:t>
              </w:r>
            </w:ins>
            <w:ins w:id="3284" w:author="吴睿斌" w:date="2024-11-04T15:20:00Z">
              <w:r>
                <w:rPr>
                  <w:rFonts w:ascii="宋体" w:hAnsi="宋体" w:eastAsia="宋体" w:cs="宋体"/>
                  <w:color w:val="auto"/>
                  <w:kern w:val="2"/>
                  <w:sz w:val="21"/>
                  <w:szCs w:val="21"/>
                  <w:shd w:val="clear" w:color="auto" w:fill="auto"/>
                  <w:rPrChange w:id="3285" w:author="user" w:date="2025-05-13T14:42:35Z">
                    <w:rPr>
                      <w:color w:val="auto"/>
                      <w:kern w:val="2"/>
                      <w:shd w:val="clear" w:color="auto" w:fill="auto"/>
                    </w:rPr>
                  </w:rPrChange>
                </w:rPr>
                <w:t>技术方案建设任务排期进行开发，无理由导致任务未按照排期上线，每出现一次扣</w:t>
              </w:r>
            </w:ins>
            <w:ins w:id="3286" w:author="张雪平" w:date="2024-11-13T21:26:18Z">
              <w:r>
                <w:rPr>
                  <w:rFonts w:hint="eastAsia" w:ascii="宋体" w:hAnsi="宋体" w:eastAsia="宋体" w:cs="宋体"/>
                  <w:color w:val="auto"/>
                  <w:kern w:val="2"/>
                  <w:sz w:val="21"/>
                  <w:szCs w:val="21"/>
                  <w:shd w:val="clear" w:color="auto" w:fill="auto"/>
                  <w:lang w:val="en-US" w:eastAsia="zh-CN"/>
                  <w:rPrChange w:id="3287" w:author="user" w:date="2025-05-13T14:42:35Z">
                    <w:rPr>
                      <w:rFonts w:hint="eastAsia"/>
                      <w:color w:val="auto"/>
                      <w:kern w:val="2"/>
                      <w:shd w:val="clear" w:color="auto" w:fill="auto"/>
                      <w:lang w:val="en-US" w:eastAsia="zh-CN"/>
                    </w:rPr>
                  </w:rPrChange>
                </w:rPr>
                <w:t>5</w:t>
              </w:r>
            </w:ins>
            <w:ins w:id="3288" w:author="吴睿斌" w:date="2024-11-04T15:20:00Z">
              <w:r>
                <w:rPr>
                  <w:rFonts w:ascii="宋体" w:hAnsi="宋体" w:eastAsia="宋体" w:cs="宋体"/>
                  <w:color w:val="auto"/>
                  <w:kern w:val="2"/>
                  <w:sz w:val="21"/>
                  <w:szCs w:val="21"/>
                  <w:shd w:val="clear" w:color="auto" w:fill="auto"/>
                  <w:rPrChange w:id="3289" w:author="user" w:date="2025-05-13T14:42:35Z">
                    <w:rPr>
                      <w:color w:val="auto"/>
                      <w:kern w:val="2"/>
                      <w:shd w:val="clear" w:color="auto" w:fill="auto"/>
                    </w:rPr>
                  </w:rPrChange>
                </w:rPr>
                <w:t>分，本项扣完为止</w:t>
              </w:r>
            </w:ins>
            <w:ins w:id="3290" w:author="吴睿斌" w:date="2024-11-05T16:57:00Z">
              <w:r>
                <w:rPr>
                  <w:rFonts w:ascii="宋体" w:hAnsi="宋体" w:eastAsia="宋体" w:cs="宋体"/>
                  <w:color w:val="auto"/>
                  <w:kern w:val="2"/>
                  <w:sz w:val="21"/>
                  <w:szCs w:val="21"/>
                  <w:shd w:val="clear" w:color="auto" w:fill="auto"/>
                  <w:rPrChange w:id="3291" w:author="user" w:date="2025-05-13T14:42:35Z">
                    <w:rPr>
                      <w:color w:val="auto"/>
                      <w:kern w:val="2"/>
                      <w:shd w:val="clear" w:color="auto" w:fill="auto"/>
                    </w:rPr>
                  </w:rPrChange>
                </w:rPr>
                <w:t>。</w:t>
              </w:r>
            </w:ins>
          </w:p>
        </w:tc>
        <w:tc>
          <w:tcPr>
            <w:tcW w:w="0" w:type="auto"/>
            <w:shd w:val="clear" w:color="auto" w:fill="auto"/>
            <w:tcMar>
              <w:top w:w="20" w:type="dxa"/>
              <w:left w:w="20" w:type="dxa"/>
              <w:bottom w:w="72" w:type="dxa"/>
              <w:right w:w="20" w:type="dxa"/>
            </w:tcMar>
            <w:vAlign w:val="center"/>
            <w:tcPrChange w:id="3292" w:author="user" w:date="2025-05-14T10:24:40Z">
              <w:tcPr>
                <w:tcW w:w="420" w:type="pct"/>
                <w:shd w:val="clear" w:color="auto" w:fill="auto"/>
                <w:tcMar>
                  <w:top w:w="20" w:type="dxa"/>
                  <w:left w:w="20" w:type="dxa"/>
                  <w:bottom w:w="72" w:type="dxa"/>
                  <w:right w:w="20" w:type="dxa"/>
                </w:tcMar>
                <w:vAlign w:val="center"/>
              </w:tcPr>
            </w:tcPrChange>
          </w:tcPr>
          <w:p w14:paraId="7F6D173E">
            <w:pPr>
              <w:pStyle w:val="34"/>
              <w:rPr>
                <w:ins w:id="3293" w:author="吴睿斌" w:date="2024-11-04T15:20:00Z"/>
                <w:rFonts w:ascii="宋体" w:hAnsi="宋体" w:eastAsia="宋体" w:cs="宋体"/>
                <w:color w:val="auto"/>
                <w:sz w:val="21"/>
                <w:szCs w:val="21"/>
                <w:rPrChange w:id="3294" w:author="user" w:date="2025-05-13T14:42:35Z">
                  <w:rPr>
                    <w:ins w:id="3295" w:author="吴睿斌" w:date="2024-11-04T15:20:00Z"/>
                    <w:color w:val="auto"/>
                  </w:rPr>
                </w:rPrChange>
              </w:rPr>
            </w:pPr>
          </w:p>
        </w:tc>
      </w:tr>
      <w:tr w14:paraId="70B56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297"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840" w:hRule="atLeast"/>
          <w:tblCellSpacing w:w="0" w:type="dxa"/>
          <w:ins w:id="3296" w:author="吴睿斌" w:date="2024-11-04T15:20:00Z"/>
          <w:trPrChange w:id="3297" w:author="user" w:date="2025-05-14T10:24:40Z">
            <w:trPr>
              <w:trHeight w:val="840" w:hRule="atLeast"/>
              <w:tblCellSpacing w:w="0" w:type="dxa"/>
            </w:trPr>
          </w:trPrChange>
        </w:trPr>
        <w:tc>
          <w:tcPr>
            <w:tcW w:w="0" w:type="auto"/>
            <w:vMerge w:val="restart"/>
            <w:shd w:val="clear" w:color="auto" w:fill="auto"/>
            <w:tcMar>
              <w:top w:w="20" w:type="dxa"/>
              <w:left w:w="20" w:type="dxa"/>
              <w:bottom w:w="72" w:type="dxa"/>
              <w:right w:w="20" w:type="dxa"/>
            </w:tcMar>
            <w:vAlign w:val="center"/>
            <w:tcPrChange w:id="3298" w:author="user" w:date="2025-05-14T10:24:40Z">
              <w:tcPr>
                <w:tcW w:w="623" w:type="pct"/>
                <w:vMerge w:val="restart"/>
                <w:shd w:val="clear" w:color="auto" w:fill="auto"/>
                <w:tcMar>
                  <w:top w:w="20" w:type="dxa"/>
                  <w:left w:w="20" w:type="dxa"/>
                  <w:bottom w:w="72" w:type="dxa"/>
                  <w:right w:w="20" w:type="dxa"/>
                </w:tcMar>
                <w:vAlign w:val="center"/>
              </w:tcPr>
            </w:tcPrChange>
          </w:tcPr>
          <w:p w14:paraId="2E3A96BD">
            <w:pPr>
              <w:pStyle w:val="34"/>
              <w:jc w:val="center"/>
              <w:rPr>
                <w:ins w:id="3299" w:author="吴睿斌" w:date="2024-11-04T15:20:00Z"/>
                <w:rFonts w:ascii="宋体" w:hAnsi="宋体" w:eastAsia="宋体" w:cs="宋体"/>
                <w:color w:val="auto"/>
                <w:sz w:val="21"/>
                <w:szCs w:val="21"/>
                <w:rPrChange w:id="3300" w:author="user" w:date="2025-05-13T14:42:35Z">
                  <w:rPr>
                    <w:ins w:id="3301" w:author="吴睿斌" w:date="2024-11-04T15:20:00Z"/>
                    <w:color w:val="auto"/>
                  </w:rPr>
                </w:rPrChange>
              </w:rPr>
            </w:pPr>
            <w:ins w:id="3302" w:author="吴睿斌" w:date="2024-11-04T15:20:00Z">
              <w:r>
                <w:rPr>
                  <w:rFonts w:ascii="宋体" w:hAnsi="宋体" w:eastAsia="宋体" w:cs="宋体"/>
                  <w:color w:val="auto"/>
                  <w:sz w:val="21"/>
                  <w:szCs w:val="21"/>
                  <w:rPrChange w:id="3303" w:author="user" w:date="2025-05-13T14:42:35Z">
                    <w:rPr>
                      <w:color w:val="auto"/>
                    </w:rPr>
                  </w:rPrChange>
                </w:rPr>
                <w:t>系统功能达标情况</w:t>
              </w:r>
            </w:ins>
          </w:p>
        </w:tc>
        <w:tc>
          <w:tcPr>
            <w:tcW w:w="0" w:type="auto"/>
            <w:shd w:val="clear" w:color="auto" w:fill="auto"/>
            <w:tcMar>
              <w:top w:w="20" w:type="dxa"/>
              <w:left w:w="20" w:type="dxa"/>
              <w:bottom w:w="72" w:type="dxa"/>
              <w:right w:w="20" w:type="dxa"/>
            </w:tcMar>
            <w:vAlign w:val="center"/>
            <w:tcPrChange w:id="3304" w:author="user" w:date="2025-05-14T10:24:40Z">
              <w:tcPr>
                <w:tcW w:w="1180" w:type="dxa"/>
                <w:shd w:val="clear" w:color="auto" w:fill="auto"/>
                <w:tcMar>
                  <w:top w:w="20" w:type="dxa"/>
                  <w:left w:w="20" w:type="dxa"/>
                  <w:bottom w:w="72" w:type="dxa"/>
                  <w:right w:w="20" w:type="dxa"/>
                </w:tcMar>
                <w:vAlign w:val="center"/>
              </w:tcPr>
            </w:tcPrChange>
          </w:tcPr>
          <w:p w14:paraId="0424EA88">
            <w:pPr>
              <w:pStyle w:val="34"/>
              <w:ind w:left="-199" w:leftChars="-95" w:right="-779" w:rightChars="-371"/>
              <w:rPr>
                <w:ins w:id="3306" w:author="吴睿斌" w:date="2024-11-04T15:20:00Z"/>
                <w:rFonts w:ascii="宋体" w:hAnsi="宋体" w:eastAsia="宋体" w:cs="宋体"/>
                <w:color w:val="auto"/>
                <w:kern w:val="2"/>
                <w:sz w:val="21"/>
                <w:szCs w:val="21"/>
                <w:highlight w:val="none"/>
                <w:shd w:val="clear" w:fill="auto"/>
                <w:rPrChange w:id="3307" w:author="user" w:date="2025-05-14T10:24:27Z">
                  <w:rPr>
                    <w:ins w:id="3308" w:author="吴睿斌" w:date="2024-11-04T15:20:00Z"/>
                    <w:color w:val="auto"/>
                    <w:highlight w:val="none"/>
                  </w:rPr>
                </w:rPrChange>
              </w:rPr>
              <w:pPrChange w:id="3305" w:author="user" w:date="2025-05-14T10:24:27Z">
                <w:pPr>
                  <w:pStyle w:val="34"/>
                </w:pPr>
              </w:pPrChange>
            </w:pPr>
            <w:ins w:id="3309" w:author="user" w:date="2025-05-14T10:21:48Z">
              <w:r>
                <w:rPr>
                  <w:rFonts w:ascii="宋体" w:hAnsi="宋体" w:eastAsia="宋体" w:cs="宋体"/>
                  <w:color w:val="auto"/>
                  <w:kern w:val="2"/>
                  <w:sz w:val="21"/>
                  <w:szCs w:val="21"/>
                  <w:shd w:val="clear" w:fill="auto"/>
                  <w:rPrChange w:id="3310" w:author="user" w:date="2025-05-14T10:24:27Z">
                    <w:rPr>
                      <w:color w:val="auto"/>
                    </w:rPr>
                  </w:rPrChange>
                </w:rPr>
                <w:t>功能点研发准时上线</w:t>
              </w:r>
            </w:ins>
            <w:ins w:id="3311" w:author="user" w:date="2025-05-14T10:21:48Z">
              <w:r>
                <w:rPr>
                  <w:rFonts w:hint="eastAsia" w:ascii="宋体" w:hAnsi="宋体" w:eastAsia="宋体" w:cs="宋体"/>
                  <w:color w:val="auto"/>
                  <w:kern w:val="2"/>
                  <w:sz w:val="21"/>
                  <w:szCs w:val="21"/>
                  <w:shd w:val="clear" w:fill="auto"/>
                  <w:lang w:eastAsia="zh-CN"/>
                  <w:rPrChange w:id="3312" w:author="user" w:date="2025-05-14T10:24:27Z">
                    <w:rPr>
                      <w:rFonts w:hint="eastAsia"/>
                      <w:color w:val="auto"/>
                      <w:lang w:eastAsia="zh-CN"/>
                    </w:rPr>
                  </w:rPrChange>
                </w:rPr>
                <w:t>，并提供项目技术文档，如概要设计、详细设计、运维支撑、测试用例及测试报告。</w:t>
              </w:r>
            </w:ins>
            <w:ins w:id="3313" w:author="心痕" w:date="2025-04-30T16:32:07Z">
              <w:del w:id="3314" w:author="user" w:date="2025-05-14T10:21:48Z">
                <w:r>
                  <w:rPr>
                    <w:rFonts w:ascii="宋体" w:hAnsi="宋体" w:eastAsia="宋体" w:cs="宋体"/>
                    <w:color w:val="auto"/>
                    <w:kern w:val="2"/>
                    <w:sz w:val="21"/>
                    <w:szCs w:val="21"/>
                    <w:shd w:val="clear" w:fill="auto"/>
                    <w:rPrChange w:id="3315" w:author="user" w:date="2025-05-14T10:24:27Z">
                      <w:rPr>
                        <w:rFonts w:ascii="仿宋_GB2312" w:hAnsi="仿宋_GB2312" w:eastAsia="仿宋_GB2312" w:cs="仿宋_GB2312"/>
                        <w:kern w:val="0"/>
                        <w:sz w:val="24"/>
                        <w:szCs w:val="24"/>
                      </w:rPr>
                    </w:rPrChange>
                  </w:rPr>
                  <w:delText>系统功能操作准确率不低于95%</w:delText>
                </w:r>
              </w:del>
            </w:ins>
          </w:p>
        </w:tc>
        <w:tc>
          <w:tcPr>
            <w:tcW w:w="0" w:type="auto"/>
            <w:shd w:val="clear" w:color="auto" w:fill="auto"/>
            <w:tcMar>
              <w:top w:w="20" w:type="dxa"/>
              <w:left w:w="20" w:type="dxa"/>
              <w:bottom w:w="72" w:type="dxa"/>
              <w:right w:w="20" w:type="dxa"/>
            </w:tcMar>
            <w:vAlign w:val="center"/>
            <w:tcPrChange w:id="3316" w:author="user" w:date="2025-05-14T10:24:40Z">
              <w:tcPr>
                <w:tcW w:w="889" w:type="dxa"/>
                <w:shd w:val="clear" w:color="auto" w:fill="auto"/>
                <w:tcMar>
                  <w:top w:w="20" w:type="dxa"/>
                  <w:left w:w="20" w:type="dxa"/>
                  <w:bottom w:w="72" w:type="dxa"/>
                  <w:right w:w="20" w:type="dxa"/>
                </w:tcMar>
                <w:vAlign w:val="center"/>
              </w:tcPr>
            </w:tcPrChange>
          </w:tcPr>
          <w:p w14:paraId="357159D5">
            <w:pPr>
              <w:pStyle w:val="34"/>
              <w:ind w:left="-199" w:leftChars="-95" w:right="-779" w:rightChars="-371"/>
              <w:jc w:val="left"/>
              <w:rPr>
                <w:ins w:id="3318" w:author="吴睿斌" w:date="2024-11-04T15:20:00Z"/>
                <w:rFonts w:ascii="宋体" w:hAnsi="宋体" w:eastAsia="宋体" w:cs="宋体"/>
                <w:color w:val="auto"/>
                <w:kern w:val="2"/>
                <w:sz w:val="21"/>
                <w:szCs w:val="21"/>
                <w:highlight w:val="none"/>
                <w:shd w:val="clear" w:fill="auto"/>
                <w:rPrChange w:id="3319" w:author="user" w:date="2025-05-14T10:24:27Z">
                  <w:rPr>
                    <w:ins w:id="3320" w:author="吴睿斌" w:date="2024-11-04T15:20:00Z"/>
                    <w:color w:val="auto"/>
                    <w:highlight w:val="none"/>
                  </w:rPr>
                </w:rPrChange>
              </w:rPr>
              <w:pPrChange w:id="3317" w:author="user" w:date="2025-05-14T10:24:27Z">
                <w:pPr>
                  <w:pStyle w:val="34"/>
                  <w:jc w:val="center"/>
                </w:pPr>
              </w:pPrChange>
            </w:pPr>
            <w:ins w:id="3321" w:author="user" w:date="2025-05-14T10:21:48Z">
              <w:r>
                <w:rPr>
                  <w:rFonts w:hint="eastAsia" w:ascii="宋体" w:hAnsi="宋体" w:eastAsia="宋体" w:cs="宋体"/>
                  <w:color w:val="auto"/>
                  <w:kern w:val="2"/>
                  <w:sz w:val="21"/>
                  <w:szCs w:val="21"/>
                  <w:shd w:val="clear" w:fill="auto"/>
                  <w:lang w:val="en-US" w:eastAsia="zh-CN"/>
                  <w:rPrChange w:id="3322" w:author="user" w:date="2025-05-14T10:24:27Z">
                    <w:rPr>
                      <w:rFonts w:hint="eastAsia"/>
                      <w:color w:val="auto"/>
                      <w:lang w:val="en-US" w:eastAsia="zh-CN"/>
                    </w:rPr>
                  </w:rPrChange>
                </w:rPr>
                <w:t>15</w:t>
              </w:r>
            </w:ins>
            <w:ins w:id="3323" w:author="张雪平" w:date="2024-11-13T21:27:29Z">
              <w:del w:id="3324" w:author="user" w:date="2025-05-14T10:21:48Z">
                <w:r>
                  <w:rPr>
                    <w:rFonts w:hint="eastAsia" w:ascii="宋体" w:hAnsi="宋体" w:eastAsia="宋体" w:cs="宋体"/>
                    <w:color w:val="auto"/>
                    <w:kern w:val="2"/>
                    <w:sz w:val="21"/>
                    <w:szCs w:val="21"/>
                    <w:highlight w:val="none"/>
                    <w:shd w:val="clear" w:fill="auto"/>
                    <w:lang w:val="en-US" w:eastAsia="zh-CN"/>
                    <w:rPrChange w:id="3325" w:author="user" w:date="2025-05-14T10:24:27Z">
                      <w:rPr>
                        <w:rFonts w:hint="eastAsia"/>
                        <w:color w:val="auto"/>
                        <w:highlight w:val="none"/>
                        <w:lang w:val="en-US" w:eastAsia="zh-CN"/>
                      </w:rPr>
                    </w:rPrChange>
                  </w:rPr>
                  <w:delText>1</w:delText>
                </w:r>
              </w:del>
            </w:ins>
            <w:ins w:id="3326" w:author="张雪平" w:date="2024-11-13T21:27:30Z">
              <w:del w:id="3327" w:author="user" w:date="2025-05-14T10:21:48Z">
                <w:r>
                  <w:rPr>
                    <w:rFonts w:hint="eastAsia" w:ascii="宋体" w:hAnsi="宋体" w:eastAsia="宋体" w:cs="宋体"/>
                    <w:color w:val="auto"/>
                    <w:kern w:val="2"/>
                    <w:sz w:val="21"/>
                    <w:szCs w:val="21"/>
                    <w:highlight w:val="none"/>
                    <w:shd w:val="clear" w:fill="auto"/>
                    <w:lang w:val="en-US" w:eastAsia="zh-CN"/>
                    <w:rPrChange w:id="3328" w:author="user" w:date="2025-05-14T10:24:27Z">
                      <w:rPr>
                        <w:rFonts w:hint="eastAsia"/>
                        <w:color w:val="auto"/>
                        <w:highlight w:val="none"/>
                        <w:lang w:val="en-US" w:eastAsia="zh-CN"/>
                      </w:rPr>
                    </w:rPrChange>
                  </w:rPr>
                  <w:delText>5</w:delText>
                </w:r>
              </w:del>
            </w:ins>
          </w:p>
        </w:tc>
        <w:tc>
          <w:tcPr>
            <w:tcW w:w="0" w:type="auto"/>
            <w:shd w:val="clear" w:color="auto" w:fill="auto"/>
            <w:tcMar>
              <w:top w:w="20" w:type="dxa"/>
              <w:left w:w="20" w:type="dxa"/>
              <w:bottom w:w="72" w:type="dxa"/>
              <w:right w:w="20" w:type="dxa"/>
            </w:tcMar>
            <w:vAlign w:val="center"/>
            <w:tcPrChange w:id="3329" w:author="user" w:date="2025-05-14T10:24:40Z">
              <w:tcPr>
                <w:tcW w:w="725" w:type="dxa"/>
                <w:shd w:val="clear" w:color="auto" w:fill="auto"/>
                <w:tcMar>
                  <w:top w:w="20" w:type="dxa"/>
                  <w:left w:w="20" w:type="dxa"/>
                  <w:bottom w:w="72" w:type="dxa"/>
                  <w:right w:w="20" w:type="dxa"/>
                </w:tcMar>
                <w:vAlign w:val="center"/>
              </w:tcPr>
            </w:tcPrChange>
          </w:tcPr>
          <w:p w14:paraId="04FFDA94">
            <w:pPr>
              <w:pStyle w:val="34"/>
              <w:ind w:left="-199" w:leftChars="-95" w:right="-779" w:rightChars="-371"/>
              <w:jc w:val="left"/>
              <w:rPr>
                <w:ins w:id="3331" w:author="吴睿斌" w:date="2024-11-04T15:20:00Z"/>
                <w:rFonts w:ascii="宋体" w:hAnsi="宋体" w:eastAsia="宋体" w:cs="宋体"/>
                <w:color w:val="auto"/>
                <w:kern w:val="2"/>
                <w:sz w:val="21"/>
                <w:szCs w:val="21"/>
                <w:highlight w:val="none"/>
                <w:shd w:val="clear" w:fill="auto"/>
                <w:rPrChange w:id="3332" w:author="user" w:date="2025-05-14T10:24:27Z">
                  <w:rPr>
                    <w:ins w:id="3333" w:author="吴睿斌" w:date="2024-11-04T15:20:00Z"/>
                    <w:color w:val="auto"/>
                    <w:highlight w:val="none"/>
                  </w:rPr>
                </w:rPrChange>
              </w:rPr>
              <w:pPrChange w:id="3330" w:author="user" w:date="2025-05-14T10:24:27Z">
                <w:pPr>
                  <w:pStyle w:val="34"/>
                  <w:jc w:val="center"/>
                </w:pPr>
              </w:pPrChange>
            </w:pPr>
            <w:ins w:id="3334" w:author="user" w:date="2025-05-14T10:21:48Z">
              <w:r>
                <w:rPr>
                  <w:rFonts w:ascii="宋体" w:hAnsi="宋体" w:eastAsia="宋体" w:cs="宋体"/>
                  <w:color w:val="auto"/>
                  <w:kern w:val="2"/>
                  <w:sz w:val="21"/>
                  <w:szCs w:val="21"/>
                  <w:shd w:val="clear" w:fill="auto"/>
                  <w:rPrChange w:id="3335" w:author="user" w:date="2025-05-14T10:24:27Z">
                    <w:rPr>
                      <w:color w:val="auto"/>
                    </w:rPr>
                  </w:rPrChange>
                </w:rPr>
                <w:t>/</w:t>
              </w:r>
            </w:ins>
            <w:ins w:id="3336" w:author="吴睿斌" w:date="2024-11-04T15:20:00Z">
              <w:del w:id="3337" w:author="user" w:date="2025-05-14T10:21:48Z">
                <w:r>
                  <w:rPr>
                    <w:rFonts w:ascii="宋体" w:hAnsi="宋体" w:eastAsia="宋体" w:cs="宋体"/>
                    <w:color w:val="auto"/>
                    <w:kern w:val="2"/>
                    <w:sz w:val="21"/>
                    <w:szCs w:val="21"/>
                    <w:highlight w:val="none"/>
                    <w:shd w:val="clear" w:fill="auto"/>
                    <w:rPrChange w:id="3338" w:author="user" w:date="2025-05-14T10:24:27Z">
                      <w:rPr>
                        <w:color w:val="auto"/>
                        <w:highlight w:val="none"/>
                      </w:rPr>
                    </w:rPrChange>
                  </w:rPr>
                  <w:delText>/</w:delText>
                </w:r>
              </w:del>
            </w:ins>
          </w:p>
        </w:tc>
        <w:tc>
          <w:tcPr>
            <w:tcW w:w="0" w:type="auto"/>
            <w:shd w:val="clear" w:color="auto" w:fill="auto"/>
            <w:tcMar>
              <w:top w:w="20" w:type="dxa"/>
              <w:left w:w="20" w:type="dxa"/>
              <w:bottom w:w="72" w:type="dxa"/>
              <w:right w:w="20" w:type="dxa"/>
            </w:tcMar>
            <w:vAlign w:val="center"/>
            <w:tcPrChange w:id="3339" w:author="user" w:date="2025-05-14T10:24:40Z">
              <w:tcPr>
                <w:tcW w:w="972" w:type="dxa"/>
                <w:shd w:val="clear" w:color="auto" w:fill="auto"/>
                <w:tcMar>
                  <w:top w:w="20" w:type="dxa"/>
                  <w:left w:w="20" w:type="dxa"/>
                  <w:bottom w:w="72" w:type="dxa"/>
                  <w:right w:w="20" w:type="dxa"/>
                </w:tcMar>
                <w:vAlign w:val="center"/>
              </w:tcPr>
            </w:tcPrChange>
          </w:tcPr>
          <w:p w14:paraId="31EB5E97">
            <w:pPr>
              <w:pStyle w:val="34"/>
              <w:ind w:left="-199" w:leftChars="-95" w:right="-779" w:rightChars="-371"/>
              <w:jc w:val="left"/>
              <w:rPr>
                <w:ins w:id="3341" w:author="吴睿斌" w:date="2024-11-04T15:20:00Z"/>
                <w:rFonts w:ascii="宋体" w:hAnsi="宋体" w:eastAsia="宋体" w:cs="宋体"/>
                <w:color w:val="auto"/>
                <w:kern w:val="2"/>
                <w:sz w:val="21"/>
                <w:szCs w:val="21"/>
                <w:highlight w:val="none"/>
                <w:shd w:val="clear" w:fill="auto"/>
                <w:rPrChange w:id="3342" w:author="user" w:date="2025-05-14T10:24:27Z">
                  <w:rPr>
                    <w:ins w:id="3343" w:author="吴睿斌" w:date="2024-11-04T15:20:00Z"/>
                    <w:color w:val="auto"/>
                    <w:highlight w:val="none"/>
                  </w:rPr>
                </w:rPrChange>
              </w:rPr>
              <w:pPrChange w:id="3340" w:author="user" w:date="2025-05-14T10:24:27Z">
                <w:pPr>
                  <w:pStyle w:val="34"/>
                  <w:jc w:val="center"/>
                </w:pPr>
              </w:pPrChange>
            </w:pPr>
            <w:ins w:id="3344" w:author="user" w:date="2025-05-14T10:21:48Z">
              <w:r>
                <w:rPr>
                  <w:rFonts w:ascii="宋体" w:hAnsi="宋体" w:eastAsia="宋体" w:cs="宋体"/>
                  <w:color w:val="auto"/>
                  <w:kern w:val="2"/>
                  <w:sz w:val="21"/>
                  <w:szCs w:val="21"/>
                  <w:shd w:val="clear" w:fill="auto"/>
                  <w:rPrChange w:id="3345" w:author="user" w:date="2025-05-14T10:24:27Z">
                    <w:rPr>
                      <w:color w:val="auto"/>
                    </w:rPr>
                  </w:rPrChange>
                </w:rPr>
                <w:t>/</w:t>
              </w:r>
            </w:ins>
            <w:ins w:id="3346" w:author="吴睿斌" w:date="2024-11-04T15:20:00Z">
              <w:del w:id="3347" w:author="user" w:date="2025-05-14T10:21:48Z">
                <w:r>
                  <w:rPr>
                    <w:rFonts w:ascii="宋体" w:hAnsi="宋体" w:eastAsia="宋体" w:cs="宋体"/>
                    <w:color w:val="auto"/>
                    <w:kern w:val="2"/>
                    <w:sz w:val="21"/>
                    <w:szCs w:val="21"/>
                    <w:highlight w:val="none"/>
                    <w:shd w:val="clear" w:fill="auto"/>
                    <w:rPrChange w:id="3348" w:author="user" w:date="2025-05-14T10:24:27Z">
                      <w:rPr>
                        <w:color w:val="auto"/>
                        <w:highlight w:val="none"/>
                      </w:rPr>
                    </w:rPrChange>
                  </w:rPr>
                  <w:delText>/</w:delText>
                </w:r>
              </w:del>
            </w:ins>
          </w:p>
        </w:tc>
        <w:tc>
          <w:tcPr>
            <w:tcW w:w="0" w:type="auto"/>
            <w:shd w:val="clear" w:color="auto" w:fill="auto"/>
            <w:tcMar>
              <w:top w:w="20" w:type="dxa"/>
              <w:left w:w="283" w:type="dxa"/>
              <w:bottom w:w="72" w:type="dxa"/>
              <w:right w:w="850" w:type="dxa"/>
            </w:tcMar>
            <w:vAlign w:val="center"/>
            <w:tcPrChange w:id="3349" w:author="user" w:date="2025-05-14T10:24:40Z">
              <w:tcPr>
                <w:tcW w:w="4242" w:type="dxa"/>
                <w:shd w:val="clear" w:color="auto" w:fill="auto"/>
                <w:tcMar>
                  <w:top w:w="20" w:type="dxa"/>
                  <w:left w:w="283" w:type="dxa"/>
                  <w:bottom w:w="72" w:type="dxa"/>
                  <w:right w:w="850" w:type="dxa"/>
                </w:tcMar>
                <w:vAlign w:val="center"/>
              </w:tcPr>
            </w:tcPrChange>
          </w:tcPr>
          <w:p w14:paraId="0BA71695">
            <w:pPr>
              <w:pStyle w:val="34"/>
              <w:ind w:left="-199" w:leftChars="-95" w:right="-779" w:rightChars="-371"/>
              <w:rPr>
                <w:ins w:id="3350" w:author="吴睿斌" w:date="2024-11-04T15:20:00Z"/>
                <w:rFonts w:ascii="宋体" w:hAnsi="宋体" w:eastAsia="宋体" w:cs="宋体"/>
                <w:color w:val="auto"/>
                <w:kern w:val="2"/>
                <w:sz w:val="21"/>
                <w:szCs w:val="21"/>
                <w:highlight w:val="none"/>
                <w:shd w:val="clear" w:fill="auto"/>
                <w:rPrChange w:id="3351" w:author="user" w:date="2025-05-14T10:24:27Z">
                  <w:rPr>
                    <w:ins w:id="3352" w:author="吴睿斌" w:date="2024-11-04T15:20:00Z"/>
                    <w:color w:val="auto"/>
                    <w:kern w:val="2"/>
                    <w:highlight w:val="none"/>
                  </w:rPr>
                </w:rPrChange>
              </w:rPr>
            </w:pPr>
            <w:ins w:id="3353" w:author="user" w:date="2025-05-14T10:21:48Z">
              <w:r>
                <w:rPr>
                  <w:rFonts w:ascii="宋体" w:hAnsi="宋体" w:eastAsia="宋体" w:cs="宋体"/>
                  <w:color w:val="auto"/>
                  <w:kern w:val="2"/>
                  <w:sz w:val="21"/>
                  <w:szCs w:val="21"/>
                  <w:shd w:val="clear" w:color="auto" w:fill="auto"/>
                  <w:rPrChange w:id="3354" w:author="user" w:date="2025-05-14T10:24:27Z">
                    <w:rPr>
                      <w:color w:val="auto"/>
                      <w:kern w:val="2"/>
                      <w:shd w:val="clear" w:color="auto" w:fill="auto"/>
                    </w:rPr>
                  </w:rPrChange>
                </w:rPr>
                <w:t>按照</w:t>
              </w:r>
            </w:ins>
            <w:ins w:id="3355" w:author="user" w:date="2025-05-14T10:21:48Z">
              <w:r>
                <w:rPr>
                  <w:rFonts w:hint="eastAsia" w:ascii="宋体" w:hAnsi="宋体" w:eastAsia="宋体" w:cs="宋体"/>
                  <w:color w:val="auto"/>
                  <w:kern w:val="2"/>
                  <w:sz w:val="21"/>
                  <w:szCs w:val="21"/>
                  <w:shd w:val="clear" w:color="auto" w:fill="auto"/>
                  <w:lang w:eastAsia="zh-CN"/>
                  <w:rPrChange w:id="3356" w:author="user" w:date="2025-05-14T10:24:27Z">
                    <w:rPr>
                      <w:rFonts w:hint="eastAsia"/>
                      <w:color w:val="auto"/>
                      <w:kern w:val="2"/>
                      <w:shd w:val="clear" w:color="auto" w:fill="auto"/>
                      <w:lang w:eastAsia="zh-CN"/>
                    </w:rPr>
                  </w:rPrChange>
                </w:rPr>
                <w:t>供应商</w:t>
              </w:r>
            </w:ins>
            <w:ins w:id="3357" w:author="user" w:date="2025-05-14T10:21:48Z">
              <w:r>
                <w:rPr>
                  <w:rFonts w:ascii="宋体" w:hAnsi="宋体" w:eastAsia="宋体" w:cs="宋体"/>
                  <w:color w:val="auto"/>
                  <w:kern w:val="2"/>
                  <w:sz w:val="21"/>
                  <w:szCs w:val="21"/>
                  <w:shd w:val="clear" w:color="auto" w:fill="auto"/>
                  <w:rPrChange w:id="3358" w:author="user" w:date="2025-05-14T10:24:27Z">
                    <w:rPr>
                      <w:color w:val="auto"/>
                      <w:kern w:val="2"/>
                      <w:shd w:val="clear" w:color="auto" w:fill="auto"/>
                    </w:rPr>
                  </w:rPrChange>
                </w:rPr>
                <w:t>技术方案建设任务排期进行开发，无理由导致任务未按照排期上线，每出现一次扣</w:t>
              </w:r>
            </w:ins>
            <w:ins w:id="3359" w:author="user" w:date="2025-05-14T10:21:48Z">
              <w:r>
                <w:rPr>
                  <w:rFonts w:hint="eastAsia" w:ascii="宋体" w:hAnsi="宋体" w:eastAsia="宋体" w:cs="宋体"/>
                  <w:color w:val="auto"/>
                  <w:kern w:val="2"/>
                  <w:sz w:val="21"/>
                  <w:szCs w:val="21"/>
                  <w:shd w:val="clear" w:color="auto" w:fill="auto"/>
                  <w:lang w:val="en-US" w:eastAsia="zh-CN"/>
                  <w:rPrChange w:id="3360" w:author="user" w:date="2025-05-14T10:24:27Z">
                    <w:rPr>
                      <w:rFonts w:hint="eastAsia"/>
                      <w:color w:val="auto"/>
                      <w:kern w:val="2"/>
                      <w:shd w:val="clear" w:color="auto" w:fill="auto"/>
                      <w:lang w:val="en-US" w:eastAsia="zh-CN"/>
                    </w:rPr>
                  </w:rPrChange>
                </w:rPr>
                <w:t>5</w:t>
              </w:r>
            </w:ins>
            <w:ins w:id="3361" w:author="user" w:date="2025-05-14T10:21:48Z">
              <w:r>
                <w:rPr>
                  <w:rFonts w:ascii="宋体" w:hAnsi="宋体" w:eastAsia="宋体" w:cs="宋体"/>
                  <w:color w:val="auto"/>
                  <w:kern w:val="2"/>
                  <w:sz w:val="21"/>
                  <w:szCs w:val="21"/>
                  <w:shd w:val="clear" w:color="auto" w:fill="auto"/>
                  <w:rPrChange w:id="3362" w:author="user" w:date="2025-05-14T10:24:27Z">
                    <w:rPr>
                      <w:color w:val="auto"/>
                      <w:kern w:val="2"/>
                      <w:shd w:val="clear" w:color="auto" w:fill="auto"/>
                    </w:rPr>
                  </w:rPrChange>
                </w:rPr>
                <w:t>分，</w:t>
              </w:r>
            </w:ins>
            <w:ins w:id="3363" w:author="user" w:date="2025-05-14T10:21:48Z">
              <w:r>
                <w:rPr>
                  <w:rFonts w:hint="eastAsia" w:ascii="宋体" w:hAnsi="宋体" w:eastAsia="宋体" w:cs="宋体"/>
                  <w:color w:val="auto"/>
                  <w:kern w:val="2"/>
                  <w:sz w:val="21"/>
                  <w:szCs w:val="21"/>
                  <w:shd w:val="clear" w:color="auto" w:fill="auto"/>
                  <w:lang w:val="en-US" w:eastAsia="zh-CN"/>
                  <w:rPrChange w:id="3364" w:author="user" w:date="2025-05-14T10:24:27Z">
                    <w:rPr>
                      <w:rFonts w:hint="eastAsia"/>
                      <w:color w:val="auto"/>
                      <w:kern w:val="2"/>
                      <w:shd w:val="clear" w:color="auto" w:fill="auto"/>
                      <w:lang w:val="en-US" w:eastAsia="zh-CN"/>
                    </w:rPr>
                  </w:rPrChange>
                </w:rPr>
                <w:t>每</w:t>
              </w:r>
            </w:ins>
            <w:ins w:id="3365" w:author="user" w:date="2025-05-14T10:21:48Z">
              <w:r>
                <w:rPr>
                  <w:rFonts w:hint="eastAsia" w:ascii="宋体" w:hAnsi="宋体" w:eastAsia="宋体" w:cs="宋体"/>
                  <w:color w:val="auto"/>
                  <w:kern w:val="2"/>
                  <w:sz w:val="21"/>
                  <w:szCs w:val="21"/>
                  <w:shd w:val="clear" w:color="auto" w:fill="auto"/>
                  <w:rPrChange w:id="3366" w:author="user" w:date="2025-05-14T10:24:27Z">
                    <w:rPr>
                      <w:rFonts w:hint="eastAsia"/>
                      <w:color w:val="auto"/>
                      <w:kern w:val="2"/>
                      <w:shd w:val="clear" w:color="auto" w:fill="auto"/>
                    </w:rPr>
                  </w:rPrChange>
                </w:rPr>
                <w:t>缺少一份技术</w:t>
              </w:r>
            </w:ins>
            <w:ins w:id="3367" w:author="user" w:date="2025-05-14T10:21:48Z">
              <w:r>
                <w:rPr>
                  <w:rFonts w:hint="eastAsia" w:ascii="宋体" w:hAnsi="宋体" w:eastAsia="宋体" w:cs="宋体"/>
                  <w:color w:val="auto"/>
                  <w:kern w:val="2"/>
                  <w:sz w:val="21"/>
                  <w:szCs w:val="21"/>
                  <w:shd w:val="clear" w:color="auto" w:fill="auto"/>
                  <w:lang w:val="en-US" w:eastAsia="zh-CN"/>
                  <w:rPrChange w:id="3368" w:author="user" w:date="2025-05-14T10:24:27Z">
                    <w:rPr>
                      <w:rFonts w:hint="eastAsia"/>
                      <w:color w:val="auto"/>
                      <w:kern w:val="2"/>
                      <w:shd w:val="clear" w:color="auto" w:fill="auto"/>
                      <w:lang w:val="en-US" w:eastAsia="zh-CN"/>
                    </w:rPr>
                  </w:rPrChange>
                </w:rPr>
                <w:t>文</w:t>
              </w:r>
            </w:ins>
            <w:ins w:id="3369" w:author="user" w:date="2025-05-14T10:21:48Z">
              <w:r>
                <w:rPr>
                  <w:rFonts w:hint="eastAsia" w:ascii="宋体" w:hAnsi="宋体" w:eastAsia="宋体" w:cs="宋体"/>
                  <w:color w:val="auto"/>
                  <w:kern w:val="2"/>
                  <w:sz w:val="21"/>
                  <w:szCs w:val="21"/>
                  <w:shd w:val="clear" w:color="auto" w:fill="auto"/>
                  <w:rPrChange w:id="3370" w:author="user" w:date="2025-05-14T10:24:27Z">
                    <w:rPr>
                      <w:rFonts w:hint="eastAsia"/>
                      <w:color w:val="auto"/>
                      <w:kern w:val="2"/>
                      <w:shd w:val="clear" w:color="auto" w:fill="auto"/>
                    </w:rPr>
                  </w:rPrChange>
                </w:rPr>
                <w:t>档扣3分</w:t>
              </w:r>
            </w:ins>
            <w:ins w:id="3371" w:author="user" w:date="2025-05-14T10:21:48Z">
              <w:r>
                <w:rPr>
                  <w:rFonts w:hint="eastAsia" w:ascii="宋体" w:hAnsi="宋体" w:eastAsia="宋体" w:cs="宋体"/>
                  <w:color w:val="auto"/>
                  <w:kern w:val="2"/>
                  <w:sz w:val="21"/>
                  <w:szCs w:val="21"/>
                  <w:shd w:val="clear" w:color="auto" w:fill="auto"/>
                  <w:lang w:eastAsia="zh-CN"/>
                  <w:rPrChange w:id="3372" w:author="user" w:date="2025-05-14T10:24:27Z">
                    <w:rPr>
                      <w:rFonts w:hint="eastAsia"/>
                      <w:color w:val="auto"/>
                      <w:kern w:val="2"/>
                      <w:shd w:val="clear" w:color="auto" w:fill="auto"/>
                      <w:lang w:eastAsia="zh-CN"/>
                    </w:rPr>
                  </w:rPrChange>
                </w:rPr>
                <w:t>，</w:t>
              </w:r>
            </w:ins>
            <w:ins w:id="3373" w:author="user" w:date="2025-05-14T10:21:48Z">
              <w:r>
                <w:rPr>
                  <w:rFonts w:ascii="宋体" w:hAnsi="宋体" w:eastAsia="宋体" w:cs="宋体"/>
                  <w:color w:val="auto"/>
                  <w:kern w:val="2"/>
                  <w:sz w:val="21"/>
                  <w:szCs w:val="21"/>
                  <w:shd w:val="clear" w:color="auto" w:fill="auto"/>
                  <w:rPrChange w:id="3374" w:author="user" w:date="2025-05-14T10:24:27Z">
                    <w:rPr>
                      <w:color w:val="auto"/>
                      <w:kern w:val="2"/>
                      <w:shd w:val="clear" w:color="auto" w:fill="auto"/>
                    </w:rPr>
                  </w:rPrChange>
                </w:rPr>
                <w:t>本项扣完为止。</w:t>
              </w:r>
            </w:ins>
            <w:ins w:id="3375" w:author="心痕" w:date="2024-12-30T15:48:49Z">
              <w:del w:id="3376" w:author="user" w:date="2025-05-14T10:21:48Z">
                <w:r>
                  <w:rPr>
                    <w:rFonts w:hint="eastAsia" w:ascii="宋体" w:hAnsi="宋体" w:eastAsia="宋体" w:cs="宋体"/>
                    <w:color w:val="auto"/>
                    <w:kern w:val="2"/>
                    <w:sz w:val="21"/>
                    <w:szCs w:val="21"/>
                    <w:highlight w:val="none"/>
                    <w:shd w:val="clear" w:fill="auto"/>
                    <w:lang w:val="en-US" w:eastAsia="zh-CN"/>
                    <w:rPrChange w:id="3377" w:author="user" w:date="2025-05-14T10:24:27Z">
                      <w:rPr>
                        <w:rFonts w:hint="eastAsia"/>
                        <w:color w:val="auto"/>
                        <w:kern w:val="2"/>
                        <w:highlight w:val="none"/>
                        <w:lang w:val="en-US" w:eastAsia="zh-CN"/>
                      </w:rPr>
                    </w:rPrChange>
                  </w:rPr>
                  <w:delText>营销</w:delText>
                </w:r>
              </w:del>
            </w:ins>
            <w:ins w:id="3378" w:author="心痕" w:date="2024-12-30T15:48:50Z">
              <w:del w:id="3379" w:author="user" w:date="2025-05-14T10:21:48Z">
                <w:r>
                  <w:rPr>
                    <w:rFonts w:hint="eastAsia" w:ascii="宋体" w:hAnsi="宋体" w:eastAsia="宋体" w:cs="宋体"/>
                    <w:color w:val="auto"/>
                    <w:kern w:val="2"/>
                    <w:sz w:val="21"/>
                    <w:szCs w:val="21"/>
                    <w:highlight w:val="none"/>
                    <w:shd w:val="clear" w:fill="auto"/>
                    <w:lang w:val="en-US" w:eastAsia="zh-CN"/>
                    <w:rPrChange w:id="3380" w:author="user" w:date="2025-05-14T10:24:27Z">
                      <w:rPr>
                        <w:rFonts w:hint="eastAsia"/>
                        <w:color w:val="auto"/>
                        <w:kern w:val="2"/>
                        <w:highlight w:val="none"/>
                        <w:lang w:val="en-US" w:eastAsia="zh-CN"/>
                      </w:rPr>
                    </w:rPrChange>
                  </w:rPr>
                  <w:delText>内容</w:delText>
                </w:r>
              </w:del>
            </w:ins>
            <w:ins w:id="3381" w:author="心痕" w:date="2024-12-30T15:48:51Z">
              <w:del w:id="3382" w:author="user" w:date="2025-05-14T10:21:48Z">
                <w:r>
                  <w:rPr>
                    <w:rFonts w:hint="eastAsia" w:ascii="宋体" w:hAnsi="宋体" w:eastAsia="宋体" w:cs="宋体"/>
                    <w:color w:val="auto"/>
                    <w:kern w:val="2"/>
                    <w:sz w:val="21"/>
                    <w:szCs w:val="21"/>
                    <w:highlight w:val="none"/>
                    <w:shd w:val="clear" w:fill="auto"/>
                    <w:lang w:val="en-US" w:eastAsia="zh-CN"/>
                    <w:rPrChange w:id="3383" w:author="user" w:date="2025-05-14T10:24:27Z">
                      <w:rPr>
                        <w:rFonts w:hint="eastAsia"/>
                        <w:color w:val="auto"/>
                        <w:kern w:val="2"/>
                        <w:highlight w:val="none"/>
                        <w:lang w:val="en-US" w:eastAsia="zh-CN"/>
                      </w:rPr>
                    </w:rPrChange>
                  </w:rPr>
                  <w:delText>输出</w:delText>
                </w:r>
              </w:del>
            </w:ins>
            <w:ins w:id="3384" w:author="心痕" w:date="2024-12-30T15:48:53Z">
              <w:del w:id="3385" w:author="user" w:date="2025-05-14T10:21:48Z">
                <w:r>
                  <w:rPr>
                    <w:rFonts w:hint="eastAsia" w:ascii="宋体" w:hAnsi="宋体" w:eastAsia="宋体" w:cs="宋体"/>
                    <w:color w:val="auto"/>
                    <w:kern w:val="2"/>
                    <w:sz w:val="21"/>
                    <w:szCs w:val="21"/>
                    <w:highlight w:val="none"/>
                    <w:shd w:val="clear" w:fill="auto"/>
                    <w:lang w:val="en-US" w:eastAsia="zh-CN"/>
                    <w:rPrChange w:id="3386" w:author="user" w:date="2025-05-14T10:24:27Z">
                      <w:rPr>
                        <w:rFonts w:hint="eastAsia"/>
                        <w:color w:val="auto"/>
                        <w:kern w:val="2"/>
                        <w:highlight w:val="none"/>
                        <w:lang w:val="en-US" w:eastAsia="zh-CN"/>
                      </w:rPr>
                    </w:rPrChange>
                  </w:rPr>
                  <w:delText>耗时</w:delText>
                </w:r>
              </w:del>
            </w:ins>
            <w:ins w:id="3387" w:author="心痕" w:date="2024-12-30T15:49:23Z">
              <w:del w:id="3388" w:author="user" w:date="2025-05-14T10:21:48Z">
                <w:r>
                  <w:rPr>
                    <w:rFonts w:hint="eastAsia" w:ascii="宋体" w:hAnsi="宋体" w:eastAsia="宋体" w:cs="宋体"/>
                    <w:color w:val="auto"/>
                    <w:kern w:val="2"/>
                    <w:sz w:val="21"/>
                    <w:szCs w:val="21"/>
                    <w:highlight w:val="none"/>
                    <w:shd w:val="clear" w:fill="auto"/>
                    <w:lang w:val="en-US" w:eastAsia="zh-CN"/>
                    <w:rPrChange w:id="3389" w:author="user" w:date="2025-05-14T10:24:27Z">
                      <w:rPr>
                        <w:rFonts w:hint="eastAsia"/>
                        <w:color w:val="auto"/>
                        <w:kern w:val="2"/>
                        <w:highlight w:val="none"/>
                        <w:lang w:val="en-US" w:eastAsia="zh-CN"/>
                      </w:rPr>
                    </w:rPrChange>
                  </w:rPr>
                  <w:delText>大于</w:delText>
                </w:r>
              </w:del>
            </w:ins>
            <w:ins w:id="3390" w:author="心痕" w:date="2024-12-30T15:49:24Z">
              <w:del w:id="3391" w:author="user" w:date="2025-05-14T10:21:48Z">
                <w:r>
                  <w:rPr>
                    <w:rFonts w:hint="eastAsia" w:ascii="宋体" w:hAnsi="宋体" w:eastAsia="宋体" w:cs="宋体"/>
                    <w:color w:val="auto"/>
                    <w:kern w:val="2"/>
                    <w:sz w:val="21"/>
                    <w:szCs w:val="21"/>
                    <w:highlight w:val="none"/>
                    <w:shd w:val="clear" w:fill="auto"/>
                    <w:lang w:val="en-US" w:eastAsia="zh-CN"/>
                    <w:rPrChange w:id="3392" w:author="user" w:date="2025-05-14T10:24:27Z">
                      <w:rPr>
                        <w:rFonts w:hint="eastAsia"/>
                        <w:color w:val="auto"/>
                        <w:kern w:val="2"/>
                        <w:highlight w:val="none"/>
                        <w:lang w:val="en-US" w:eastAsia="zh-CN"/>
                      </w:rPr>
                    </w:rPrChange>
                  </w:rPr>
                  <w:delText>6</w:delText>
                </w:r>
              </w:del>
            </w:ins>
            <w:ins w:id="3393" w:author="心痕" w:date="2024-12-30T15:49:25Z">
              <w:del w:id="3394" w:author="user" w:date="2025-05-14T10:21:48Z">
                <w:r>
                  <w:rPr>
                    <w:rFonts w:hint="eastAsia" w:ascii="宋体" w:hAnsi="宋体" w:eastAsia="宋体" w:cs="宋体"/>
                    <w:color w:val="auto"/>
                    <w:kern w:val="2"/>
                    <w:sz w:val="21"/>
                    <w:szCs w:val="21"/>
                    <w:highlight w:val="none"/>
                    <w:shd w:val="clear" w:fill="auto"/>
                    <w:lang w:val="en-US" w:eastAsia="zh-CN"/>
                    <w:rPrChange w:id="3395" w:author="user" w:date="2025-05-14T10:24:27Z">
                      <w:rPr>
                        <w:rFonts w:hint="eastAsia"/>
                        <w:color w:val="auto"/>
                        <w:kern w:val="2"/>
                        <w:highlight w:val="none"/>
                        <w:lang w:val="en-US" w:eastAsia="zh-CN"/>
                      </w:rPr>
                    </w:rPrChange>
                  </w:rPr>
                  <w:delText>秒</w:delText>
                </w:r>
              </w:del>
            </w:ins>
            <w:ins w:id="3396" w:author="心痕" w:date="2024-12-30T15:49:27Z">
              <w:del w:id="3397" w:author="user" w:date="2025-05-14T10:21:48Z">
                <w:r>
                  <w:rPr>
                    <w:rFonts w:hint="eastAsia" w:ascii="宋体" w:hAnsi="宋体" w:eastAsia="宋体" w:cs="宋体"/>
                    <w:color w:val="auto"/>
                    <w:kern w:val="2"/>
                    <w:sz w:val="21"/>
                    <w:szCs w:val="21"/>
                    <w:highlight w:val="none"/>
                    <w:shd w:val="clear" w:fill="auto"/>
                    <w:lang w:val="en-US" w:eastAsia="zh-CN"/>
                    <w:rPrChange w:id="3398" w:author="user" w:date="2025-05-14T10:24:27Z">
                      <w:rPr>
                        <w:rFonts w:hint="eastAsia"/>
                        <w:color w:val="auto"/>
                        <w:kern w:val="2"/>
                        <w:highlight w:val="none"/>
                        <w:lang w:val="en-US" w:eastAsia="zh-CN"/>
                      </w:rPr>
                    </w:rPrChange>
                  </w:rPr>
                  <w:delText>扣</w:delText>
                </w:r>
              </w:del>
            </w:ins>
            <w:ins w:id="3399" w:author="心痕" w:date="2024-12-30T15:49:29Z">
              <w:del w:id="3400" w:author="user" w:date="2025-05-14T10:21:48Z">
                <w:r>
                  <w:rPr>
                    <w:rFonts w:hint="eastAsia" w:ascii="宋体" w:hAnsi="宋体" w:eastAsia="宋体" w:cs="宋体"/>
                    <w:color w:val="auto"/>
                    <w:kern w:val="2"/>
                    <w:sz w:val="21"/>
                    <w:szCs w:val="21"/>
                    <w:highlight w:val="none"/>
                    <w:shd w:val="clear" w:fill="auto"/>
                    <w:lang w:val="en-US" w:eastAsia="zh-CN"/>
                    <w:rPrChange w:id="3401" w:author="user" w:date="2025-05-14T10:24:27Z">
                      <w:rPr>
                        <w:rFonts w:hint="eastAsia"/>
                        <w:color w:val="auto"/>
                        <w:kern w:val="2"/>
                        <w:highlight w:val="none"/>
                        <w:lang w:val="en-US" w:eastAsia="zh-CN"/>
                      </w:rPr>
                    </w:rPrChange>
                  </w:rPr>
                  <w:delText>5分</w:delText>
                </w:r>
              </w:del>
            </w:ins>
            <w:ins w:id="3402" w:author="心痕" w:date="2024-12-30T15:49:30Z">
              <w:del w:id="3403" w:author="user" w:date="2025-05-14T10:21:48Z">
                <w:r>
                  <w:rPr>
                    <w:rFonts w:hint="eastAsia" w:ascii="宋体" w:hAnsi="宋体" w:eastAsia="宋体" w:cs="宋体"/>
                    <w:color w:val="auto"/>
                    <w:kern w:val="2"/>
                    <w:sz w:val="21"/>
                    <w:szCs w:val="21"/>
                    <w:highlight w:val="none"/>
                    <w:shd w:val="clear" w:fill="auto"/>
                    <w:lang w:val="en-US" w:eastAsia="zh-CN"/>
                    <w:rPrChange w:id="3404" w:author="user" w:date="2025-05-14T10:24:27Z">
                      <w:rPr>
                        <w:rFonts w:hint="eastAsia"/>
                        <w:color w:val="auto"/>
                        <w:kern w:val="2"/>
                        <w:highlight w:val="none"/>
                        <w:lang w:val="en-US" w:eastAsia="zh-CN"/>
                      </w:rPr>
                    </w:rPrChange>
                  </w:rPr>
                  <w:delText>，</w:delText>
                </w:r>
              </w:del>
            </w:ins>
            <w:ins w:id="3405" w:author="心痕" w:date="2024-12-30T15:49:31Z">
              <w:del w:id="3406" w:author="user" w:date="2025-05-14T10:21:48Z">
                <w:r>
                  <w:rPr>
                    <w:rFonts w:hint="eastAsia" w:ascii="宋体" w:hAnsi="宋体" w:eastAsia="宋体" w:cs="宋体"/>
                    <w:color w:val="auto"/>
                    <w:kern w:val="2"/>
                    <w:sz w:val="21"/>
                    <w:szCs w:val="21"/>
                    <w:highlight w:val="none"/>
                    <w:shd w:val="clear" w:fill="auto"/>
                    <w:lang w:val="en-US" w:eastAsia="zh-CN"/>
                    <w:rPrChange w:id="3407" w:author="user" w:date="2025-05-14T10:24:27Z">
                      <w:rPr>
                        <w:rFonts w:hint="eastAsia"/>
                        <w:color w:val="auto"/>
                        <w:kern w:val="2"/>
                        <w:highlight w:val="none"/>
                        <w:lang w:val="en-US" w:eastAsia="zh-CN"/>
                      </w:rPr>
                    </w:rPrChange>
                  </w:rPr>
                  <w:delText>大于</w:delText>
                </w:r>
              </w:del>
            </w:ins>
            <w:ins w:id="3408" w:author="心痕" w:date="2024-12-30T15:49:32Z">
              <w:del w:id="3409" w:author="user" w:date="2025-05-14T10:21:48Z">
                <w:r>
                  <w:rPr>
                    <w:rFonts w:hint="eastAsia" w:ascii="宋体" w:hAnsi="宋体" w:eastAsia="宋体" w:cs="宋体"/>
                    <w:color w:val="auto"/>
                    <w:kern w:val="2"/>
                    <w:sz w:val="21"/>
                    <w:szCs w:val="21"/>
                    <w:highlight w:val="none"/>
                    <w:shd w:val="clear" w:fill="auto"/>
                    <w:lang w:val="en-US" w:eastAsia="zh-CN"/>
                    <w:rPrChange w:id="3410" w:author="user" w:date="2025-05-14T10:24:27Z">
                      <w:rPr>
                        <w:rFonts w:hint="eastAsia"/>
                        <w:color w:val="auto"/>
                        <w:kern w:val="2"/>
                        <w:highlight w:val="none"/>
                        <w:lang w:val="en-US" w:eastAsia="zh-CN"/>
                      </w:rPr>
                    </w:rPrChange>
                  </w:rPr>
                  <w:delText>7</w:delText>
                </w:r>
              </w:del>
            </w:ins>
            <w:ins w:id="3411" w:author="心痕" w:date="2024-12-30T15:49:34Z">
              <w:del w:id="3412" w:author="user" w:date="2025-05-14T10:21:48Z">
                <w:r>
                  <w:rPr>
                    <w:rFonts w:hint="eastAsia" w:ascii="宋体" w:hAnsi="宋体" w:eastAsia="宋体" w:cs="宋体"/>
                    <w:color w:val="auto"/>
                    <w:kern w:val="2"/>
                    <w:sz w:val="21"/>
                    <w:szCs w:val="21"/>
                    <w:highlight w:val="none"/>
                    <w:shd w:val="clear" w:fill="auto"/>
                    <w:lang w:val="en-US" w:eastAsia="zh-CN"/>
                    <w:rPrChange w:id="3413" w:author="user" w:date="2025-05-14T10:24:27Z">
                      <w:rPr>
                        <w:rFonts w:hint="eastAsia"/>
                        <w:color w:val="auto"/>
                        <w:kern w:val="2"/>
                        <w:highlight w:val="none"/>
                        <w:lang w:val="en-US" w:eastAsia="zh-CN"/>
                      </w:rPr>
                    </w:rPrChange>
                  </w:rPr>
                  <w:delText>秒</w:delText>
                </w:r>
              </w:del>
            </w:ins>
            <w:ins w:id="3414" w:author="心痕" w:date="2024-12-30T15:49:35Z">
              <w:del w:id="3415" w:author="user" w:date="2025-05-14T10:21:48Z">
                <w:r>
                  <w:rPr>
                    <w:rFonts w:hint="eastAsia" w:ascii="宋体" w:hAnsi="宋体" w:eastAsia="宋体" w:cs="宋体"/>
                    <w:color w:val="auto"/>
                    <w:kern w:val="2"/>
                    <w:sz w:val="21"/>
                    <w:szCs w:val="21"/>
                    <w:highlight w:val="none"/>
                    <w:shd w:val="clear" w:fill="auto"/>
                    <w:lang w:val="en-US" w:eastAsia="zh-CN"/>
                    <w:rPrChange w:id="3416" w:author="user" w:date="2025-05-14T10:24:27Z">
                      <w:rPr>
                        <w:rFonts w:hint="eastAsia"/>
                        <w:color w:val="auto"/>
                        <w:kern w:val="2"/>
                        <w:highlight w:val="none"/>
                        <w:lang w:val="en-US" w:eastAsia="zh-CN"/>
                      </w:rPr>
                    </w:rPrChange>
                  </w:rPr>
                  <w:delText>扣1</w:delText>
                </w:r>
              </w:del>
            </w:ins>
            <w:ins w:id="3417" w:author="心痕" w:date="2024-12-30T15:49:36Z">
              <w:del w:id="3418" w:author="user" w:date="2025-05-14T10:21:48Z">
                <w:r>
                  <w:rPr>
                    <w:rFonts w:hint="eastAsia" w:ascii="宋体" w:hAnsi="宋体" w:eastAsia="宋体" w:cs="宋体"/>
                    <w:color w:val="auto"/>
                    <w:kern w:val="2"/>
                    <w:sz w:val="21"/>
                    <w:szCs w:val="21"/>
                    <w:highlight w:val="none"/>
                    <w:shd w:val="clear" w:fill="auto"/>
                    <w:lang w:val="en-US" w:eastAsia="zh-CN"/>
                    <w:rPrChange w:id="3419" w:author="user" w:date="2025-05-14T10:24:27Z">
                      <w:rPr>
                        <w:rFonts w:hint="eastAsia"/>
                        <w:color w:val="auto"/>
                        <w:kern w:val="2"/>
                        <w:highlight w:val="none"/>
                        <w:lang w:val="en-US" w:eastAsia="zh-CN"/>
                      </w:rPr>
                    </w:rPrChange>
                  </w:rPr>
                  <w:delText>0分</w:delText>
                </w:r>
              </w:del>
            </w:ins>
            <w:ins w:id="3420" w:author="心痕" w:date="2024-12-30T15:49:37Z">
              <w:del w:id="3421" w:author="user" w:date="2025-05-14T10:21:48Z">
                <w:r>
                  <w:rPr>
                    <w:rFonts w:hint="eastAsia" w:ascii="宋体" w:hAnsi="宋体" w:eastAsia="宋体" w:cs="宋体"/>
                    <w:color w:val="auto"/>
                    <w:kern w:val="2"/>
                    <w:sz w:val="21"/>
                    <w:szCs w:val="21"/>
                    <w:highlight w:val="none"/>
                    <w:shd w:val="clear" w:fill="auto"/>
                    <w:lang w:val="en-US" w:eastAsia="zh-CN"/>
                    <w:rPrChange w:id="3422" w:author="user" w:date="2025-05-14T10:24:27Z">
                      <w:rPr>
                        <w:rFonts w:hint="eastAsia"/>
                        <w:color w:val="auto"/>
                        <w:kern w:val="2"/>
                        <w:highlight w:val="none"/>
                        <w:lang w:val="en-US" w:eastAsia="zh-CN"/>
                      </w:rPr>
                    </w:rPrChange>
                  </w:rPr>
                  <w:delText>，大于</w:delText>
                </w:r>
              </w:del>
            </w:ins>
            <w:ins w:id="3423" w:author="心痕" w:date="2024-12-30T15:49:39Z">
              <w:del w:id="3424" w:author="user" w:date="2025-05-14T10:21:48Z">
                <w:r>
                  <w:rPr>
                    <w:rFonts w:hint="eastAsia" w:ascii="宋体" w:hAnsi="宋体" w:eastAsia="宋体" w:cs="宋体"/>
                    <w:color w:val="auto"/>
                    <w:kern w:val="2"/>
                    <w:sz w:val="21"/>
                    <w:szCs w:val="21"/>
                    <w:highlight w:val="none"/>
                    <w:shd w:val="clear" w:fill="auto"/>
                    <w:lang w:val="en-US" w:eastAsia="zh-CN"/>
                    <w:rPrChange w:id="3425" w:author="user" w:date="2025-05-14T10:24:27Z">
                      <w:rPr>
                        <w:rFonts w:hint="eastAsia"/>
                        <w:color w:val="auto"/>
                        <w:kern w:val="2"/>
                        <w:highlight w:val="none"/>
                        <w:lang w:val="en-US" w:eastAsia="zh-CN"/>
                      </w:rPr>
                    </w:rPrChange>
                  </w:rPr>
                  <w:delText>8秒</w:delText>
                </w:r>
              </w:del>
            </w:ins>
            <w:ins w:id="3426" w:author="心痕" w:date="2024-12-30T15:49:40Z">
              <w:del w:id="3427" w:author="user" w:date="2025-05-14T10:21:48Z">
                <w:r>
                  <w:rPr>
                    <w:rFonts w:hint="eastAsia" w:ascii="宋体" w:hAnsi="宋体" w:eastAsia="宋体" w:cs="宋体"/>
                    <w:color w:val="auto"/>
                    <w:kern w:val="2"/>
                    <w:sz w:val="21"/>
                    <w:szCs w:val="21"/>
                    <w:highlight w:val="none"/>
                    <w:shd w:val="clear" w:fill="auto"/>
                    <w:lang w:val="en-US" w:eastAsia="zh-CN"/>
                    <w:rPrChange w:id="3428" w:author="user" w:date="2025-05-14T10:24:27Z">
                      <w:rPr>
                        <w:rFonts w:hint="eastAsia"/>
                        <w:color w:val="auto"/>
                        <w:kern w:val="2"/>
                        <w:highlight w:val="none"/>
                        <w:lang w:val="en-US" w:eastAsia="zh-CN"/>
                      </w:rPr>
                    </w:rPrChange>
                  </w:rPr>
                  <w:delText>扣1</w:delText>
                </w:r>
              </w:del>
            </w:ins>
            <w:ins w:id="3429" w:author="心痕" w:date="2024-12-30T15:49:41Z">
              <w:del w:id="3430" w:author="user" w:date="2025-05-14T10:21:48Z">
                <w:r>
                  <w:rPr>
                    <w:rFonts w:hint="eastAsia" w:ascii="宋体" w:hAnsi="宋体" w:eastAsia="宋体" w:cs="宋体"/>
                    <w:color w:val="auto"/>
                    <w:kern w:val="2"/>
                    <w:sz w:val="21"/>
                    <w:szCs w:val="21"/>
                    <w:highlight w:val="none"/>
                    <w:shd w:val="clear" w:fill="auto"/>
                    <w:lang w:val="en-US" w:eastAsia="zh-CN"/>
                    <w:rPrChange w:id="3431" w:author="user" w:date="2025-05-14T10:24:27Z">
                      <w:rPr>
                        <w:rFonts w:hint="eastAsia"/>
                        <w:color w:val="auto"/>
                        <w:kern w:val="2"/>
                        <w:highlight w:val="none"/>
                        <w:lang w:val="en-US" w:eastAsia="zh-CN"/>
                      </w:rPr>
                    </w:rPrChange>
                  </w:rPr>
                  <w:delText>5</w:delText>
                </w:r>
              </w:del>
            </w:ins>
            <w:ins w:id="3432" w:author="心痕" w:date="2024-12-30T15:49:42Z">
              <w:del w:id="3433" w:author="user" w:date="2025-05-14T10:21:48Z">
                <w:r>
                  <w:rPr>
                    <w:rFonts w:hint="eastAsia" w:ascii="宋体" w:hAnsi="宋体" w:eastAsia="宋体" w:cs="宋体"/>
                    <w:color w:val="auto"/>
                    <w:kern w:val="2"/>
                    <w:sz w:val="21"/>
                    <w:szCs w:val="21"/>
                    <w:highlight w:val="none"/>
                    <w:shd w:val="clear" w:fill="auto"/>
                    <w:lang w:val="en-US" w:eastAsia="zh-CN"/>
                    <w:rPrChange w:id="3434" w:author="user" w:date="2025-05-14T10:24:27Z">
                      <w:rPr>
                        <w:rFonts w:hint="eastAsia"/>
                        <w:color w:val="auto"/>
                        <w:kern w:val="2"/>
                        <w:highlight w:val="none"/>
                        <w:lang w:val="en-US" w:eastAsia="zh-CN"/>
                      </w:rPr>
                    </w:rPrChange>
                  </w:rPr>
                  <w:delText>分</w:delText>
                </w:r>
              </w:del>
            </w:ins>
          </w:p>
        </w:tc>
        <w:tc>
          <w:tcPr>
            <w:tcW w:w="0" w:type="auto"/>
            <w:shd w:val="clear" w:color="auto" w:fill="auto"/>
            <w:tcMar>
              <w:top w:w="20" w:type="dxa"/>
              <w:left w:w="20" w:type="dxa"/>
              <w:bottom w:w="72" w:type="dxa"/>
              <w:right w:w="20" w:type="dxa"/>
            </w:tcMar>
            <w:vAlign w:val="center"/>
            <w:tcPrChange w:id="3435" w:author="user" w:date="2025-05-14T10:24:40Z">
              <w:tcPr>
                <w:tcW w:w="420" w:type="pct"/>
                <w:shd w:val="clear" w:color="auto" w:fill="auto"/>
                <w:tcMar>
                  <w:top w:w="20" w:type="dxa"/>
                  <w:left w:w="20" w:type="dxa"/>
                  <w:bottom w:w="72" w:type="dxa"/>
                  <w:right w:w="20" w:type="dxa"/>
                </w:tcMar>
                <w:vAlign w:val="center"/>
              </w:tcPr>
            </w:tcPrChange>
          </w:tcPr>
          <w:p w14:paraId="39B3B6D6">
            <w:pPr>
              <w:pStyle w:val="34"/>
              <w:rPr>
                <w:ins w:id="3436" w:author="吴睿斌" w:date="2024-11-04T15:20:00Z"/>
                <w:rFonts w:ascii="宋体" w:hAnsi="宋体" w:eastAsia="宋体" w:cs="宋体"/>
                <w:color w:val="auto"/>
                <w:sz w:val="21"/>
                <w:szCs w:val="21"/>
                <w:rPrChange w:id="3437" w:author="user" w:date="2025-05-13T14:42:35Z">
                  <w:rPr>
                    <w:ins w:id="3438" w:author="吴睿斌" w:date="2024-11-04T15:20:00Z"/>
                    <w:color w:val="auto"/>
                  </w:rPr>
                </w:rPrChange>
              </w:rPr>
            </w:pPr>
          </w:p>
        </w:tc>
      </w:tr>
      <w:tr w14:paraId="6BBB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440"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840" w:hRule="atLeast"/>
          <w:tblCellSpacing w:w="0" w:type="dxa"/>
          <w:ins w:id="3439" w:author="吴睿斌" w:date="2024-11-04T15:20:00Z"/>
          <w:trPrChange w:id="3440" w:author="user" w:date="2025-05-14T10:24:40Z">
            <w:trPr>
              <w:trHeight w:val="840" w:hRule="atLeast"/>
              <w:tblCellSpacing w:w="0" w:type="dxa"/>
            </w:trPr>
          </w:trPrChange>
        </w:trPr>
        <w:tc>
          <w:tcPr>
            <w:tcW w:w="0" w:type="auto"/>
            <w:vMerge w:val="continue"/>
            <w:shd w:val="clear" w:color="auto" w:fill="auto"/>
            <w:tcMar>
              <w:top w:w="20" w:type="dxa"/>
              <w:left w:w="20" w:type="dxa"/>
              <w:bottom w:w="72" w:type="dxa"/>
              <w:right w:w="20" w:type="dxa"/>
            </w:tcMar>
            <w:vAlign w:val="center"/>
            <w:tcPrChange w:id="3441" w:author="user" w:date="2025-05-14T10:24:40Z">
              <w:tcPr>
                <w:tcW w:w="623" w:type="pct"/>
                <w:vMerge w:val="continue"/>
                <w:shd w:val="clear" w:color="auto" w:fill="auto"/>
                <w:tcMar>
                  <w:top w:w="20" w:type="dxa"/>
                  <w:left w:w="20" w:type="dxa"/>
                  <w:bottom w:w="72" w:type="dxa"/>
                  <w:right w:w="20" w:type="dxa"/>
                </w:tcMar>
                <w:vAlign w:val="center"/>
              </w:tcPr>
            </w:tcPrChange>
          </w:tcPr>
          <w:p w14:paraId="5812A8CA">
            <w:pPr>
              <w:pStyle w:val="34"/>
              <w:rPr>
                <w:ins w:id="3442" w:author="吴睿斌" w:date="2024-11-04T15:20:00Z"/>
                <w:rFonts w:ascii="宋体" w:hAnsi="宋体" w:eastAsia="宋体" w:cs="宋体"/>
                <w:color w:val="auto"/>
                <w:sz w:val="21"/>
                <w:szCs w:val="21"/>
                <w:rPrChange w:id="3443" w:author="user" w:date="2025-05-13T14:42:35Z">
                  <w:rPr>
                    <w:ins w:id="3444" w:author="吴睿斌" w:date="2024-11-04T15:20:00Z"/>
                    <w:color w:val="auto"/>
                  </w:rPr>
                </w:rPrChange>
              </w:rPr>
            </w:pPr>
          </w:p>
        </w:tc>
        <w:tc>
          <w:tcPr>
            <w:tcW w:w="0" w:type="auto"/>
            <w:shd w:val="clear" w:color="auto" w:fill="auto"/>
            <w:tcMar>
              <w:top w:w="20" w:type="dxa"/>
              <w:left w:w="20" w:type="dxa"/>
              <w:bottom w:w="72" w:type="dxa"/>
              <w:right w:w="20" w:type="dxa"/>
            </w:tcMar>
            <w:vAlign w:val="center"/>
            <w:tcPrChange w:id="3445" w:author="user" w:date="2025-05-14T10:24:40Z">
              <w:tcPr>
                <w:tcW w:w="583" w:type="pct"/>
                <w:shd w:val="clear" w:color="auto" w:fill="auto"/>
                <w:tcMar>
                  <w:top w:w="20" w:type="dxa"/>
                  <w:left w:w="20" w:type="dxa"/>
                  <w:bottom w:w="72" w:type="dxa"/>
                  <w:right w:w="20" w:type="dxa"/>
                </w:tcMar>
                <w:vAlign w:val="center"/>
              </w:tcPr>
            </w:tcPrChange>
          </w:tcPr>
          <w:p w14:paraId="60645BF0">
            <w:pPr>
              <w:pStyle w:val="34"/>
              <w:rPr>
                <w:ins w:id="3446" w:author="吴睿斌" w:date="2024-11-04T15:20:00Z"/>
                <w:rFonts w:ascii="宋体" w:hAnsi="宋体" w:eastAsia="宋体" w:cs="宋体"/>
                <w:color w:val="auto"/>
                <w:sz w:val="21"/>
                <w:szCs w:val="21"/>
                <w:highlight w:val="none"/>
                <w:rPrChange w:id="3447" w:author="user" w:date="2025-05-13T14:42:35Z">
                  <w:rPr>
                    <w:ins w:id="3448" w:author="吴睿斌" w:date="2024-11-04T15:20:00Z"/>
                    <w:color w:val="auto"/>
                    <w:highlight w:val="none"/>
                  </w:rPr>
                </w:rPrChange>
              </w:rPr>
            </w:pPr>
            <w:ins w:id="3449" w:author="心痕" w:date="2025-04-30T16:33:12Z">
              <w:r>
                <w:rPr>
                  <w:rFonts w:hint="eastAsia" w:ascii="宋体" w:hAnsi="宋体" w:eastAsia="宋体" w:cs="宋体"/>
                  <w:kern w:val="0"/>
                  <w:sz w:val="21"/>
                  <w:szCs w:val="21"/>
                  <w:rPrChange w:id="3450" w:author="user" w:date="2025-05-13T14:42:35Z">
                    <w:rPr>
                      <w:rFonts w:hint="eastAsia" w:ascii="仿宋_GB2312" w:hAnsi="仿宋_GB2312" w:eastAsia="仿宋_GB2312" w:cs="仿宋_GB2312"/>
                      <w:kern w:val="0"/>
                      <w:sz w:val="24"/>
                      <w:szCs w:val="24"/>
                    </w:rPr>
                  </w:rPrChange>
                </w:rPr>
                <w:t>系统单次操作响应时间不超过3秒</w:t>
              </w:r>
            </w:ins>
          </w:p>
        </w:tc>
        <w:tc>
          <w:tcPr>
            <w:tcW w:w="0" w:type="auto"/>
            <w:shd w:val="clear" w:color="auto" w:fill="auto"/>
            <w:tcMar>
              <w:top w:w="20" w:type="dxa"/>
              <w:left w:w="20" w:type="dxa"/>
              <w:bottom w:w="72" w:type="dxa"/>
              <w:right w:w="20" w:type="dxa"/>
            </w:tcMar>
            <w:vAlign w:val="center"/>
            <w:tcPrChange w:id="3451" w:author="user" w:date="2025-05-14T10:24:40Z">
              <w:tcPr>
                <w:tcW w:w="439" w:type="pct"/>
                <w:shd w:val="clear" w:color="auto" w:fill="auto"/>
                <w:tcMar>
                  <w:top w:w="20" w:type="dxa"/>
                  <w:left w:w="20" w:type="dxa"/>
                  <w:bottom w:w="72" w:type="dxa"/>
                  <w:right w:w="20" w:type="dxa"/>
                </w:tcMar>
                <w:vAlign w:val="center"/>
              </w:tcPr>
            </w:tcPrChange>
          </w:tcPr>
          <w:p w14:paraId="75E7A492">
            <w:pPr>
              <w:pStyle w:val="34"/>
              <w:jc w:val="center"/>
              <w:rPr>
                <w:ins w:id="3452" w:author="吴睿斌" w:date="2024-11-04T15:20:00Z"/>
                <w:rFonts w:ascii="宋体" w:hAnsi="宋体" w:eastAsia="宋体" w:cs="宋体"/>
                <w:color w:val="auto"/>
                <w:sz w:val="21"/>
                <w:szCs w:val="21"/>
                <w:highlight w:val="none"/>
                <w:rPrChange w:id="3453" w:author="user" w:date="2025-05-13T14:42:35Z">
                  <w:rPr>
                    <w:ins w:id="3454" w:author="吴睿斌" w:date="2024-11-04T15:20:00Z"/>
                    <w:color w:val="auto"/>
                    <w:highlight w:val="none"/>
                  </w:rPr>
                </w:rPrChange>
              </w:rPr>
            </w:pPr>
            <w:ins w:id="3455" w:author="张雪平" w:date="2024-11-13T21:27:32Z">
              <w:r>
                <w:rPr>
                  <w:rFonts w:hint="eastAsia" w:ascii="宋体" w:hAnsi="宋体" w:eastAsia="宋体" w:cs="宋体"/>
                  <w:color w:val="auto"/>
                  <w:sz w:val="21"/>
                  <w:szCs w:val="21"/>
                  <w:highlight w:val="none"/>
                  <w:lang w:val="en-US" w:eastAsia="zh-CN"/>
                  <w:rPrChange w:id="3456" w:author="user" w:date="2025-05-13T14:42:35Z">
                    <w:rPr>
                      <w:rFonts w:hint="eastAsia"/>
                      <w:color w:val="auto"/>
                      <w:highlight w:val="none"/>
                      <w:lang w:val="en-US" w:eastAsia="zh-CN"/>
                    </w:rPr>
                  </w:rPrChange>
                </w:rPr>
                <w:t>1</w:t>
              </w:r>
            </w:ins>
            <w:ins w:id="3457" w:author="张雪平" w:date="2024-11-13T21:27:33Z">
              <w:r>
                <w:rPr>
                  <w:rFonts w:hint="eastAsia" w:ascii="宋体" w:hAnsi="宋体" w:eastAsia="宋体" w:cs="宋体"/>
                  <w:color w:val="auto"/>
                  <w:sz w:val="21"/>
                  <w:szCs w:val="21"/>
                  <w:highlight w:val="none"/>
                  <w:lang w:val="en-US" w:eastAsia="zh-CN"/>
                  <w:rPrChange w:id="3458" w:author="user" w:date="2025-05-13T14:42:35Z">
                    <w:rPr>
                      <w:rFonts w:hint="eastAsia"/>
                      <w:color w:val="auto"/>
                      <w:highlight w:val="none"/>
                      <w:lang w:val="en-US" w:eastAsia="zh-CN"/>
                    </w:rPr>
                  </w:rPrChange>
                </w:rPr>
                <w:t>5</w:t>
              </w:r>
            </w:ins>
          </w:p>
        </w:tc>
        <w:tc>
          <w:tcPr>
            <w:tcW w:w="0" w:type="auto"/>
            <w:shd w:val="clear" w:color="auto" w:fill="auto"/>
            <w:tcMar>
              <w:top w:w="20" w:type="dxa"/>
              <w:left w:w="20" w:type="dxa"/>
              <w:bottom w:w="72" w:type="dxa"/>
              <w:right w:w="20" w:type="dxa"/>
            </w:tcMar>
            <w:vAlign w:val="center"/>
            <w:tcPrChange w:id="3459" w:author="user" w:date="2025-05-14T10:24:40Z">
              <w:tcPr>
                <w:tcW w:w="358" w:type="pct"/>
                <w:shd w:val="clear" w:color="auto" w:fill="auto"/>
                <w:tcMar>
                  <w:top w:w="20" w:type="dxa"/>
                  <w:left w:w="20" w:type="dxa"/>
                  <w:bottom w:w="72" w:type="dxa"/>
                  <w:right w:w="20" w:type="dxa"/>
                </w:tcMar>
                <w:vAlign w:val="center"/>
              </w:tcPr>
            </w:tcPrChange>
          </w:tcPr>
          <w:p w14:paraId="22A94D3E">
            <w:pPr>
              <w:pStyle w:val="34"/>
              <w:jc w:val="center"/>
              <w:rPr>
                <w:ins w:id="3460" w:author="吴睿斌" w:date="2024-11-04T15:20:00Z"/>
                <w:rFonts w:ascii="宋体" w:hAnsi="宋体" w:eastAsia="宋体" w:cs="宋体"/>
                <w:color w:val="auto"/>
                <w:sz w:val="21"/>
                <w:szCs w:val="21"/>
                <w:highlight w:val="none"/>
                <w:rPrChange w:id="3461" w:author="user" w:date="2025-05-13T14:42:35Z">
                  <w:rPr>
                    <w:ins w:id="3462" w:author="吴睿斌" w:date="2024-11-04T15:20:00Z"/>
                    <w:color w:val="auto"/>
                    <w:highlight w:val="none"/>
                  </w:rPr>
                </w:rPrChange>
              </w:rPr>
            </w:pPr>
            <w:ins w:id="3463" w:author="吴睿斌" w:date="2024-11-04T15:20:00Z">
              <w:r>
                <w:rPr>
                  <w:rFonts w:ascii="宋体" w:hAnsi="宋体" w:eastAsia="宋体" w:cs="宋体"/>
                  <w:color w:val="auto"/>
                  <w:sz w:val="21"/>
                  <w:szCs w:val="21"/>
                  <w:highlight w:val="none"/>
                  <w:rPrChange w:id="3464" w:author="user" w:date="2025-05-13T14:42:35Z">
                    <w:rPr>
                      <w:color w:val="auto"/>
                      <w:highlight w:val="none"/>
                    </w:rPr>
                  </w:rPrChange>
                </w:rPr>
                <w:t>/</w:t>
              </w:r>
            </w:ins>
          </w:p>
        </w:tc>
        <w:tc>
          <w:tcPr>
            <w:tcW w:w="0" w:type="auto"/>
            <w:shd w:val="clear" w:color="auto" w:fill="auto"/>
            <w:tcMar>
              <w:top w:w="20" w:type="dxa"/>
              <w:left w:w="20" w:type="dxa"/>
              <w:bottom w:w="72" w:type="dxa"/>
              <w:right w:w="20" w:type="dxa"/>
            </w:tcMar>
            <w:vAlign w:val="center"/>
            <w:tcPrChange w:id="3465" w:author="user" w:date="2025-05-14T10:24:40Z">
              <w:tcPr>
                <w:tcW w:w="480" w:type="pct"/>
                <w:shd w:val="clear" w:color="auto" w:fill="auto"/>
                <w:tcMar>
                  <w:top w:w="20" w:type="dxa"/>
                  <w:left w:w="20" w:type="dxa"/>
                  <w:bottom w:w="72" w:type="dxa"/>
                  <w:right w:w="20" w:type="dxa"/>
                </w:tcMar>
                <w:vAlign w:val="center"/>
              </w:tcPr>
            </w:tcPrChange>
          </w:tcPr>
          <w:p w14:paraId="0ADEB909">
            <w:pPr>
              <w:pStyle w:val="34"/>
              <w:jc w:val="center"/>
              <w:rPr>
                <w:ins w:id="3466" w:author="吴睿斌" w:date="2024-11-04T15:20:00Z"/>
                <w:rFonts w:ascii="宋体" w:hAnsi="宋体" w:eastAsia="宋体" w:cs="宋体"/>
                <w:color w:val="auto"/>
                <w:sz w:val="21"/>
                <w:szCs w:val="21"/>
                <w:highlight w:val="none"/>
                <w:rPrChange w:id="3467" w:author="user" w:date="2025-05-13T14:42:35Z">
                  <w:rPr>
                    <w:ins w:id="3468" w:author="吴睿斌" w:date="2024-11-04T15:20:00Z"/>
                    <w:color w:val="auto"/>
                    <w:highlight w:val="none"/>
                  </w:rPr>
                </w:rPrChange>
              </w:rPr>
            </w:pPr>
            <w:ins w:id="3469" w:author="吴睿斌" w:date="2024-11-04T15:20:00Z">
              <w:r>
                <w:rPr>
                  <w:rFonts w:ascii="宋体" w:hAnsi="宋体" w:eastAsia="宋体" w:cs="宋体"/>
                  <w:color w:val="auto"/>
                  <w:sz w:val="21"/>
                  <w:szCs w:val="21"/>
                  <w:highlight w:val="none"/>
                  <w:rPrChange w:id="3470" w:author="user" w:date="2025-05-13T14:42:35Z">
                    <w:rPr>
                      <w:color w:val="auto"/>
                      <w:highlight w:val="none"/>
                    </w:rPr>
                  </w:rPrChange>
                </w:rPr>
                <w:t>/</w:t>
              </w:r>
            </w:ins>
          </w:p>
        </w:tc>
        <w:tc>
          <w:tcPr>
            <w:tcW w:w="0" w:type="auto"/>
            <w:shd w:val="clear" w:color="auto" w:fill="auto"/>
            <w:tcMar>
              <w:top w:w="20" w:type="dxa"/>
              <w:left w:w="283" w:type="dxa"/>
              <w:bottom w:w="72" w:type="dxa"/>
              <w:right w:w="850" w:type="dxa"/>
            </w:tcMar>
            <w:vAlign w:val="center"/>
            <w:tcPrChange w:id="3471" w:author="user" w:date="2025-05-14T10:24:40Z">
              <w:tcPr>
                <w:tcW w:w="2095" w:type="pct"/>
                <w:shd w:val="clear" w:color="auto" w:fill="auto"/>
                <w:tcMar>
                  <w:top w:w="20" w:type="dxa"/>
                  <w:left w:w="283" w:type="dxa"/>
                  <w:bottom w:w="72" w:type="dxa"/>
                  <w:right w:w="850" w:type="dxa"/>
                </w:tcMar>
                <w:vAlign w:val="center"/>
              </w:tcPr>
            </w:tcPrChange>
          </w:tcPr>
          <w:p w14:paraId="7188182A">
            <w:pPr>
              <w:pStyle w:val="34"/>
              <w:ind w:left="-199" w:leftChars="-95" w:right="-779" w:rightChars="-371"/>
              <w:rPr>
                <w:ins w:id="3472" w:author="吴睿斌" w:date="2024-11-04T15:20:00Z"/>
                <w:rFonts w:ascii="宋体" w:hAnsi="宋体" w:eastAsia="宋体" w:cs="宋体"/>
                <w:color w:val="auto"/>
                <w:kern w:val="2"/>
                <w:sz w:val="21"/>
                <w:szCs w:val="21"/>
                <w:highlight w:val="none"/>
                <w:rPrChange w:id="3473" w:author="user" w:date="2025-05-13T14:42:35Z">
                  <w:rPr>
                    <w:ins w:id="3474" w:author="吴睿斌" w:date="2024-11-04T15:20:00Z"/>
                    <w:color w:val="auto"/>
                    <w:kern w:val="2"/>
                    <w:highlight w:val="none"/>
                  </w:rPr>
                </w:rPrChange>
              </w:rPr>
            </w:pPr>
            <w:ins w:id="3475" w:author="心痕" w:date="2024-12-30T15:50:08Z">
              <w:r>
                <w:rPr>
                  <w:rFonts w:ascii="宋体" w:hAnsi="宋体" w:eastAsia="宋体" w:cs="宋体"/>
                  <w:color w:val="auto"/>
                  <w:kern w:val="2"/>
                  <w:sz w:val="21"/>
                  <w:szCs w:val="21"/>
                  <w:highlight w:val="none"/>
                  <w:rPrChange w:id="3476" w:author="user" w:date="2025-05-13T14:42:35Z">
                    <w:rPr>
                      <w:color w:val="auto"/>
                      <w:kern w:val="2"/>
                      <w:highlight w:val="none"/>
                    </w:rPr>
                  </w:rPrChange>
                </w:rPr>
                <w:t>知识覆盖率低于95%扣5分，低于90%扣10分，低于85%扣15分</w:t>
              </w:r>
            </w:ins>
            <w:ins w:id="3477" w:author="心痕" w:date="2024-12-30T15:50:08Z">
              <w:r>
                <w:rPr>
                  <w:rFonts w:ascii="宋体" w:hAnsi="宋体" w:eastAsia="宋体" w:cs="宋体"/>
                  <w:color w:val="auto"/>
                  <w:sz w:val="21"/>
                  <w:szCs w:val="21"/>
                  <w:highlight w:val="none"/>
                  <w:rPrChange w:id="3478" w:author="user" w:date="2025-05-13T14:42:35Z">
                    <w:rPr>
                      <w:color w:val="auto"/>
                      <w:highlight w:val="none"/>
                    </w:rPr>
                  </w:rPrChange>
                </w:rPr>
                <w:t>。</w:t>
              </w:r>
            </w:ins>
          </w:p>
        </w:tc>
        <w:tc>
          <w:tcPr>
            <w:tcW w:w="0" w:type="auto"/>
            <w:shd w:val="clear" w:color="auto" w:fill="auto"/>
            <w:tcMar>
              <w:top w:w="20" w:type="dxa"/>
              <w:left w:w="20" w:type="dxa"/>
              <w:bottom w:w="72" w:type="dxa"/>
              <w:right w:w="20" w:type="dxa"/>
            </w:tcMar>
            <w:vAlign w:val="center"/>
            <w:tcPrChange w:id="3479" w:author="user" w:date="2025-05-14T10:24:40Z">
              <w:tcPr>
                <w:tcW w:w="420" w:type="pct"/>
                <w:shd w:val="clear" w:color="auto" w:fill="auto"/>
                <w:tcMar>
                  <w:top w:w="20" w:type="dxa"/>
                  <w:left w:w="20" w:type="dxa"/>
                  <w:bottom w:w="72" w:type="dxa"/>
                  <w:right w:w="20" w:type="dxa"/>
                </w:tcMar>
                <w:vAlign w:val="center"/>
              </w:tcPr>
            </w:tcPrChange>
          </w:tcPr>
          <w:p w14:paraId="23469EF1">
            <w:pPr>
              <w:pStyle w:val="34"/>
              <w:rPr>
                <w:ins w:id="3480" w:author="吴睿斌" w:date="2024-11-04T15:20:00Z"/>
                <w:rFonts w:ascii="宋体" w:hAnsi="宋体" w:eastAsia="宋体" w:cs="宋体"/>
                <w:color w:val="auto"/>
                <w:sz w:val="21"/>
                <w:szCs w:val="21"/>
                <w:rPrChange w:id="3481" w:author="user" w:date="2025-05-13T14:42:35Z">
                  <w:rPr>
                    <w:ins w:id="3482" w:author="吴睿斌" w:date="2024-11-04T15:20:00Z"/>
                    <w:color w:val="auto"/>
                  </w:rPr>
                </w:rPrChange>
              </w:rPr>
            </w:pPr>
          </w:p>
        </w:tc>
      </w:tr>
      <w:tr w14:paraId="00E2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484"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840" w:hRule="atLeast"/>
          <w:tblCellSpacing w:w="0" w:type="dxa"/>
          <w:ins w:id="3483" w:author="吴睿斌" w:date="2024-11-04T15:20:00Z"/>
          <w:trPrChange w:id="3484" w:author="user" w:date="2025-05-14T10:24:40Z">
            <w:trPr>
              <w:trHeight w:val="840" w:hRule="atLeast"/>
              <w:tblCellSpacing w:w="0" w:type="dxa"/>
            </w:trPr>
          </w:trPrChange>
        </w:trPr>
        <w:tc>
          <w:tcPr>
            <w:tcW w:w="0" w:type="auto"/>
            <w:vMerge w:val="continue"/>
            <w:shd w:val="clear" w:color="auto" w:fill="auto"/>
            <w:tcMar>
              <w:top w:w="20" w:type="dxa"/>
              <w:left w:w="20" w:type="dxa"/>
              <w:bottom w:w="72" w:type="dxa"/>
              <w:right w:w="20" w:type="dxa"/>
            </w:tcMar>
            <w:vAlign w:val="center"/>
            <w:tcPrChange w:id="3485" w:author="user" w:date="2025-05-14T10:24:40Z">
              <w:tcPr>
                <w:tcW w:w="623" w:type="pct"/>
                <w:vMerge w:val="continue"/>
                <w:shd w:val="clear" w:color="auto" w:fill="auto"/>
                <w:tcMar>
                  <w:top w:w="20" w:type="dxa"/>
                  <w:left w:w="20" w:type="dxa"/>
                  <w:bottom w:w="72" w:type="dxa"/>
                  <w:right w:w="20" w:type="dxa"/>
                </w:tcMar>
                <w:vAlign w:val="center"/>
              </w:tcPr>
            </w:tcPrChange>
          </w:tcPr>
          <w:p w14:paraId="05CE0F97">
            <w:pPr>
              <w:pStyle w:val="34"/>
              <w:rPr>
                <w:ins w:id="3486" w:author="吴睿斌" w:date="2024-11-04T15:20:00Z"/>
                <w:rFonts w:ascii="宋体" w:hAnsi="宋体" w:eastAsia="宋体" w:cs="宋体"/>
                <w:color w:val="auto"/>
                <w:sz w:val="21"/>
                <w:szCs w:val="21"/>
                <w:rPrChange w:id="3487" w:author="user" w:date="2025-05-13T14:42:35Z">
                  <w:rPr>
                    <w:ins w:id="3488" w:author="吴睿斌" w:date="2024-11-04T15:20:00Z"/>
                    <w:color w:val="auto"/>
                  </w:rPr>
                </w:rPrChange>
              </w:rPr>
            </w:pPr>
          </w:p>
        </w:tc>
        <w:tc>
          <w:tcPr>
            <w:tcW w:w="0" w:type="auto"/>
            <w:shd w:val="clear" w:color="auto" w:fill="auto"/>
            <w:tcMar>
              <w:top w:w="20" w:type="dxa"/>
              <w:left w:w="20" w:type="dxa"/>
              <w:bottom w:w="72" w:type="dxa"/>
              <w:right w:w="20" w:type="dxa"/>
            </w:tcMar>
            <w:vAlign w:val="center"/>
            <w:tcPrChange w:id="3489" w:author="user" w:date="2025-05-14T10:24:40Z">
              <w:tcPr>
                <w:tcW w:w="583" w:type="pct"/>
                <w:shd w:val="clear" w:color="auto" w:fill="auto"/>
                <w:tcMar>
                  <w:top w:w="20" w:type="dxa"/>
                  <w:left w:w="20" w:type="dxa"/>
                  <w:bottom w:w="72" w:type="dxa"/>
                  <w:right w:w="20" w:type="dxa"/>
                </w:tcMar>
                <w:vAlign w:val="center"/>
              </w:tcPr>
            </w:tcPrChange>
          </w:tcPr>
          <w:p w14:paraId="1AC86615">
            <w:pPr>
              <w:pStyle w:val="34"/>
              <w:rPr>
                <w:ins w:id="3490" w:author="吴睿斌" w:date="2024-11-04T15:20:00Z"/>
                <w:rFonts w:ascii="宋体" w:hAnsi="宋体" w:eastAsia="宋体" w:cs="宋体"/>
                <w:color w:val="auto"/>
                <w:sz w:val="21"/>
                <w:szCs w:val="21"/>
                <w:highlight w:val="none"/>
                <w:rPrChange w:id="3491" w:author="user" w:date="2025-05-13T14:42:35Z">
                  <w:rPr>
                    <w:ins w:id="3492" w:author="吴睿斌" w:date="2024-11-04T15:20:00Z"/>
                    <w:color w:val="auto"/>
                    <w:highlight w:val="none"/>
                  </w:rPr>
                </w:rPrChange>
              </w:rPr>
            </w:pPr>
            <w:ins w:id="3493" w:author="心痕" w:date="2025-04-30T16:34:56Z">
              <w:del w:id="3494" w:author="user" w:date="2025-05-13T14:23:23Z">
                <w:r>
                  <w:rPr>
                    <w:rFonts w:hint="eastAsia" w:ascii="宋体" w:hAnsi="宋体" w:eastAsia="宋体" w:cs="宋体"/>
                    <w:kern w:val="0"/>
                    <w:sz w:val="21"/>
                    <w:szCs w:val="21"/>
                    <w:rPrChange w:id="3495" w:author="user" w:date="2025-05-13T14:42:35Z">
                      <w:rPr>
                        <w:rFonts w:hint="eastAsia" w:ascii="仿宋_GB2312" w:hAnsi="仿宋_GB2312" w:eastAsia="仿宋_GB2312" w:cs="仿宋_GB2312"/>
                        <w:kern w:val="0"/>
                        <w:sz w:val="24"/>
                        <w:szCs w:val="24"/>
                      </w:rPr>
                    </w:rPrChange>
                  </w:rPr>
                  <w:delText>，</w:delText>
                </w:r>
              </w:del>
            </w:ins>
            <w:ins w:id="3496" w:author="心痕" w:date="2025-04-30T16:34:56Z">
              <w:r>
                <w:rPr>
                  <w:rFonts w:hint="eastAsia" w:ascii="宋体" w:hAnsi="宋体" w:eastAsia="宋体" w:cs="宋体"/>
                  <w:kern w:val="0"/>
                  <w:sz w:val="21"/>
                  <w:szCs w:val="21"/>
                  <w:rPrChange w:id="3497" w:author="user" w:date="2025-05-13T14:42:35Z">
                    <w:rPr>
                      <w:rFonts w:hint="eastAsia" w:ascii="仿宋_GB2312" w:hAnsi="仿宋_GB2312" w:eastAsia="仿宋_GB2312" w:cs="仿宋_GB2312"/>
                      <w:kern w:val="0"/>
                      <w:sz w:val="24"/>
                      <w:szCs w:val="24"/>
                    </w:rPr>
                  </w:rPrChange>
                </w:rPr>
                <w:t>平均响应时间不超过2秒；</w:t>
              </w:r>
            </w:ins>
          </w:p>
        </w:tc>
        <w:tc>
          <w:tcPr>
            <w:tcW w:w="0" w:type="auto"/>
            <w:shd w:val="clear" w:color="auto" w:fill="auto"/>
            <w:tcMar>
              <w:top w:w="20" w:type="dxa"/>
              <w:left w:w="20" w:type="dxa"/>
              <w:bottom w:w="72" w:type="dxa"/>
              <w:right w:w="20" w:type="dxa"/>
            </w:tcMar>
            <w:vAlign w:val="center"/>
            <w:tcPrChange w:id="3498" w:author="user" w:date="2025-05-14T10:24:40Z">
              <w:tcPr>
                <w:tcW w:w="439" w:type="pct"/>
                <w:shd w:val="clear" w:color="auto" w:fill="auto"/>
                <w:tcMar>
                  <w:top w:w="20" w:type="dxa"/>
                  <w:left w:w="20" w:type="dxa"/>
                  <w:bottom w:w="72" w:type="dxa"/>
                  <w:right w:w="20" w:type="dxa"/>
                </w:tcMar>
                <w:vAlign w:val="center"/>
              </w:tcPr>
            </w:tcPrChange>
          </w:tcPr>
          <w:p w14:paraId="43A5B582">
            <w:pPr>
              <w:pStyle w:val="34"/>
              <w:jc w:val="center"/>
              <w:rPr>
                <w:ins w:id="3499" w:author="吴睿斌" w:date="2024-11-04T15:20:00Z"/>
                <w:rFonts w:ascii="宋体" w:hAnsi="宋体" w:eastAsia="宋体" w:cs="宋体"/>
                <w:color w:val="auto"/>
                <w:sz w:val="21"/>
                <w:szCs w:val="21"/>
                <w:highlight w:val="none"/>
                <w:rPrChange w:id="3500" w:author="user" w:date="2025-05-13T14:42:35Z">
                  <w:rPr>
                    <w:ins w:id="3501" w:author="吴睿斌" w:date="2024-11-04T15:20:00Z"/>
                    <w:color w:val="auto"/>
                    <w:highlight w:val="none"/>
                  </w:rPr>
                </w:rPrChange>
              </w:rPr>
            </w:pPr>
            <w:ins w:id="3502" w:author="张雪平" w:date="2024-11-13T21:26:44Z">
              <w:r>
                <w:rPr>
                  <w:rFonts w:hint="eastAsia" w:ascii="宋体" w:hAnsi="宋体" w:eastAsia="宋体" w:cs="宋体"/>
                  <w:color w:val="auto"/>
                  <w:sz w:val="21"/>
                  <w:szCs w:val="21"/>
                  <w:highlight w:val="none"/>
                  <w:lang w:val="en-US" w:eastAsia="zh-CN"/>
                  <w:rPrChange w:id="3503" w:author="user" w:date="2025-05-13T14:42:35Z">
                    <w:rPr>
                      <w:rFonts w:hint="eastAsia"/>
                      <w:color w:val="auto"/>
                      <w:highlight w:val="none"/>
                      <w:lang w:val="en-US" w:eastAsia="zh-CN"/>
                    </w:rPr>
                  </w:rPrChange>
                </w:rPr>
                <w:t>15</w:t>
              </w:r>
            </w:ins>
          </w:p>
        </w:tc>
        <w:tc>
          <w:tcPr>
            <w:tcW w:w="0" w:type="auto"/>
            <w:shd w:val="clear" w:color="auto" w:fill="auto"/>
            <w:tcMar>
              <w:top w:w="20" w:type="dxa"/>
              <w:left w:w="20" w:type="dxa"/>
              <w:bottom w:w="72" w:type="dxa"/>
              <w:right w:w="20" w:type="dxa"/>
            </w:tcMar>
            <w:vAlign w:val="center"/>
            <w:tcPrChange w:id="3504" w:author="user" w:date="2025-05-14T10:24:40Z">
              <w:tcPr>
                <w:tcW w:w="358" w:type="pct"/>
                <w:shd w:val="clear" w:color="auto" w:fill="auto"/>
                <w:tcMar>
                  <w:top w:w="20" w:type="dxa"/>
                  <w:left w:w="20" w:type="dxa"/>
                  <w:bottom w:w="72" w:type="dxa"/>
                  <w:right w:w="20" w:type="dxa"/>
                </w:tcMar>
                <w:vAlign w:val="center"/>
              </w:tcPr>
            </w:tcPrChange>
          </w:tcPr>
          <w:p w14:paraId="4C093A33">
            <w:pPr>
              <w:pStyle w:val="34"/>
              <w:jc w:val="center"/>
              <w:rPr>
                <w:ins w:id="3505" w:author="吴睿斌" w:date="2024-11-04T15:20:00Z"/>
                <w:rFonts w:ascii="宋体" w:hAnsi="宋体" w:eastAsia="宋体" w:cs="宋体"/>
                <w:color w:val="auto"/>
                <w:sz w:val="21"/>
                <w:szCs w:val="21"/>
                <w:highlight w:val="none"/>
                <w:rPrChange w:id="3506" w:author="user" w:date="2025-05-13T14:42:35Z">
                  <w:rPr>
                    <w:ins w:id="3507" w:author="吴睿斌" w:date="2024-11-04T15:20:00Z"/>
                    <w:color w:val="auto"/>
                    <w:highlight w:val="none"/>
                  </w:rPr>
                </w:rPrChange>
              </w:rPr>
            </w:pPr>
            <w:ins w:id="3508" w:author="吴睿斌" w:date="2024-11-04T15:20:00Z">
              <w:r>
                <w:rPr>
                  <w:rFonts w:ascii="宋体" w:hAnsi="宋体" w:eastAsia="宋体" w:cs="宋体"/>
                  <w:color w:val="auto"/>
                  <w:sz w:val="21"/>
                  <w:szCs w:val="21"/>
                  <w:highlight w:val="none"/>
                  <w:rPrChange w:id="3509" w:author="user" w:date="2025-05-13T14:42:35Z">
                    <w:rPr>
                      <w:color w:val="auto"/>
                      <w:highlight w:val="none"/>
                    </w:rPr>
                  </w:rPrChange>
                </w:rPr>
                <w:t>/</w:t>
              </w:r>
            </w:ins>
          </w:p>
        </w:tc>
        <w:tc>
          <w:tcPr>
            <w:tcW w:w="0" w:type="auto"/>
            <w:shd w:val="clear" w:color="auto" w:fill="auto"/>
            <w:tcMar>
              <w:top w:w="20" w:type="dxa"/>
              <w:left w:w="20" w:type="dxa"/>
              <w:bottom w:w="72" w:type="dxa"/>
              <w:right w:w="20" w:type="dxa"/>
            </w:tcMar>
            <w:vAlign w:val="center"/>
            <w:tcPrChange w:id="3510" w:author="user" w:date="2025-05-14T10:24:40Z">
              <w:tcPr>
                <w:tcW w:w="480" w:type="pct"/>
                <w:shd w:val="clear" w:color="auto" w:fill="auto"/>
                <w:tcMar>
                  <w:top w:w="20" w:type="dxa"/>
                  <w:left w:w="20" w:type="dxa"/>
                  <w:bottom w:w="72" w:type="dxa"/>
                  <w:right w:w="20" w:type="dxa"/>
                </w:tcMar>
                <w:vAlign w:val="center"/>
              </w:tcPr>
            </w:tcPrChange>
          </w:tcPr>
          <w:p w14:paraId="5870DACE">
            <w:pPr>
              <w:pStyle w:val="34"/>
              <w:jc w:val="center"/>
              <w:rPr>
                <w:ins w:id="3511" w:author="吴睿斌" w:date="2024-11-04T15:20:00Z"/>
                <w:rFonts w:ascii="宋体" w:hAnsi="宋体" w:eastAsia="宋体" w:cs="宋体"/>
                <w:color w:val="auto"/>
                <w:sz w:val="21"/>
                <w:szCs w:val="21"/>
                <w:highlight w:val="none"/>
                <w:rPrChange w:id="3512" w:author="user" w:date="2025-05-13T14:42:35Z">
                  <w:rPr>
                    <w:ins w:id="3513" w:author="吴睿斌" w:date="2024-11-04T15:20:00Z"/>
                    <w:color w:val="auto"/>
                    <w:highlight w:val="none"/>
                  </w:rPr>
                </w:rPrChange>
              </w:rPr>
            </w:pPr>
            <w:ins w:id="3514" w:author="吴睿斌" w:date="2024-11-04T15:20:00Z">
              <w:r>
                <w:rPr>
                  <w:rFonts w:ascii="宋体" w:hAnsi="宋体" w:eastAsia="宋体" w:cs="宋体"/>
                  <w:color w:val="auto"/>
                  <w:sz w:val="21"/>
                  <w:szCs w:val="21"/>
                  <w:highlight w:val="none"/>
                  <w:rPrChange w:id="3515" w:author="user" w:date="2025-05-13T14:42:35Z">
                    <w:rPr>
                      <w:color w:val="auto"/>
                      <w:highlight w:val="none"/>
                    </w:rPr>
                  </w:rPrChange>
                </w:rPr>
                <w:t>/</w:t>
              </w:r>
            </w:ins>
          </w:p>
        </w:tc>
        <w:tc>
          <w:tcPr>
            <w:tcW w:w="0" w:type="auto"/>
            <w:shd w:val="clear" w:color="auto" w:fill="auto"/>
            <w:tcMar>
              <w:top w:w="20" w:type="dxa"/>
              <w:left w:w="283" w:type="dxa"/>
              <w:bottom w:w="72" w:type="dxa"/>
              <w:right w:w="850" w:type="dxa"/>
            </w:tcMar>
            <w:vAlign w:val="center"/>
            <w:tcPrChange w:id="3516" w:author="user" w:date="2025-05-14T10:24:40Z">
              <w:tcPr>
                <w:tcW w:w="2095" w:type="pct"/>
                <w:shd w:val="clear" w:color="auto" w:fill="auto"/>
                <w:tcMar>
                  <w:top w:w="20" w:type="dxa"/>
                  <w:left w:w="283" w:type="dxa"/>
                  <w:bottom w:w="72" w:type="dxa"/>
                  <w:right w:w="850" w:type="dxa"/>
                </w:tcMar>
                <w:vAlign w:val="center"/>
              </w:tcPr>
            </w:tcPrChange>
          </w:tcPr>
          <w:p w14:paraId="663DEEAE">
            <w:pPr>
              <w:pStyle w:val="34"/>
              <w:ind w:left="-199" w:leftChars="-95" w:right="-779" w:rightChars="-371"/>
              <w:rPr>
                <w:ins w:id="3517" w:author="吴睿斌" w:date="2024-11-04T15:20:00Z"/>
                <w:rFonts w:hint="eastAsia" w:ascii="宋体" w:hAnsi="宋体" w:eastAsia="宋体" w:cs="宋体"/>
                <w:color w:val="auto"/>
                <w:sz w:val="21"/>
                <w:szCs w:val="21"/>
                <w:highlight w:val="none"/>
                <w:lang w:val="en-US" w:eastAsia="zh-CN"/>
                <w:rPrChange w:id="3518" w:author="user" w:date="2025-05-13T14:42:35Z">
                  <w:rPr>
                    <w:ins w:id="3519" w:author="吴睿斌" w:date="2024-11-04T15:20:00Z"/>
                    <w:rFonts w:hint="default" w:eastAsia="仿宋_GB2312"/>
                    <w:color w:val="auto"/>
                    <w:highlight w:val="none"/>
                    <w:lang w:val="en-US" w:eastAsia="zh-CN"/>
                  </w:rPr>
                </w:rPrChange>
              </w:rPr>
            </w:pPr>
            <w:ins w:id="3520" w:author="心痕" w:date="2024-12-30T15:50:13Z">
              <w:r>
                <w:rPr>
                  <w:rFonts w:hint="eastAsia" w:ascii="宋体" w:hAnsi="宋体" w:eastAsia="宋体" w:cs="宋体"/>
                  <w:color w:val="auto"/>
                  <w:kern w:val="2"/>
                  <w:sz w:val="21"/>
                  <w:szCs w:val="21"/>
                  <w:highlight w:val="none"/>
                  <w:lang w:val="en-US" w:eastAsia="zh-CN"/>
                  <w:rPrChange w:id="3521" w:author="user" w:date="2025-05-13T14:42:35Z">
                    <w:rPr>
                      <w:rFonts w:hint="eastAsia"/>
                      <w:color w:val="auto"/>
                      <w:kern w:val="2"/>
                      <w:highlight w:val="none"/>
                      <w:lang w:val="en-US" w:eastAsia="zh-CN"/>
                    </w:rPr>
                  </w:rPrChange>
                </w:rPr>
                <w:t>用户</w:t>
              </w:r>
            </w:ins>
            <w:ins w:id="3522" w:author="心痕" w:date="2024-12-30T15:50:14Z">
              <w:r>
                <w:rPr>
                  <w:rFonts w:hint="eastAsia" w:ascii="宋体" w:hAnsi="宋体" w:eastAsia="宋体" w:cs="宋体"/>
                  <w:color w:val="auto"/>
                  <w:kern w:val="2"/>
                  <w:sz w:val="21"/>
                  <w:szCs w:val="21"/>
                  <w:highlight w:val="none"/>
                  <w:lang w:val="en-US" w:eastAsia="zh-CN"/>
                  <w:rPrChange w:id="3523" w:author="user" w:date="2025-05-13T14:42:35Z">
                    <w:rPr>
                      <w:rFonts w:hint="eastAsia"/>
                      <w:color w:val="auto"/>
                      <w:kern w:val="2"/>
                      <w:highlight w:val="none"/>
                      <w:lang w:val="en-US" w:eastAsia="zh-CN"/>
                    </w:rPr>
                  </w:rPrChange>
                </w:rPr>
                <w:t>需求</w:t>
              </w:r>
            </w:ins>
            <w:ins w:id="3524" w:author="心痕" w:date="2024-12-30T15:50:15Z">
              <w:r>
                <w:rPr>
                  <w:rFonts w:hint="eastAsia" w:ascii="宋体" w:hAnsi="宋体" w:eastAsia="宋体" w:cs="宋体"/>
                  <w:color w:val="auto"/>
                  <w:kern w:val="2"/>
                  <w:sz w:val="21"/>
                  <w:szCs w:val="21"/>
                  <w:highlight w:val="none"/>
                  <w:lang w:val="en-US" w:eastAsia="zh-CN"/>
                  <w:rPrChange w:id="3525" w:author="user" w:date="2025-05-13T14:42:35Z">
                    <w:rPr>
                      <w:rFonts w:hint="eastAsia"/>
                      <w:color w:val="auto"/>
                      <w:kern w:val="2"/>
                      <w:highlight w:val="none"/>
                      <w:lang w:val="en-US" w:eastAsia="zh-CN"/>
                    </w:rPr>
                  </w:rPrChange>
                </w:rPr>
                <w:t>分类</w:t>
              </w:r>
            </w:ins>
            <w:ins w:id="3526" w:author="心痕" w:date="2024-12-30T15:50:16Z">
              <w:r>
                <w:rPr>
                  <w:rFonts w:hint="eastAsia" w:ascii="宋体" w:hAnsi="宋体" w:eastAsia="宋体" w:cs="宋体"/>
                  <w:color w:val="auto"/>
                  <w:kern w:val="2"/>
                  <w:sz w:val="21"/>
                  <w:szCs w:val="21"/>
                  <w:highlight w:val="none"/>
                  <w:lang w:val="en-US" w:eastAsia="zh-CN"/>
                  <w:rPrChange w:id="3527" w:author="user" w:date="2025-05-13T14:42:35Z">
                    <w:rPr>
                      <w:rFonts w:hint="eastAsia"/>
                      <w:color w:val="auto"/>
                      <w:kern w:val="2"/>
                      <w:highlight w:val="none"/>
                      <w:lang w:val="en-US" w:eastAsia="zh-CN"/>
                    </w:rPr>
                  </w:rPrChange>
                </w:rPr>
                <w:t>模型</w:t>
              </w:r>
            </w:ins>
            <w:ins w:id="3528" w:author="心痕" w:date="2024-12-30T15:50:18Z">
              <w:r>
                <w:rPr>
                  <w:rFonts w:hint="eastAsia" w:ascii="宋体" w:hAnsi="宋体" w:eastAsia="宋体" w:cs="宋体"/>
                  <w:color w:val="auto"/>
                  <w:kern w:val="2"/>
                  <w:sz w:val="21"/>
                  <w:szCs w:val="21"/>
                  <w:highlight w:val="none"/>
                  <w:lang w:val="en-US" w:eastAsia="zh-CN"/>
                  <w:rPrChange w:id="3529" w:author="user" w:date="2025-05-13T14:42:35Z">
                    <w:rPr>
                      <w:rFonts w:hint="eastAsia"/>
                      <w:color w:val="auto"/>
                      <w:kern w:val="2"/>
                      <w:highlight w:val="none"/>
                      <w:lang w:val="en-US" w:eastAsia="zh-CN"/>
                    </w:rPr>
                  </w:rPrChange>
                </w:rPr>
                <w:t>准确率</w:t>
              </w:r>
            </w:ins>
            <w:ins w:id="3530" w:author="心痕" w:date="2024-12-30T15:50:23Z">
              <w:r>
                <w:rPr>
                  <w:rFonts w:hint="eastAsia" w:ascii="宋体" w:hAnsi="宋体" w:eastAsia="宋体" w:cs="宋体"/>
                  <w:color w:val="auto"/>
                  <w:kern w:val="2"/>
                  <w:sz w:val="21"/>
                  <w:szCs w:val="21"/>
                  <w:highlight w:val="none"/>
                  <w:lang w:val="en-US" w:eastAsia="zh-CN"/>
                  <w:rPrChange w:id="3531" w:author="user" w:date="2025-05-13T14:42:35Z">
                    <w:rPr>
                      <w:rFonts w:hint="eastAsia"/>
                      <w:color w:val="auto"/>
                      <w:kern w:val="2"/>
                      <w:highlight w:val="none"/>
                      <w:lang w:val="en-US" w:eastAsia="zh-CN"/>
                    </w:rPr>
                  </w:rPrChange>
                </w:rPr>
                <w:t>低于</w:t>
              </w:r>
            </w:ins>
            <w:ins w:id="3532" w:author="心痕" w:date="2024-12-30T15:50:24Z">
              <w:r>
                <w:rPr>
                  <w:rFonts w:hint="eastAsia" w:ascii="宋体" w:hAnsi="宋体" w:eastAsia="宋体" w:cs="宋体"/>
                  <w:color w:val="auto"/>
                  <w:kern w:val="2"/>
                  <w:sz w:val="21"/>
                  <w:szCs w:val="21"/>
                  <w:highlight w:val="none"/>
                  <w:lang w:val="en-US" w:eastAsia="zh-CN"/>
                  <w:rPrChange w:id="3533" w:author="user" w:date="2025-05-13T14:42:35Z">
                    <w:rPr>
                      <w:rFonts w:hint="eastAsia"/>
                      <w:color w:val="auto"/>
                      <w:kern w:val="2"/>
                      <w:highlight w:val="none"/>
                      <w:lang w:val="en-US" w:eastAsia="zh-CN"/>
                    </w:rPr>
                  </w:rPrChange>
                </w:rPr>
                <w:t>9</w:t>
              </w:r>
            </w:ins>
            <w:ins w:id="3534" w:author="心痕" w:date="2024-12-30T15:50:25Z">
              <w:r>
                <w:rPr>
                  <w:rFonts w:hint="eastAsia" w:ascii="宋体" w:hAnsi="宋体" w:eastAsia="宋体" w:cs="宋体"/>
                  <w:color w:val="auto"/>
                  <w:kern w:val="2"/>
                  <w:sz w:val="21"/>
                  <w:szCs w:val="21"/>
                  <w:highlight w:val="none"/>
                  <w:lang w:val="en-US" w:eastAsia="zh-CN"/>
                  <w:rPrChange w:id="3535" w:author="user" w:date="2025-05-13T14:42:35Z">
                    <w:rPr>
                      <w:rFonts w:hint="eastAsia"/>
                      <w:color w:val="auto"/>
                      <w:kern w:val="2"/>
                      <w:highlight w:val="none"/>
                      <w:lang w:val="en-US" w:eastAsia="zh-CN"/>
                    </w:rPr>
                  </w:rPrChange>
                </w:rPr>
                <w:t>5</w:t>
              </w:r>
            </w:ins>
            <w:ins w:id="3536" w:author="心痕" w:date="2024-12-30T15:50:27Z">
              <w:r>
                <w:rPr>
                  <w:rFonts w:hint="eastAsia" w:ascii="宋体" w:hAnsi="宋体" w:eastAsia="宋体" w:cs="宋体"/>
                  <w:color w:val="auto"/>
                  <w:kern w:val="2"/>
                  <w:sz w:val="21"/>
                  <w:szCs w:val="21"/>
                  <w:highlight w:val="none"/>
                  <w:lang w:val="en-US" w:eastAsia="zh-CN"/>
                  <w:rPrChange w:id="3537" w:author="user" w:date="2025-05-13T14:42:35Z">
                    <w:rPr>
                      <w:rFonts w:hint="eastAsia"/>
                      <w:color w:val="auto"/>
                      <w:kern w:val="2"/>
                      <w:highlight w:val="none"/>
                      <w:lang w:val="en-US" w:eastAsia="zh-CN"/>
                    </w:rPr>
                  </w:rPrChange>
                </w:rPr>
                <w:t>扣</w:t>
              </w:r>
            </w:ins>
            <w:ins w:id="3538" w:author="心痕" w:date="2024-12-30T15:50:29Z">
              <w:r>
                <w:rPr>
                  <w:rFonts w:hint="eastAsia" w:ascii="宋体" w:hAnsi="宋体" w:eastAsia="宋体" w:cs="宋体"/>
                  <w:color w:val="auto"/>
                  <w:kern w:val="2"/>
                  <w:sz w:val="21"/>
                  <w:szCs w:val="21"/>
                  <w:highlight w:val="none"/>
                  <w:lang w:val="en-US" w:eastAsia="zh-CN"/>
                  <w:rPrChange w:id="3539" w:author="user" w:date="2025-05-13T14:42:35Z">
                    <w:rPr>
                      <w:rFonts w:hint="eastAsia"/>
                      <w:color w:val="auto"/>
                      <w:kern w:val="2"/>
                      <w:highlight w:val="none"/>
                      <w:lang w:val="en-US" w:eastAsia="zh-CN"/>
                    </w:rPr>
                  </w:rPrChange>
                </w:rPr>
                <w:t>5分</w:t>
              </w:r>
            </w:ins>
            <w:ins w:id="3540" w:author="心痕" w:date="2024-12-30T15:50:30Z">
              <w:r>
                <w:rPr>
                  <w:rFonts w:hint="eastAsia" w:ascii="宋体" w:hAnsi="宋体" w:eastAsia="宋体" w:cs="宋体"/>
                  <w:color w:val="auto"/>
                  <w:kern w:val="2"/>
                  <w:sz w:val="21"/>
                  <w:szCs w:val="21"/>
                  <w:highlight w:val="none"/>
                  <w:lang w:val="en-US" w:eastAsia="zh-CN"/>
                  <w:rPrChange w:id="3541" w:author="user" w:date="2025-05-13T14:42:35Z">
                    <w:rPr>
                      <w:rFonts w:hint="eastAsia"/>
                      <w:color w:val="auto"/>
                      <w:kern w:val="2"/>
                      <w:highlight w:val="none"/>
                      <w:lang w:val="en-US" w:eastAsia="zh-CN"/>
                    </w:rPr>
                  </w:rPrChange>
                </w:rPr>
                <w:t>，</w:t>
              </w:r>
            </w:ins>
            <w:ins w:id="3542" w:author="心痕" w:date="2024-12-30T15:50:31Z">
              <w:r>
                <w:rPr>
                  <w:rFonts w:hint="eastAsia" w:ascii="宋体" w:hAnsi="宋体" w:eastAsia="宋体" w:cs="宋体"/>
                  <w:color w:val="auto"/>
                  <w:kern w:val="2"/>
                  <w:sz w:val="21"/>
                  <w:szCs w:val="21"/>
                  <w:highlight w:val="none"/>
                  <w:lang w:val="en-US" w:eastAsia="zh-CN"/>
                  <w:rPrChange w:id="3543" w:author="user" w:date="2025-05-13T14:42:35Z">
                    <w:rPr>
                      <w:rFonts w:hint="eastAsia"/>
                      <w:color w:val="auto"/>
                      <w:kern w:val="2"/>
                      <w:highlight w:val="none"/>
                      <w:lang w:val="en-US" w:eastAsia="zh-CN"/>
                    </w:rPr>
                  </w:rPrChange>
                </w:rPr>
                <w:t>低于</w:t>
              </w:r>
            </w:ins>
            <w:ins w:id="3544" w:author="心痕" w:date="2024-12-30T15:50:32Z">
              <w:r>
                <w:rPr>
                  <w:rFonts w:hint="eastAsia" w:ascii="宋体" w:hAnsi="宋体" w:eastAsia="宋体" w:cs="宋体"/>
                  <w:color w:val="auto"/>
                  <w:kern w:val="2"/>
                  <w:sz w:val="21"/>
                  <w:szCs w:val="21"/>
                  <w:highlight w:val="none"/>
                  <w:lang w:val="en-US" w:eastAsia="zh-CN"/>
                  <w:rPrChange w:id="3545" w:author="user" w:date="2025-05-13T14:42:35Z">
                    <w:rPr>
                      <w:rFonts w:hint="eastAsia"/>
                      <w:color w:val="auto"/>
                      <w:kern w:val="2"/>
                      <w:highlight w:val="none"/>
                      <w:lang w:val="en-US" w:eastAsia="zh-CN"/>
                    </w:rPr>
                  </w:rPrChange>
                </w:rPr>
                <w:t>90</w:t>
              </w:r>
            </w:ins>
            <w:ins w:id="3546" w:author="心痕" w:date="2024-12-30T15:50:34Z">
              <w:r>
                <w:rPr>
                  <w:rFonts w:hint="eastAsia" w:ascii="宋体" w:hAnsi="宋体" w:eastAsia="宋体" w:cs="宋体"/>
                  <w:color w:val="auto"/>
                  <w:kern w:val="2"/>
                  <w:sz w:val="21"/>
                  <w:szCs w:val="21"/>
                  <w:highlight w:val="none"/>
                  <w:lang w:val="en-US" w:eastAsia="zh-CN"/>
                  <w:rPrChange w:id="3547" w:author="user" w:date="2025-05-13T14:42:35Z">
                    <w:rPr>
                      <w:rFonts w:hint="eastAsia"/>
                      <w:color w:val="auto"/>
                      <w:kern w:val="2"/>
                      <w:highlight w:val="none"/>
                      <w:lang w:val="en-US" w:eastAsia="zh-CN"/>
                    </w:rPr>
                  </w:rPrChange>
                </w:rPr>
                <w:t>%</w:t>
              </w:r>
            </w:ins>
            <w:ins w:id="3548" w:author="心痕" w:date="2024-12-30T15:50:41Z">
              <w:r>
                <w:rPr>
                  <w:rFonts w:hint="eastAsia" w:ascii="宋体" w:hAnsi="宋体" w:eastAsia="宋体" w:cs="宋体"/>
                  <w:color w:val="auto"/>
                  <w:kern w:val="2"/>
                  <w:sz w:val="21"/>
                  <w:szCs w:val="21"/>
                  <w:highlight w:val="none"/>
                  <w:lang w:val="en-US" w:eastAsia="zh-CN"/>
                  <w:rPrChange w:id="3549" w:author="user" w:date="2025-05-13T14:42:35Z">
                    <w:rPr>
                      <w:rFonts w:hint="eastAsia"/>
                      <w:color w:val="auto"/>
                      <w:kern w:val="2"/>
                      <w:highlight w:val="none"/>
                      <w:lang w:val="en-US" w:eastAsia="zh-CN"/>
                    </w:rPr>
                  </w:rPrChange>
                </w:rPr>
                <w:t>扣</w:t>
              </w:r>
            </w:ins>
            <w:ins w:id="3550" w:author="心痕" w:date="2024-12-30T15:50:42Z">
              <w:r>
                <w:rPr>
                  <w:rFonts w:hint="eastAsia" w:ascii="宋体" w:hAnsi="宋体" w:eastAsia="宋体" w:cs="宋体"/>
                  <w:color w:val="auto"/>
                  <w:kern w:val="2"/>
                  <w:sz w:val="21"/>
                  <w:szCs w:val="21"/>
                  <w:highlight w:val="none"/>
                  <w:lang w:val="en-US" w:eastAsia="zh-CN"/>
                  <w:rPrChange w:id="3551" w:author="user" w:date="2025-05-13T14:42:35Z">
                    <w:rPr>
                      <w:rFonts w:hint="eastAsia"/>
                      <w:color w:val="auto"/>
                      <w:kern w:val="2"/>
                      <w:highlight w:val="none"/>
                      <w:lang w:val="en-US" w:eastAsia="zh-CN"/>
                    </w:rPr>
                  </w:rPrChange>
                </w:rPr>
                <w:t>10分</w:t>
              </w:r>
            </w:ins>
            <w:ins w:id="3552" w:author="心痕" w:date="2024-12-30T15:50:43Z">
              <w:r>
                <w:rPr>
                  <w:rFonts w:hint="eastAsia" w:ascii="宋体" w:hAnsi="宋体" w:eastAsia="宋体" w:cs="宋体"/>
                  <w:color w:val="auto"/>
                  <w:kern w:val="2"/>
                  <w:sz w:val="21"/>
                  <w:szCs w:val="21"/>
                  <w:highlight w:val="none"/>
                  <w:lang w:val="en-US" w:eastAsia="zh-CN"/>
                  <w:rPrChange w:id="3553" w:author="user" w:date="2025-05-13T14:42:35Z">
                    <w:rPr>
                      <w:rFonts w:hint="eastAsia"/>
                      <w:color w:val="auto"/>
                      <w:kern w:val="2"/>
                      <w:highlight w:val="none"/>
                      <w:lang w:val="en-US" w:eastAsia="zh-CN"/>
                    </w:rPr>
                  </w:rPrChange>
                </w:rPr>
                <w:t>，</w:t>
              </w:r>
            </w:ins>
            <w:ins w:id="3554" w:author="心痕" w:date="2024-12-30T15:50:44Z">
              <w:r>
                <w:rPr>
                  <w:rFonts w:hint="eastAsia" w:ascii="宋体" w:hAnsi="宋体" w:eastAsia="宋体" w:cs="宋体"/>
                  <w:color w:val="auto"/>
                  <w:kern w:val="2"/>
                  <w:sz w:val="21"/>
                  <w:szCs w:val="21"/>
                  <w:highlight w:val="none"/>
                  <w:lang w:val="en-US" w:eastAsia="zh-CN"/>
                  <w:rPrChange w:id="3555" w:author="user" w:date="2025-05-13T14:42:35Z">
                    <w:rPr>
                      <w:rFonts w:hint="eastAsia"/>
                      <w:color w:val="auto"/>
                      <w:kern w:val="2"/>
                      <w:highlight w:val="none"/>
                      <w:lang w:val="en-US" w:eastAsia="zh-CN"/>
                    </w:rPr>
                  </w:rPrChange>
                </w:rPr>
                <w:t>低于</w:t>
              </w:r>
            </w:ins>
            <w:ins w:id="3556" w:author="心痕" w:date="2024-12-30T15:50:45Z">
              <w:r>
                <w:rPr>
                  <w:rFonts w:hint="eastAsia" w:ascii="宋体" w:hAnsi="宋体" w:eastAsia="宋体" w:cs="宋体"/>
                  <w:color w:val="auto"/>
                  <w:kern w:val="2"/>
                  <w:sz w:val="21"/>
                  <w:szCs w:val="21"/>
                  <w:highlight w:val="none"/>
                  <w:lang w:val="en-US" w:eastAsia="zh-CN"/>
                  <w:rPrChange w:id="3557" w:author="user" w:date="2025-05-13T14:42:35Z">
                    <w:rPr>
                      <w:rFonts w:hint="eastAsia"/>
                      <w:color w:val="auto"/>
                      <w:kern w:val="2"/>
                      <w:highlight w:val="none"/>
                      <w:lang w:val="en-US" w:eastAsia="zh-CN"/>
                    </w:rPr>
                  </w:rPrChange>
                </w:rPr>
                <w:t>8</w:t>
              </w:r>
            </w:ins>
            <w:ins w:id="3558" w:author="心痕" w:date="2024-12-30T15:50:46Z">
              <w:r>
                <w:rPr>
                  <w:rFonts w:hint="eastAsia" w:ascii="宋体" w:hAnsi="宋体" w:eastAsia="宋体" w:cs="宋体"/>
                  <w:color w:val="auto"/>
                  <w:kern w:val="2"/>
                  <w:sz w:val="21"/>
                  <w:szCs w:val="21"/>
                  <w:highlight w:val="none"/>
                  <w:lang w:val="en-US" w:eastAsia="zh-CN"/>
                  <w:rPrChange w:id="3559" w:author="user" w:date="2025-05-13T14:42:35Z">
                    <w:rPr>
                      <w:rFonts w:hint="eastAsia"/>
                      <w:color w:val="auto"/>
                      <w:kern w:val="2"/>
                      <w:highlight w:val="none"/>
                      <w:lang w:val="en-US" w:eastAsia="zh-CN"/>
                    </w:rPr>
                  </w:rPrChange>
                </w:rPr>
                <w:t>5%</w:t>
              </w:r>
            </w:ins>
            <w:ins w:id="3560" w:author="心痕" w:date="2024-12-30T15:50:48Z">
              <w:r>
                <w:rPr>
                  <w:rFonts w:hint="eastAsia" w:ascii="宋体" w:hAnsi="宋体" w:eastAsia="宋体" w:cs="宋体"/>
                  <w:color w:val="auto"/>
                  <w:kern w:val="2"/>
                  <w:sz w:val="21"/>
                  <w:szCs w:val="21"/>
                  <w:highlight w:val="none"/>
                  <w:lang w:val="en-US" w:eastAsia="zh-CN"/>
                  <w:rPrChange w:id="3561" w:author="user" w:date="2025-05-13T14:42:35Z">
                    <w:rPr>
                      <w:rFonts w:hint="eastAsia"/>
                      <w:color w:val="auto"/>
                      <w:kern w:val="2"/>
                      <w:highlight w:val="none"/>
                      <w:lang w:val="en-US" w:eastAsia="zh-CN"/>
                    </w:rPr>
                  </w:rPrChange>
                </w:rPr>
                <w:t>扣1</w:t>
              </w:r>
            </w:ins>
            <w:ins w:id="3562" w:author="心痕" w:date="2024-12-30T15:50:49Z">
              <w:r>
                <w:rPr>
                  <w:rFonts w:hint="eastAsia" w:ascii="宋体" w:hAnsi="宋体" w:eastAsia="宋体" w:cs="宋体"/>
                  <w:color w:val="auto"/>
                  <w:kern w:val="2"/>
                  <w:sz w:val="21"/>
                  <w:szCs w:val="21"/>
                  <w:highlight w:val="none"/>
                  <w:lang w:val="en-US" w:eastAsia="zh-CN"/>
                  <w:rPrChange w:id="3563" w:author="user" w:date="2025-05-13T14:42:35Z">
                    <w:rPr>
                      <w:rFonts w:hint="eastAsia"/>
                      <w:color w:val="auto"/>
                      <w:kern w:val="2"/>
                      <w:highlight w:val="none"/>
                      <w:lang w:val="en-US" w:eastAsia="zh-CN"/>
                    </w:rPr>
                  </w:rPrChange>
                </w:rPr>
                <w:t>5分</w:t>
              </w:r>
            </w:ins>
            <w:ins w:id="3564" w:author="心痕" w:date="2024-12-30T15:50:51Z">
              <w:r>
                <w:rPr>
                  <w:rFonts w:hint="eastAsia" w:ascii="宋体" w:hAnsi="宋体" w:eastAsia="宋体" w:cs="宋体"/>
                  <w:color w:val="auto"/>
                  <w:kern w:val="2"/>
                  <w:sz w:val="21"/>
                  <w:szCs w:val="21"/>
                  <w:highlight w:val="none"/>
                  <w:lang w:val="en-US" w:eastAsia="zh-CN"/>
                  <w:rPrChange w:id="3565" w:author="user" w:date="2025-05-13T14:42:35Z">
                    <w:rPr>
                      <w:rFonts w:hint="eastAsia"/>
                      <w:color w:val="auto"/>
                      <w:kern w:val="2"/>
                      <w:highlight w:val="none"/>
                      <w:lang w:val="en-US" w:eastAsia="zh-CN"/>
                    </w:rPr>
                  </w:rPrChange>
                </w:rPr>
                <w:t>；</w:t>
              </w:r>
            </w:ins>
          </w:p>
        </w:tc>
        <w:tc>
          <w:tcPr>
            <w:tcW w:w="0" w:type="auto"/>
            <w:shd w:val="clear" w:color="auto" w:fill="auto"/>
            <w:tcMar>
              <w:top w:w="20" w:type="dxa"/>
              <w:left w:w="20" w:type="dxa"/>
              <w:bottom w:w="72" w:type="dxa"/>
              <w:right w:w="20" w:type="dxa"/>
            </w:tcMar>
            <w:vAlign w:val="center"/>
            <w:tcPrChange w:id="3566" w:author="user" w:date="2025-05-14T10:24:40Z">
              <w:tcPr>
                <w:tcW w:w="420" w:type="pct"/>
                <w:shd w:val="clear" w:color="auto" w:fill="auto"/>
                <w:tcMar>
                  <w:top w:w="20" w:type="dxa"/>
                  <w:left w:w="20" w:type="dxa"/>
                  <w:bottom w:w="72" w:type="dxa"/>
                  <w:right w:w="20" w:type="dxa"/>
                </w:tcMar>
                <w:vAlign w:val="center"/>
              </w:tcPr>
            </w:tcPrChange>
          </w:tcPr>
          <w:p w14:paraId="50E00D28">
            <w:pPr>
              <w:pStyle w:val="34"/>
              <w:rPr>
                <w:ins w:id="3567" w:author="吴睿斌" w:date="2024-11-04T15:20:00Z"/>
                <w:rFonts w:ascii="宋体" w:hAnsi="宋体" w:eastAsia="宋体" w:cs="宋体"/>
                <w:color w:val="auto"/>
                <w:sz w:val="21"/>
                <w:szCs w:val="21"/>
                <w:rPrChange w:id="3568" w:author="user" w:date="2025-05-13T14:42:35Z">
                  <w:rPr>
                    <w:ins w:id="3569" w:author="吴睿斌" w:date="2024-11-04T15:20:00Z"/>
                    <w:color w:val="auto"/>
                  </w:rPr>
                </w:rPrChange>
              </w:rPr>
            </w:pPr>
          </w:p>
        </w:tc>
      </w:tr>
      <w:tr w14:paraId="7789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572"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840" w:hRule="atLeast"/>
          <w:tblCellSpacing w:w="0" w:type="dxa"/>
          <w:ins w:id="3570" w:author="吴睿斌" w:date="2024-11-04T15:20:00Z"/>
          <w:del w:id="3571" w:author="user" w:date="2025-05-13T14:23:18Z"/>
          <w:trPrChange w:id="3572" w:author="user" w:date="2025-05-14T10:24:40Z">
            <w:trPr>
              <w:trHeight w:val="840" w:hRule="atLeast"/>
              <w:tblCellSpacing w:w="0" w:type="dxa"/>
            </w:trPr>
          </w:trPrChange>
        </w:trPr>
        <w:tc>
          <w:tcPr>
            <w:tcW w:w="0" w:type="auto"/>
            <w:vMerge w:val="continue"/>
            <w:shd w:val="clear" w:color="auto" w:fill="auto"/>
            <w:tcMar>
              <w:top w:w="20" w:type="dxa"/>
              <w:left w:w="20" w:type="dxa"/>
              <w:bottom w:w="72" w:type="dxa"/>
              <w:right w:w="20" w:type="dxa"/>
            </w:tcMar>
            <w:vAlign w:val="center"/>
            <w:tcPrChange w:id="3573" w:author="user" w:date="2025-05-14T10:24:40Z">
              <w:tcPr>
                <w:tcW w:w="623" w:type="pct"/>
                <w:vMerge w:val="continue"/>
                <w:shd w:val="clear" w:color="auto" w:fill="auto"/>
                <w:tcMar>
                  <w:top w:w="20" w:type="dxa"/>
                  <w:left w:w="20" w:type="dxa"/>
                  <w:bottom w:w="72" w:type="dxa"/>
                  <w:right w:w="20" w:type="dxa"/>
                </w:tcMar>
                <w:vAlign w:val="center"/>
              </w:tcPr>
            </w:tcPrChange>
          </w:tcPr>
          <w:p w14:paraId="1FBC3F16">
            <w:pPr>
              <w:pStyle w:val="34"/>
              <w:rPr>
                <w:ins w:id="3574" w:author="吴睿斌" w:date="2024-11-04T15:20:00Z"/>
                <w:del w:id="3575" w:author="user" w:date="2025-05-13T14:23:18Z"/>
                <w:rFonts w:ascii="宋体" w:hAnsi="宋体" w:eastAsia="宋体" w:cs="宋体"/>
                <w:color w:val="auto"/>
                <w:sz w:val="21"/>
                <w:szCs w:val="21"/>
                <w:rPrChange w:id="3576" w:author="user" w:date="2025-05-13T14:42:35Z">
                  <w:rPr>
                    <w:ins w:id="3577" w:author="吴睿斌" w:date="2024-11-04T15:20:00Z"/>
                    <w:del w:id="3578" w:author="user" w:date="2025-05-13T14:23:18Z"/>
                    <w:color w:val="auto"/>
                  </w:rPr>
                </w:rPrChange>
              </w:rPr>
            </w:pPr>
          </w:p>
        </w:tc>
        <w:tc>
          <w:tcPr>
            <w:tcW w:w="0" w:type="auto"/>
            <w:shd w:val="clear" w:color="auto" w:fill="auto"/>
            <w:tcMar>
              <w:top w:w="20" w:type="dxa"/>
              <w:left w:w="20" w:type="dxa"/>
              <w:bottom w:w="72" w:type="dxa"/>
              <w:right w:w="20" w:type="dxa"/>
            </w:tcMar>
            <w:vAlign w:val="center"/>
            <w:tcPrChange w:id="3579" w:author="user" w:date="2025-05-14T10:24:40Z">
              <w:tcPr>
                <w:tcW w:w="583" w:type="pct"/>
                <w:shd w:val="clear" w:color="auto" w:fill="auto"/>
                <w:tcMar>
                  <w:top w:w="20" w:type="dxa"/>
                  <w:left w:w="20" w:type="dxa"/>
                  <w:bottom w:w="72" w:type="dxa"/>
                  <w:right w:w="20" w:type="dxa"/>
                </w:tcMar>
                <w:vAlign w:val="center"/>
              </w:tcPr>
            </w:tcPrChange>
          </w:tcPr>
          <w:p w14:paraId="4C2BE7DE">
            <w:pPr>
              <w:pStyle w:val="34"/>
              <w:rPr>
                <w:ins w:id="3580" w:author="吴睿斌" w:date="2024-11-04T15:20:00Z"/>
                <w:del w:id="3581" w:author="user" w:date="2025-05-13T14:23:18Z"/>
                <w:rFonts w:ascii="宋体" w:hAnsi="宋体" w:eastAsia="宋体" w:cs="宋体"/>
                <w:color w:val="auto"/>
                <w:sz w:val="21"/>
                <w:szCs w:val="21"/>
                <w:highlight w:val="none"/>
                <w:rPrChange w:id="3582" w:author="user" w:date="2025-05-13T14:42:35Z">
                  <w:rPr>
                    <w:ins w:id="3583" w:author="吴睿斌" w:date="2024-11-04T15:20:00Z"/>
                    <w:del w:id="3584" w:author="user" w:date="2025-05-13T14:23:18Z"/>
                    <w:color w:val="auto"/>
                    <w:highlight w:val="none"/>
                  </w:rPr>
                </w:rPrChange>
              </w:rPr>
            </w:pPr>
          </w:p>
        </w:tc>
        <w:tc>
          <w:tcPr>
            <w:tcW w:w="0" w:type="auto"/>
            <w:shd w:val="clear" w:color="auto" w:fill="auto"/>
            <w:tcMar>
              <w:top w:w="20" w:type="dxa"/>
              <w:left w:w="20" w:type="dxa"/>
              <w:bottom w:w="72" w:type="dxa"/>
              <w:right w:w="20" w:type="dxa"/>
            </w:tcMar>
            <w:vAlign w:val="center"/>
            <w:tcPrChange w:id="3585" w:author="user" w:date="2025-05-14T10:24:40Z">
              <w:tcPr>
                <w:tcW w:w="439" w:type="pct"/>
                <w:shd w:val="clear" w:color="auto" w:fill="auto"/>
                <w:tcMar>
                  <w:top w:w="20" w:type="dxa"/>
                  <w:left w:w="20" w:type="dxa"/>
                  <w:bottom w:w="72" w:type="dxa"/>
                  <w:right w:w="20" w:type="dxa"/>
                </w:tcMar>
                <w:vAlign w:val="center"/>
              </w:tcPr>
            </w:tcPrChange>
          </w:tcPr>
          <w:p w14:paraId="3EB331F3">
            <w:pPr>
              <w:pStyle w:val="34"/>
              <w:jc w:val="center"/>
              <w:rPr>
                <w:ins w:id="3586" w:author="吴睿斌" w:date="2024-11-04T15:20:00Z"/>
                <w:del w:id="3587" w:author="user" w:date="2025-05-13T14:23:18Z"/>
                <w:rFonts w:ascii="宋体" w:hAnsi="宋体" w:eastAsia="宋体" w:cs="宋体"/>
                <w:color w:val="auto"/>
                <w:sz w:val="21"/>
                <w:szCs w:val="21"/>
                <w:highlight w:val="none"/>
                <w:rPrChange w:id="3588" w:author="user" w:date="2025-05-13T14:42:35Z">
                  <w:rPr>
                    <w:ins w:id="3589" w:author="吴睿斌" w:date="2024-11-04T15:20:00Z"/>
                    <w:del w:id="3590" w:author="user" w:date="2025-05-13T14:23:18Z"/>
                    <w:color w:val="auto"/>
                    <w:highlight w:val="none"/>
                  </w:rPr>
                </w:rPrChange>
              </w:rPr>
            </w:pPr>
          </w:p>
        </w:tc>
        <w:tc>
          <w:tcPr>
            <w:tcW w:w="0" w:type="auto"/>
            <w:shd w:val="clear" w:color="auto" w:fill="auto"/>
            <w:tcMar>
              <w:top w:w="20" w:type="dxa"/>
              <w:left w:w="20" w:type="dxa"/>
              <w:bottom w:w="72" w:type="dxa"/>
              <w:right w:w="20" w:type="dxa"/>
            </w:tcMar>
            <w:vAlign w:val="center"/>
            <w:tcPrChange w:id="3591" w:author="user" w:date="2025-05-14T10:24:40Z">
              <w:tcPr>
                <w:tcW w:w="358" w:type="pct"/>
                <w:shd w:val="clear" w:color="auto" w:fill="auto"/>
                <w:tcMar>
                  <w:top w:w="20" w:type="dxa"/>
                  <w:left w:w="20" w:type="dxa"/>
                  <w:bottom w:w="72" w:type="dxa"/>
                  <w:right w:w="20" w:type="dxa"/>
                </w:tcMar>
                <w:vAlign w:val="center"/>
              </w:tcPr>
            </w:tcPrChange>
          </w:tcPr>
          <w:p w14:paraId="4D03A8FE">
            <w:pPr>
              <w:pStyle w:val="34"/>
              <w:jc w:val="center"/>
              <w:rPr>
                <w:ins w:id="3592" w:author="吴睿斌" w:date="2024-11-04T15:20:00Z"/>
                <w:del w:id="3593" w:author="user" w:date="2025-05-13T14:23:18Z"/>
                <w:rFonts w:ascii="宋体" w:hAnsi="宋体" w:eastAsia="宋体" w:cs="宋体"/>
                <w:color w:val="auto"/>
                <w:sz w:val="21"/>
                <w:szCs w:val="21"/>
                <w:highlight w:val="none"/>
                <w:rPrChange w:id="3594" w:author="user" w:date="2025-05-13T14:42:35Z">
                  <w:rPr>
                    <w:ins w:id="3595" w:author="吴睿斌" w:date="2024-11-04T15:20:00Z"/>
                    <w:del w:id="3596" w:author="user" w:date="2025-05-13T14:23:18Z"/>
                    <w:color w:val="auto"/>
                    <w:highlight w:val="none"/>
                  </w:rPr>
                </w:rPrChange>
              </w:rPr>
            </w:pPr>
          </w:p>
        </w:tc>
        <w:tc>
          <w:tcPr>
            <w:tcW w:w="0" w:type="auto"/>
            <w:shd w:val="clear" w:color="auto" w:fill="auto"/>
            <w:tcMar>
              <w:top w:w="20" w:type="dxa"/>
              <w:left w:w="20" w:type="dxa"/>
              <w:bottom w:w="72" w:type="dxa"/>
              <w:right w:w="20" w:type="dxa"/>
            </w:tcMar>
            <w:vAlign w:val="center"/>
            <w:tcPrChange w:id="3597" w:author="user" w:date="2025-05-14T10:24:40Z">
              <w:tcPr>
                <w:tcW w:w="480" w:type="pct"/>
                <w:shd w:val="clear" w:color="auto" w:fill="auto"/>
                <w:tcMar>
                  <w:top w:w="20" w:type="dxa"/>
                  <w:left w:w="20" w:type="dxa"/>
                  <w:bottom w:w="72" w:type="dxa"/>
                  <w:right w:w="20" w:type="dxa"/>
                </w:tcMar>
                <w:vAlign w:val="center"/>
              </w:tcPr>
            </w:tcPrChange>
          </w:tcPr>
          <w:p w14:paraId="01E60380">
            <w:pPr>
              <w:pStyle w:val="34"/>
              <w:jc w:val="center"/>
              <w:rPr>
                <w:ins w:id="3598" w:author="吴睿斌" w:date="2024-11-04T15:20:00Z"/>
                <w:del w:id="3599" w:author="user" w:date="2025-05-13T14:23:18Z"/>
                <w:rFonts w:ascii="宋体" w:hAnsi="宋体" w:eastAsia="宋体" w:cs="宋体"/>
                <w:color w:val="auto"/>
                <w:sz w:val="21"/>
                <w:szCs w:val="21"/>
                <w:highlight w:val="none"/>
                <w:rPrChange w:id="3600" w:author="user" w:date="2025-05-13T14:42:35Z">
                  <w:rPr>
                    <w:ins w:id="3601" w:author="吴睿斌" w:date="2024-11-04T15:20:00Z"/>
                    <w:del w:id="3602" w:author="user" w:date="2025-05-13T14:23:18Z"/>
                    <w:color w:val="auto"/>
                    <w:highlight w:val="none"/>
                  </w:rPr>
                </w:rPrChange>
              </w:rPr>
            </w:pPr>
          </w:p>
        </w:tc>
        <w:tc>
          <w:tcPr>
            <w:tcW w:w="0" w:type="auto"/>
            <w:shd w:val="clear" w:color="auto" w:fill="auto"/>
            <w:tcMar>
              <w:top w:w="20" w:type="dxa"/>
              <w:left w:w="283" w:type="dxa"/>
              <w:bottom w:w="72" w:type="dxa"/>
              <w:right w:w="850" w:type="dxa"/>
            </w:tcMar>
            <w:vAlign w:val="center"/>
            <w:tcPrChange w:id="3603" w:author="user" w:date="2025-05-14T10:24:40Z">
              <w:tcPr>
                <w:tcW w:w="2095" w:type="pct"/>
                <w:shd w:val="clear" w:color="auto" w:fill="auto"/>
                <w:tcMar>
                  <w:top w:w="20" w:type="dxa"/>
                  <w:left w:w="283" w:type="dxa"/>
                  <w:bottom w:w="72" w:type="dxa"/>
                  <w:right w:w="850" w:type="dxa"/>
                </w:tcMar>
                <w:vAlign w:val="center"/>
              </w:tcPr>
            </w:tcPrChange>
          </w:tcPr>
          <w:p w14:paraId="2AE07127">
            <w:pPr>
              <w:pStyle w:val="34"/>
              <w:ind w:left="-199" w:leftChars="-95" w:right="-779" w:rightChars="-371"/>
              <w:rPr>
                <w:ins w:id="3604" w:author="吴睿斌" w:date="2024-11-04T15:20:00Z"/>
                <w:del w:id="3605" w:author="user" w:date="2025-05-13T14:23:18Z"/>
                <w:rFonts w:ascii="宋体" w:hAnsi="宋体" w:eastAsia="宋体" w:cs="宋体"/>
                <w:color w:val="auto"/>
                <w:kern w:val="2"/>
                <w:sz w:val="21"/>
                <w:szCs w:val="21"/>
                <w:highlight w:val="none"/>
                <w:rPrChange w:id="3606" w:author="user" w:date="2025-05-13T14:42:35Z">
                  <w:rPr>
                    <w:ins w:id="3607" w:author="吴睿斌" w:date="2024-11-04T15:20:00Z"/>
                    <w:del w:id="3608" w:author="user" w:date="2025-05-13T14:23:18Z"/>
                    <w:color w:val="auto"/>
                    <w:kern w:val="2"/>
                    <w:highlight w:val="none"/>
                  </w:rPr>
                </w:rPrChange>
              </w:rPr>
            </w:pPr>
          </w:p>
        </w:tc>
        <w:tc>
          <w:tcPr>
            <w:tcW w:w="0" w:type="auto"/>
            <w:shd w:val="clear" w:color="auto" w:fill="auto"/>
            <w:tcMar>
              <w:top w:w="20" w:type="dxa"/>
              <w:left w:w="20" w:type="dxa"/>
              <w:bottom w:w="72" w:type="dxa"/>
              <w:right w:w="20" w:type="dxa"/>
            </w:tcMar>
            <w:vAlign w:val="center"/>
            <w:tcPrChange w:id="3609" w:author="user" w:date="2025-05-14T10:24:40Z">
              <w:tcPr>
                <w:tcW w:w="420" w:type="pct"/>
                <w:shd w:val="clear" w:color="auto" w:fill="auto"/>
                <w:tcMar>
                  <w:top w:w="20" w:type="dxa"/>
                  <w:left w:w="20" w:type="dxa"/>
                  <w:bottom w:w="72" w:type="dxa"/>
                  <w:right w:w="20" w:type="dxa"/>
                </w:tcMar>
                <w:vAlign w:val="center"/>
              </w:tcPr>
            </w:tcPrChange>
          </w:tcPr>
          <w:p w14:paraId="63F0FDBD">
            <w:pPr>
              <w:pStyle w:val="34"/>
              <w:rPr>
                <w:ins w:id="3610" w:author="吴睿斌" w:date="2024-11-04T15:20:00Z"/>
                <w:del w:id="3611" w:author="user" w:date="2025-05-13T14:23:18Z"/>
                <w:rFonts w:ascii="宋体" w:hAnsi="宋体" w:eastAsia="宋体" w:cs="宋体"/>
                <w:color w:val="auto"/>
                <w:sz w:val="21"/>
                <w:szCs w:val="21"/>
                <w:rPrChange w:id="3612" w:author="user" w:date="2025-05-13T14:42:35Z">
                  <w:rPr>
                    <w:ins w:id="3613" w:author="吴睿斌" w:date="2024-11-04T15:20:00Z"/>
                    <w:del w:id="3614" w:author="user" w:date="2025-05-13T14:23:18Z"/>
                    <w:color w:val="auto"/>
                  </w:rPr>
                </w:rPrChange>
              </w:rPr>
            </w:pPr>
          </w:p>
        </w:tc>
      </w:tr>
      <w:tr w14:paraId="18E5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616"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840" w:hRule="atLeast"/>
          <w:tblCellSpacing w:w="0" w:type="dxa"/>
          <w:ins w:id="3615" w:author="吴睿斌" w:date="2024-11-04T15:20:00Z"/>
          <w:trPrChange w:id="3616" w:author="user" w:date="2025-05-14T10:24:40Z">
            <w:trPr>
              <w:trHeight w:val="840" w:hRule="atLeast"/>
              <w:tblCellSpacing w:w="0" w:type="dxa"/>
            </w:trPr>
          </w:trPrChange>
        </w:trPr>
        <w:tc>
          <w:tcPr>
            <w:tcW w:w="0" w:type="auto"/>
            <w:vMerge w:val="restart"/>
            <w:shd w:val="clear" w:color="auto" w:fill="auto"/>
            <w:tcMar>
              <w:top w:w="20" w:type="dxa"/>
              <w:left w:w="20" w:type="dxa"/>
              <w:bottom w:w="72" w:type="dxa"/>
              <w:right w:w="20" w:type="dxa"/>
            </w:tcMar>
            <w:vAlign w:val="center"/>
            <w:tcPrChange w:id="3617" w:author="user" w:date="2025-05-14T10:24:40Z">
              <w:tcPr>
                <w:tcW w:w="623" w:type="pct"/>
                <w:vMerge w:val="restart"/>
                <w:shd w:val="clear" w:color="auto" w:fill="auto"/>
                <w:tcMar>
                  <w:top w:w="20" w:type="dxa"/>
                  <w:left w:w="20" w:type="dxa"/>
                  <w:bottom w:w="72" w:type="dxa"/>
                  <w:right w:w="20" w:type="dxa"/>
                </w:tcMar>
                <w:vAlign w:val="center"/>
              </w:tcPr>
            </w:tcPrChange>
          </w:tcPr>
          <w:p w14:paraId="48B3145C">
            <w:pPr>
              <w:pStyle w:val="34"/>
              <w:jc w:val="center"/>
              <w:rPr>
                <w:ins w:id="3618" w:author="吴睿斌" w:date="2024-11-04T15:20:00Z"/>
                <w:rFonts w:ascii="宋体" w:hAnsi="宋体" w:eastAsia="宋体" w:cs="宋体"/>
                <w:color w:val="auto"/>
                <w:sz w:val="21"/>
                <w:szCs w:val="21"/>
                <w:rPrChange w:id="3619" w:author="user" w:date="2025-05-13T14:42:35Z">
                  <w:rPr>
                    <w:ins w:id="3620" w:author="吴睿斌" w:date="2024-11-04T15:20:00Z"/>
                    <w:color w:val="auto"/>
                  </w:rPr>
                </w:rPrChange>
              </w:rPr>
            </w:pPr>
            <w:ins w:id="3621" w:author="吴睿斌" w:date="2024-11-04T15:20:00Z">
              <w:r>
                <w:rPr>
                  <w:rFonts w:ascii="宋体" w:hAnsi="宋体" w:eastAsia="宋体" w:cs="宋体"/>
                  <w:color w:val="auto"/>
                  <w:sz w:val="21"/>
                  <w:szCs w:val="21"/>
                  <w:rPrChange w:id="3622" w:author="user" w:date="2025-05-13T14:42:35Z">
                    <w:rPr>
                      <w:color w:val="auto"/>
                    </w:rPr>
                  </w:rPrChange>
                </w:rPr>
                <w:t>试运行期服务情况</w:t>
              </w:r>
            </w:ins>
          </w:p>
        </w:tc>
        <w:tc>
          <w:tcPr>
            <w:tcW w:w="0" w:type="auto"/>
            <w:shd w:val="clear" w:color="auto" w:fill="auto"/>
            <w:tcMar>
              <w:top w:w="20" w:type="dxa"/>
              <w:left w:w="20" w:type="dxa"/>
              <w:bottom w:w="72" w:type="dxa"/>
              <w:right w:w="20" w:type="dxa"/>
            </w:tcMar>
            <w:vAlign w:val="center"/>
            <w:tcPrChange w:id="3623" w:author="user" w:date="2025-05-14T10:24:40Z">
              <w:tcPr>
                <w:tcW w:w="583" w:type="pct"/>
                <w:shd w:val="clear" w:color="auto" w:fill="auto"/>
                <w:tcMar>
                  <w:top w:w="20" w:type="dxa"/>
                  <w:left w:w="20" w:type="dxa"/>
                  <w:bottom w:w="72" w:type="dxa"/>
                  <w:right w:w="20" w:type="dxa"/>
                </w:tcMar>
                <w:vAlign w:val="center"/>
              </w:tcPr>
            </w:tcPrChange>
          </w:tcPr>
          <w:p w14:paraId="581C732D">
            <w:pPr>
              <w:pStyle w:val="34"/>
              <w:rPr>
                <w:ins w:id="3624" w:author="吴睿斌" w:date="2024-11-04T15:20:00Z"/>
                <w:rFonts w:ascii="宋体" w:hAnsi="宋体" w:eastAsia="宋体" w:cs="宋体"/>
                <w:color w:val="auto"/>
                <w:sz w:val="21"/>
                <w:szCs w:val="21"/>
                <w:rPrChange w:id="3625" w:author="user" w:date="2025-05-13T14:42:35Z">
                  <w:rPr>
                    <w:ins w:id="3626" w:author="吴睿斌" w:date="2024-11-04T15:20:00Z"/>
                    <w:color w:val="auto"/>
                  </w:rPr>
                </w:rPrChange>
              </w:rPr>
            </w:pPr>
            <w:ins w:id="3627" w:author="吴睿斌" w:date="2024-11-05T17:07:00Z">
              <w:r>
                <w:rPr>
                  <w:rFonts w:ascii="宋体" w:hAnsi="宋体" w:eastAsia="宋体" w:cs="宋体"/>
                  <w:color w:val="auto"/>
                  <w:sz w:val="21"/>
                  <w:szCs w:val="21"/>
                  <w:rPrChange w:id="3628" w:author="user" w:date="2025-05-13T14:42:35Z">
                    <w:rPr>
                      <w:color w:val="auto"/>
                    </w:rPr>
                  </w:rPrChange>
                </w:rPr>
                <w:t>排障响应速度</w:t>
              </w:r>
            </w:ins>
          </w:p>
        </w:tc>
        <w:tc>
          <w:tcPr>
            <w:tcW w:w="0" w:type="auto"/>
            <w:shd w:val="clear" w:color="auto" w:fill="auto"/>
            <w:tcMar>
              <w:top w:w="20" w:type="dxa"/>
              <w:left w:w="20" w:type="dxa"/>
              <w:bottom w:w="72" w:type="dxa"/>
              <w:right w:w="20" w:type="dxa"/>
            </w:tcMar>
            <w:vAlign w:val="center"/>
            <w:tcPrChange w:id="3629" w:author="user" w:date="2025-05-14T10:24:40Z">
              <w:tcPr>
                <w:tcW w:w="439" w:type="pct"/>
                <w:shd w:val="clear" w:color="auto" w:fill="auto"/>
                <w:tcMar>
                  <w:top w:w="20" w:type="dxa"/>
                  <w:left w:w="20" w:type="dxa"/>
                  <w:bottom w:w="72" w:type="dxa"/>
                  <w:right w:w="20" w:type="dxa"/>
                </w:tcMar>
                <w:vAlign w:val="center"/>
              </w:tcPr>
            </w:tcPrChange>
          </w:tcPr>
          <w:p w14:paraId="46EA60F4">
            <w:pPr>
              <w:pStyle w:val="34"/>
              <w:jc w:val="center"/>
              <w:rPr>
                <w:ins w:id="3630" w:author="吴睿斌" w:date="2024-11-04T15:20:00Z"/>
                <w:rFonts w:ascii="宋体" w:hAnsi="宋体" w:eastAsia="宋体" w:cs="宋体"/>
                <w:color w:val="auto"/>
                <w:sz w:val="21"/>
                <w:szCs w:val="21"/>
                <w:rPrChange w:id="3631" w:author="user" w:date="2025-05-13T14:42:35Z">
                  <w:rPr>
                    <w:ins w:id="3632" w:author="吴睿斌" w:date="2024-11-04T15:20:00Z"/>
                    <w:color w:val="auto"/>
                  </w:rPr>
                </w:rPrChange>
              </w:rPr>
            </w:pPr>
            <w:ins w:id="3633" w:author="吴睿斌" w:date="2024-11-05T17:13:00Z">
              <w:r>
                <w:rPr>
                  <w:rFonts w:ascii="宋体" w:hAnsi="宋体" w:eastAsia="宋体" w:cs="宋体"/>
                  <w:color w:val="auto"/>
                  <w:sz w:val="21"/>
                  <w:szCs w:val="21"/>
                  <w:rPrChange w:id="3634" w:author="user" w:date="2025-05-13T14:42:35Z">
                    <w:rPr>
                      <w:color w:val="auto"/>
                    </w:rPr>
                  </w:rPrChange>
                </w:rPr>
                <w:t>/</w:t>
              </w:r>
            </w:ins>
          </w:p>
        </w:tc>
        <w:tc>
          <w:tcPr>
            <w:tcW w:w="0" w:type="auto"/>
            <w:shd w:val="clear" w:color="auto" w:fill="auto"/>
            <w:tcMar>
              <w:top w:w="20" w:type="dxa"/>
              <w:left w:w="20" w:type="dxa"/>
              <w:bottom w:w="72" w:type="dxa"/>
              <w:right w:w="20" w:type="dxa"/>
            </w:tcMar>
            <w:vAlign w:val="center"/>
            <w:tcPrChange w:id="3635" w:author="user" w:date="2025-05-14T10:24:40Z">
              <w:tcPr>
                <w:tcW w:w="358" w:type="pct"/>
                <w:shd w:val="clear" w:color="auto" w:fill="auto"/>
                <w:tcMar>
                  <w:top w:w="20" w:type="dxa"/>
                  <w:left w:w="20" w:type="dxa"/>
                  <w:bottom w:w="72" w:type="dxa"/>
                  <w:right w:w="20" w:type="dxa"/>
                </w:tcMar>
                <w:vAlign w:val="center"/>
              </w:tcPr>
            </w:tcPrChange>
          </w:tcPr>
          <w:p w14:paraId="553AF96B">
            <w:pPr>
              <w:pStyle w:val="34"/>
              <w:jc w:val="center"/>
              <w:rPr>
                <w:ins w:id="3636" w:author="吴睿斌" w:date="2024-11-04T15:20:00Z"/>
                <w:rFonts w:ascii="宋体" w:hAnsi="宋体" w:eastAsia="宋体" w:cs="宋体"/>
                <w:color w:val="auto"/>
                <w:sz w:val="21"/>
                <w:szCs w:val="21"/>
                <w:rPrChange w:id="3637" w:author="user" w:date="2025-05-13T14:42:35Z">
                  <w:rPr>
                    <w:ins w:id="3638" w:author="吴睿斌" w:date="2024-11-04T15:20:00Z"/>
                    <w:color w:val="auto"/>
                  </w:rPr>
                </w:rPrChange>
              </w:rPr>
            </w:pPr>
            <w:ins w:id="3639" w:author="吴睿斌" w:date="2024-11-05T17:20:00Z">
              <w:r>
                <w:rPr>
                  <w:rFonts w:ascii="宋体" w:hAnsi="宋体" w:eastAsia="宋体" w:cs="宋体"/>
                  <w:color w:val="auto"/>
                  <w:sz w:val="21"/>
                  <w:szCs w:val="21"/>
                  <w:rPrChange w:id="3640" w:author="user" w:date="2025-05-13T14:42:35Z">
                    <w:rPr>
                      <w:color w:val="auto"/>
                    </w:rPr>
                  </w:rPrChange>
                </w:rPr>
                <w:t>2</w:t>
              </w:r>
            </w:ins>
            <w:ins w:id="3641" w:author="张雪平" w:date="2024-11-13T21:25:10Z">
              <w:r>
                <w:rPr>
                  <w:rFonts w:hint="eastAsia" w:ascii="宋体" w:hAnsi="宋体" w:eastAsia="宋体" w:cs="宋体"/>
                  <w:color w:val="auto"/>
                  <w:sz w:val="21"/>
                  <w:szCs w:val="21"/>
                  <w:lang w:val="en-US" w:eastAsia="zh-CN"/>
                  <w:rPrChange w:id="3642" w:author="user" w:date="2025-05-13T14:42:35Z">
                    <w:rPr>
                      <w:rFonts w:hint="eastAsia"/>
                      <w:color w:val="auto"/>
                      <w:lang w:val="en-US" w:eastAsia="zh-CN"/>
                    </w:rPr>
                  </w:rPrChange>
                </w:rPr>
                <w:t>0</w:t>
              </w:r>
            </w:ins>
          </w:p>
        </w:tc>
        <w:tc>
          <w:tcPr>
            <w:tcW w:w="0" w:type="auto"/>
            <w:shd w:val="clear" w:color="auto" w:fill="auto"/>
            <w:tcMar>
              <w:top w:w="20" w:type="dxa"/>
              <w:left w:w="20" w:type="dxa"/>
              <w:bottom w:w="72" w:type="dxa"/>
              <w:right w:w="20" w:type="dxa"/>
            </w:tcMar>
            <w:vAlign w:val="center"/>
            <w:tcPrChange w:id="3643" w:author="user" w:date="2025-05-14T10:24:40Z">
              <w:tcPr>
                <w:tcW w:w="480" w:type="pct"/>
                <w:shd w:val="clear" w:color="auto" w:fill="auto"/>
                <w:tcMar>
                  <w:top w:w="20" w:type="dxa"/>
                  <w:left w:w="20" w:type="dxa"/>
                  <w:bottom w:w="72" w:type="dxa"/>
                  <w:right w:w="20" w:type="dxa"/>
                </w:tcMar>
                <w:vAlign w:val="center"/>
              </w:tcPr>
            </w:tcPrChange>
          </w:tcPr>
          <w:p w14:paraId="55CDBA25">
            <w:pPr>
              <w:pStyle w:val="34"/>
              <w:jc w:val="center"/>
              <w:rPr>
                <w:ins w:id="3644" w:author="吴睿斌" w:date="2024-11-04T15:20:00Z"/>
                <w:rFonts w:ascii="宋体" w:hAnsi="宋体" w:eastAsia="宋体" w:cs="宋体"/>
                <w:color w:val="auto"/>
                <w:sz w:val="21"/>
                <w:szCs w:val="21"/>
                <w:rPrChange w:id="3645" w:author="user" w:date="2025-05-13T14:42:35Z">
                  <w:rPr>
                    <w:ins w:id="3646" w:author="吴睿斌" w:date="2024-11-04T15:20:00Z"/>
                    <w:color w:val="auto"/>
                  </w:rPr>
                </w:rPrChange>
              </w:rPr>
            </w:pPr>
            <w:ins w:id="3647" w:author="吴睿斌" w:date="2024-11-05T17:13:00Z">
              <w:r>
                <w:rPr>
                  <w:rFonts w:ascii="宋体" w:hAnsi="宋体" w:eastAsia="宋体" w:cs="宋体"/>
                  <w:color w:val="auto"/>
                  <w:sz w:val="21"/>
                  <w:szCs w:val="21"/>
                  <w:rPrChange w:id="3648" w:author="user" w:date="2025-05-13T14:42:35Z">
                    <w:rPr>
                      <w:color w:val="auto"/>
                    </w:rPr>
                  </w:rPrChange>
                </w:rPr>
                <w:t>/</w:t>
              </w:r>
            </w:ins>
          </w:p>
        </w:tc>
        <w:tc>
          <w:tcPr>
            <w:tcW w:w="0" w:type="auto"/>
            <w:shd w:val="clear" w:color="auto" w:fill="auto"/>
            <w:tcMar>
              <w:top w:w="20" w:type="dxa"/>
              <w:left w:w="283" w:type="dxa"/>
              <w:bottom w:w="72" w:type="dxa"/>
              <w:right w:w="850" w:type="dxa"/>
            </w:tcMar>
            <w:vAlign w:val="center"/>
            <w:tcPrChange w:id="3649" w:author="user" w:date="2025-05-14T10:24:40Z">
              <w:tcPr>
                <w:tcW w:w="2095" w:type="pct"/>
                <w:shd w:val="clear" w:color="auto" w:fill="auto"/>
                <w:tcMar>
                  <w:top w:w="20" w:type="dxa"/>
                  <w:left w:w="283" w:type="dxa"/>
                  <w:bottom w:w="72" w:type="dxa"/>
                  <w:right w:w="850" w:type="dxa"/>
                </w:tcMar>
                <w:vAlign w:val="center"/>
              </w:tcPr>
            </w:tcPrChange>
          </w:tcPr>
          <w:p w14:paraId="189462D6">
            <w:pPr>
              <w:pStyle w:val="34"/>
              <w:ind w:left="-199" w:leftChars="-95" w:right="-779" w:rightChars="-371"/>
              <w:rPr>
                <w:ins w:id="3650" w:author="吴睿斌" w:date="2024-11-04T15:20:00Z"/>
                <w:rFonts w:ascii="宋体" w:hAnsi="宋体" w:eastAsia="宋体" w:cs="宋体"/>
                <w:color w:val="auto"/>
                <w:kern w:val="2"/>
                <w:sz w:val="21"/>
                <w:szCs w:val="21"/>
                <w:rPrChange w:id="3651" w:author="user" w:date="2025-05-13T14:42:35Z">
                  <w:rPr>
                    <w:ins w:id="3652" w:author="吴睿斌" w:date="2024-11-04T15:20:00Z"/>
                    <w:color w:val="auto"/>
                    <w:kern w:val="2"/>
                  </w:rPr>
                </w:rPrChange>
              </w:rPr>
            </w:pPr>
            <w:ins w:id="3653" w:author="吴睿斌" w:date="2024-11-05T17:07:00Z">
              <w:r>
                <w:rPr>
                  <w:rFonts w:ascii="宋体" w:hAnsi="宋体" w:eastAsia="宋体" w:cs="宋体"/>
                  <w:color w:val="auto"/>
                  <w:kern w:val="2"/>
                  <w:sz w:val="21"/>
                  <w:szCs w:val="21"/>
                  <w:rPrChange w:id="3654" w:author="user" w:date="2025-05-13T14:42:35Z">
                    <w:rPr>
                      <w:color w:val="auto"/>
                      <w:kern w:val="2"/>
                    </w:rPr>
                  </w:rPrChange>
                </w:rPr>
                <w:t>对</w:t>
              </w:r>
            </w:ins>
            <w:ins w:id="3655" w:author="吴睿斌" w:date="2024-11-05T17:08:00Z">
              <w:r>
                <w:rPr>
                  <w:rFonts w:ascii="宋体" w:hAnsi="宋体" w:eastAsia="宋体" w:cs="宋体"/>
                  <w:color w:val="auto"/>
                  <w:kern w:val="2"/>
                  <w:sz w:val="21"/>
                  <w:szCs w:val="21"/>
                  <w:rPrChange w:id="3656" w:author="user" w:date="2025-05-13T14:42:35Z">
                    <w:rPr>
                      <w:color w:val="auto"/>
                      <w:kern w:val="2"/>
                    </w:rPr>
                  </w:rPrChange>
                </w:rPr>
                <w:t>系统</w:t>
              </w:r>
            </w:ins>
            <w:ins w:id="3657" w:author="吴睿斌" w:date="2024-11-05T17:07:00Z">
              <w:r>
                <w:rPr>
                  <w:rFonts w:ascii="宋体" w:hAnsi="宋体" w:eastAsia="宋体" w:cs="宋体"/>
                  <w:color w:val="auto"/>
                  <w:kern w:val="2"/>
                  <w:sz w:val="21"/>
                  <w:szCs w:val="21"/>
                  <w:rPrChange w:id="3658" w:author="user" w:date="2025-05-13T14:42:35Z">
                    <w:rPr>
                      <w:color w:val="auto"/>
                      <w:kern w:val="2"/>
                    </w:rPr>
                  </w:rPrChange>
                </w:rPr>
                <w:t>异常状况进行人工排障，故障要求20分钟内快速响应，每出现一次响应超时扣</w:t>
              </w:r>
            </w:ins>
            <w:ins w:id="3659" w:author="吴睿斌" w:date="2024-11-05T17:13:00Z">
              <w:r>
                <w:rPr>
                  <w:rFonts w:ascii="宋体" w:hAnsi="宋体" w:eastAsia="宋体" w:cs="宋体"/>
                  <w:color w:val="auto"/>
                  <w:kern w:val="2"/>
                  <w:sz w:val="21"/>
                  <w:szCs w:val="21"/>
                  <w:rPrChange w:id="3660" w:author="user" w:date="2025-05-13T14:42:35Z">
                    <w:rPr>
                      <w:color w:val="auto"/>
                      <w:kern w:val="2"/>
                    </w:rPr>
                  </w:rPrChange>
                </w:rPr>
                <w:t>5</w:t>
              </w:r>
            </w:ins>
            <w:ins w:id="3661" w:author="吴睿斌" w:date="2024-11-05T17:07:00Z">
              <w:r>
                <w:rPr>
                  <w:rFonts w:ascii="宋体" w:hAnsi="宋体" w:eastAsia="宋体" w:cs="宋体"/>
                  <w:color w:val="auto"/>
                  <w:kern w:val="2"/>
                  <w:sz w:val="21"/>
                  <w:szCs w:val="21"/>
                  <w:rPrChange w:id="3662" w:author="user" w:date="2025-05-13T14:42:35Z">
                    <w:rPr>
                      <w:color w:val="auto"/>
                      <w:kern w:val="2"/>
                    </w:rPr>
                  </w:rPrChange>
                </w:rPr>
                <w:t>分，扣完为止。</w:t>
              </w:r>
            </w:ins>
          </w:p>
        </w:tc>
        <w:tc>
          <w:tcPr>
            <w:tcW w:w="0" w:type="auto"/>
            <w:shd w:val="clear" w:color="auto" w:fill="auto"/>
            <w:tcMar>
              <w:top w:w="20" w:type="dxa"/>
              <w:left w:w="20" w:type="dxa"/>
              <w:bottom w:w="72" w:type="dxa"/>
              <w:right w:w="20" w:type="dxa"/>
            </w:tcMar>
            <w:vAlign w:val="center"/>
            <w:tcPrChange w:id="3663" w:author="user" w:date="2025-05-14T10:24:40Z">
              <w:tcPr>
                <w:tcW w:w="420" w:type="pct"/>
                <w:shd w:val="clear" w:color="auto" w:fill="auto"/>
                <w:tcMar>
                  <w:top w:w="20" w:type="dxa"/>
                  <w:left w:w="20" w:type="dxa"/>
                  <w:bottom w:w="72" w:type="dxa"/>
                  <w:right w:w="20" w:type="dxa"/>
                </w:tcMar>
                <w:vAlign w:val="center"/>
              </w:tcPr>
            </w:tcPrChange>
          </w:tcPr>
          <w:p w14:paraId="36A91BB7">
            <w:pPr>
              <w:pStyle w:val="34"/>
              <w:rPr>
                <w:ins w:id="3664" w:author="吴睿斌" w:date="2024-11-04T15:20:00Z"/>
                <w:rFonts w:ascii="宋体" w:hAnsi="宋体" w:eastAsia="宋体" w:cs="宋体"/>
                <w:color w:val="auto"/>
                <w:sz w:val="21"/>
                <w:szCs w:val="21"/>
                <w:rPrChange w:id="3665" w:author="user" w:date="2025-05-13T14:42:35Z">
                  <w:rPr>
                    <w:ins w:id="3666" w:author="吴睿斌" w:date="2024-11-04T15:20:00Z"/>
                    <w:color w:val="auto"/>
                  </w:rPr>
                </w:rPrChange>
              </w:rPr>
            </w:pPr>
          </w:p>
        </w:tc>
      </w:tr>
      <w:tr w14:paraId="37A3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668"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1000" w:hRule="atLeast"/>
          <w:tblCellSpacing w:w="0" w:type="dxa"/>
          <w:ins w:id="3667" w:author="吴睿斌" w:date="2024-11-04T15:20:00Z"/>
          <w:trPrChange w:id="3668" w:author="user" w:date="2025-05-14T10:24:40Z">
            <w:trPr>
              <w:trHeight w:val="1000" w:hRule="atLeast"/>
              <w:tblCellSpacing w:w="0" w:type="dxa"/>
            </w:trPr>
          </w:trPrChange>
        </w:trPr>
        <w:tc>
          <w:tcPr>
            <w:tcW w:w="0" w:type="auto"/>
            <w:vMerge w:val="continue"/>
            <w:shd w:val="clear" w:color="auto" w:fill="auto"/>
            <w:tcMar>
              <w:top w:w="20" w:type="dxa"/>
              <w:left w:w="20" w:type="dxa"/>
              <w:bottom w:w="72" w:type="dxa"/>
              <w:right w:w="20" w:type="dxa"/>
            </w:tcMar>
            <w:vAlign w:val="center"/>
            <w:tcPrChange w:id="3669" w:author="user" w:date="2025-05-14T10:24:40Z">
              <w:tcPr>
                <w:tcW w:w="623" w:type="pct"/>
                <w:vMerge w:val="continue"/>
                <w:shd w:val="clear" w:color="auto" w:fill="auto"/>
                <w:tcMar>
                  <w:top w:w="20" w:type="dxa"/>
                  <w:left w:w="20" w:type="dxa"/>
                  <w:bottom w:w="72" w:type="dxa"/>
                  <w:right w:w="20" w:type="dxa"/>
                </w:tcMar>
                <w:vAlign w:val="center"/>
              </w:tcPr>
            </w:tcPrChange>
          </w:tcPr>
          <w:p w14:paraId="1C895FE8">
            <w:pPr>
              <w:pStyle w:val="34"/>
              <w:jc w:val="center"/>
              <w:rPr>
                <w:ins w:id="3670" w:author="吴睿斌" w:date="2024-11-04T15:20:00Z"/>
                <w:rFonts w:ascii="宋体" w:hAnsi="宋体" w:eastAsia="宋体" w:cs="宋体"/>
                <w:color w:val="auto"/>
                <w:sz w:val="21"/>
                <w:szCs w:val="21"/>
                <w:rPrChange w:id="3671" w:author="user" w:date="2025-05-13T14:42:35Z">
                  <w:rPr>
                    <w:ins w:id="3672" w:author="吴睿斌" w:date="2024-11-04T15:20:00Z"/>
                    <w:color w:val="auto"/>
                  </w:rPr>
                </w:rPrChange>
              </w:rPr>
            </w:pPr>
          </w:p>
        </w:tc>
        <w:tc>
          <w:tcPr>
            <w:tcW w:w="0" w:type="auto"/>
            <w:shd w:val="clear" w:color="auto" w:fill="auto"/>
            <w:tcMar>
              <w:top w:w="20" w:type="dxa"/>
              <w:left w:w="20" w:type="dxa"/>
              <w:bottom w:w="72" w:type="dxa"/>
              <w:right w:w="20" w:type="dxa"/>
            </w:tcMar>
            <w:vAlign w:val="center"/>
            <w:tcPrChange w:id="3673" w:author="user" w:date="2025-05-14T10:24:40Z">
              <w:tcPr>
                <w:tcW w:w="583" w:type="pct"/>
                <w:shd w:val="clear" w:color="auto" w:fill="auto"/>
                <w:tcMar>
                  <w:top w:w="20" w:type="dxa"/>
                  <w:left w:w="20" w:type="dxa"/>
                  <w:bottom w:w="72" w:type="dxa"/>
                  <w:right w:w="20" w:type="dxa"/>
                </w:tcMar>
                <w:vAlign w:val="center"/>
              </w:tcPr>
            </w:tcPrChange>
          </w:tcPr>
          <w:p w14:paraId="7A74B068">
            <w:pPr>
              <w:pStyle w:val="34"/>
              <w:rPr>
                <w:ins w:id="3674" w:author="吴睿斌" w:date="2024-11-04T15:20:00Z"/>
                <w:rFonts w:ascii="宋体" w:hAnsi="宋体" w:eastAsia="宋体" w:cs="宋体"/>
                <w:color w:val="auto"/>
                <w:sz w:val="21"/>
                <w:szCs w:val="21"/>
                <w:rPrChange w:id="3675" w:author="user" w:date="2025-05-13T14:42:35Z">
                  <w:rPr>
                    <w:ins w:id="3676" w:author="吴睿斌" w:date="2024-11-04T15:20:00Z"/>
                    <w:color w:val="auto"/>
                  </w:rPr>
                </w:rPrChange>
              </w:rPr>
            </w:pPr>
            <w:ins w:id="3677" w:author="吴睿斌" w:date="2024-11-05T17:13:00Z">
              <w:r>
                <w:rPr>
                  <w:rFonts w:ascii="宋体" w:hAnsi="宋体" w:eastAsia="宋体" w:cs="宋体"/>
                  <w:color w:val="auto"/>
                  <w:sz w:val="21"/>
                  <w:szCs w:val="21"/>
                  <w:rPrChange w:id="3678" w:author="user" w:date="2025-05-13T14:42:35Z">
                    <w:rPr>
                      <w:color w:val="auto"/>
                    </w:rPr>
                  </w:rPrChange>
                </w:rPr>
                <w:t>故障次数</w:t>
              </w:r>
            </w:ins>
          </w:p>
        </w:tc>
        <w:tc>
          <w:tcPr>
            <w:tcW w:w="0" w:type="auto"/>
            <w:shd w:val="clear" w:color="auto" w:fill="auto"/>
            <w:tcMar>
              <w:top w:w="20" w:type="dxa"/>
              <w:left w:w="20" w:type="dxa"/>
              <w:bottom w:w="72" w:type="dxa"/>
              <w:right w:w="20" w:type="dxa"/>
            </w:tcMar>
            <w:vAlign w:val="center"/>
            <w:tcPrChange w:id="3679" w:author="user" w:date="2025-05-14T10:24:40Z">
              <w:tcPr>
                <w:tcW w:w="439" w:type="pct"/>
                <w:shd w:val="clear" w:color="auto" w:fill="auto"/>
                <w:tcMar>
                  <w:top w:w="20" w:type="dxa"/>
                  <w:left w:w="20" w:type="dxa"/>
                  <w:bottom w:w="72" w:type="dxa"/>
                  <w:right w:w="20" w:type="dxa"/>
                </w:tcMar>
                <w:vAlign w:val="center"/>
              </w:tcPr>
            </w:tcPrChange>
          </w:tcPr>
          <w:p w14:paraId="505BF9E1">
            <w:pPr>
              <w:pStyle w:val="34"/>
              <w:jc w:val="center"/>
              <w:rPr>
                <w:ins w:id="3680" w:author="吴睿斌" w:date="2024-11-04T15:20:00Z"/>
                <w:rFonts w:ascii="宋体" w:hAnsi="宋体" w:eastAsia="宋体" w:cs="宋体"/>
                <w:color w:val="auto"/>
                <w:sz w:val="21"/>
                <w:szCs w:val="21"/>
                <w:rPrChange w:id="3681" w:author="user" w:date="2025-05-13T14:42:35Z">
                  <w:rPr>
                    <w:ins w:id="3682" w:author="吴睿斌" w:date="2024-11-04T15:20:00Z"/>
                    <w:color w:val="auto"/>
                  </w:rPr>
                </w:rPrChange>
              </w:rPr>
            </w:pPr>
            <w:ins w:id="3683" w:author="吴睿斌" w:date="2024-11-05T17:13:00Z">
              <w:r>
                <w:rPr>
                  <w:rFonts w:ascii="宋体" w:hAnsi="宋体" w:eastAsia="宋体" w:cs="宋体"/>
                  <w:color w:val="auto"/>
                  <w:sz w:val="21"/>
                  <w:szCs w:val="21"/>
                  <w:rPrChange w:id="3684" w:author="user" w:date="2025-05-13T14:42:35Z">
                    <w:rPr>
                      <w:color w:val="auto"/>
                    </w:rPr>
                  </w:rPrChange>
                </w:rPr>
                <w:t>/</w:t>
              </w:r>
            </w:ins>
          </w:p>
        </w:tc>
        <w:tc>
          <w:tcPr>
            <w:tcW w:w="0" w:type="auto"/>
            <w:shd w:val="clear" w:color="auto" w:fill="auto"/>
            <w:tcMar>
              <w:top w:w="20" w:type="dxa"/>
              <w:left w:w="20" w:type="dxa"/>
              <w:bottom w:w="72" w:type="dxa"/>
              <w:right w:w="20" w:type="dxa"/>
            </w:tcMar>
            <w:vAlign w:val="center"/>
            <w:tcPrChange w:id="3685" w:author="user" w:date="2025-05-14T10:24:40Z">
              <w:tcPr>
                <w:tcW w:w="358" w:type="pct"/>
                <w:shd w:val="clear" w:color="auto" w:fill="auto"/>
                <w:tcMar>
                  <w:top w:w="20" w:type="dxa"/>
                  <w:left w:w="20" w:type="dxa"/>
                  <w:bottom w:w="72" w:type="dxa"/>
                  <w:right w:w="20" w:type="dxa"/>
                </w:tcMar>
                <w:vAlign w:val="center"/>
              </w:tcPr>
            </w:tcPrChange>
          </w:tcPr>
          <w:p w14:paraId="618EEE55">
            <w:pPr>
              <w:pStyle w:val="34"/>
              <w:jc w:val="center"/>
              <w:rPr>
                <w:ins w:id="3686" w:author="吴睿斌" w:date="2024-11-04T15:20:00Z"/>
                <w:rFonts w:ascii="宋体" w:hAnsi="宋体" w:eastAsia="宋体" w:cs="宋体"/>
                <w:color w:val="auto"/>
                <w:sz w:val="21"/>
                <w:szCs w:val="21"/>
                <w:rPrChange w:id="3687" w:author="user" w:date="2025-05-13T14:42:35Z">
                  <w:rPr>
                    <w:ins w:id="3688" w:author="吴睿斌" w:date="2024-11-04T15:20:00Z"/>
                    <w:color w:val="auto"/>
                  </w:rPr>
                </w:rPrChange>
              </w:rPr>
            </w:pPr>
            <w:ins w:id="3689" w:author="吴睿斌" w:date="2024-11-05T17:19:00Z">
              <w:r>
                <w:rPr>
                  <w:rFonts w:ascii="宋体" w:hAnsi="宋体" w:eastAsia="宋体" w:cs="宋体"/>
                  <w:color w:val="auto"/>
                  <w:sz w:val="21"/>
                  <w:szCs w:val="21"/>
                  <w:rPrChange w:id="3690" w:author="user" w:date="2025-05-13T14:42:35Z">
                    <w:rPr>
                      <w:color w:val="auto"/>
                    </w:rPr>
                  </w:rPrChange>
                </w:rPr>
                <w:t>2</w:t>
              </w:r>
            </w:ins>
            <w:ins w:id="3691" w:author="张雪平" w:date="2024-11-13T21:25:07Z">
              <w:r>
                <w:rPr>
                  <w:rFonts w:hint="eastAsia" w:ascii="宋体" w:hAnsi="宋体" w:eastAsia="宋体" w:cs="宋体"/>
                  <w:color w:val="auto"/>
                  <w:sz w:val="21"/>
                  <w:szCs w:val="21"/>
                  <w:lang w:val="en-US" w:eastAsia="zh-CN"/>
                  <w:rPrChange w:id="3692" w:author="user" w:date="2025-05-13T14:42:35Z">
                    <w:rPr>
                      <w:rFonts w:hint="eastAsia"/>
                      <w:color w:val="auto"/>
                      <w:lang w:val="en-US" w:eastAsia="zh-CN"/>
                    </w:rPr>
                  </w:rPrChange>
                </w:rPr>
                <w:t>0</w:t>
              </w:r>
            </w:ins>
          </w:p>
        </w:tc>
        <w:tc>
          <w:tcPr>
            <w:tcW w:w="0" w:type="auto"/>
            <w:shd w:val="clear" w:color="auto" w:fill="auto"/>
            <w:tcMar>
              <w:top w:w="20" w:type="dxa"/>
              <w:left w:w="20" w:type="dxa"/>
              <w:bottom w:w="72" w:type="dxa"/>
              <w:right w:w="20" w:type="dxa"/>
            </w:tcMar>
            <w:vAlign w:val="center"/>
            <w:tcPrChange w:id="3693" w:author="user" w:date="2025-05-14T10:24:40Z">
              <w:tcPr>
                <w:tcW w:w="480" w:type="pct"/>
                <w:shd w:val="clear" w:color="auto" w:fill="auto"/>
                <w:tcMar>
                  <w:top w:w="20" w:type="dxa"/>
                  <w:left w:w="20" w:type="dxa"/>
                  <w:bottom w:w="72" w:type="dxa"/>
                  <w:right w:w="20" w:type="dxa"/>
                </w:tcMar>
                <w:vAlign w:val="center"/>
              </w:tcPr>
            </w:tcPrChange>
          </w:tcPr>
          <w:p w14:paraId="21A67A7F">
            <w:pPr>
              <w:pStyle w:val="34"/>
              <w:jc w:val="center"/>
              <w:rPr>
                <w:ins w:id="3694" w:author="吴睿斌" w:date="2024-11-04T15:20:00Z"/>
                <w:rFonts w:ascii="宋体" w:hAnsi="宋体" w:eastAsia="宋体" w:cs="宋体"/>
                <w:color w:val="auto"/>
                <w:sz w:val="21"/>
                <w:szCs w:val="21"/>
                <w:rPrChange w:id="3695" w:author="user" w:date="2025-05-13T14:42:35Z">
                  <w:rPr>
                    <w:ins w:id="3696" w:author="吴睿斌" w:date="2024-11-04T15:20:00Z"/>
                    <w:color w:val="auto"/>
                  </w:rPr>
                </w:rPrChange>
              </w:rPr>
            </w:pPr>
            <w:ins w:id="3697" w:author="吴睿斌" w:date="2024-11-05T17:14:00Z">
              <w:r>
                <w:rPr>
                  <w:rFonts w:ascii="宋体" w:hAnsi="宋体" w:eastAsia="宋体" w:cs="宋体"/>
                  <w:color w:val="auto"/>
                  <w:sz w:val="21"/>
                  <w:szCs w:val="21"/>
                  <w:rPrChange w:id="3698" w:author="user" w:date="2025-05-13T14:42:35Z">
                    <w:rPr>
                      <w:color w:val="auto"/>
                    </w:rPr>
                  </w:rPrChange>
                </w:rPr>
                <w:t>/</w:t>
              </w:r>
            </w:ins>
          </w:p>
        </w:tc>
        <w:tc>
          <w:tcPr>
            <w:tcW w:w="0" w:type="auto"/>
            <w:shd w:val="clear" w:color="auto" w:fill="auto"/>
            <w:tcMar>
              <w:top w:w="20" w:type="dxa"/>
              <w:left w:w="283" w:type="dxa"/>
              <w:bottom w:w="72" w:type="dxa"/>
              <w:right w:w="850" w:type="dxa"/>
            </w:tcMar>
            <w:vAlign w:val="center"/>
            <w:tcPrChange w:id="3699" w:author="user" w:date="2025-05-14T10:24:40Z">
              <w:tcPr>
                <w:tcW w:w="2095" w:type="pct"/>
                <w:shd w:val="clear" w:color="auto" w:fill="auto"/>
                <w:tcMar>
                  <w:top w:w="20" w:type="dxa"/>
                  <w:left w:w="283" w:type="dxa"/>
                  <w:bottom w:w="72" w:type="dxa"/>
                  <w:right w:w="850" w:type="dxa"/>
                </w:tcMar>
                <w:vAlign w:val="center"/>
              </w:tcPr>
            </w:tcPrChange>
          </w:tcPr>
          <w:p w14:paraId="612C8D66">
            <w:pPr>
              <w:pStyle w:val="34"/>
              <w:ind w:left="-199" w:leftChars="-95" w:right="-779" w:rightChars="-371"/>
              <w:rPr>
                <w:ins w:id="3700" w:author="吴睿斌" w:date="2024-11-04T15:20:00Z"/>
                <w:rFonts w:ascii="宋体" w:hAnsi="宋体" w:eastAsia="宋体" w:cs="宋体"/>
                <w:color w:val="auto"/>
                <w:kern w:val="2"/>
                <w:sz w:val="21"/>
                <w:szCs w:val="21"/>
                <w:rPrChange w:id="3701" w:author="user" w:date="2025-05-13T14:42:35Z">
                  <w:rPr>
                    <w:ins w:id="3702" w:author="吴睿斌" w:date="2024-11-04T15:20:00Z"/>
                    <w:color w:val="auto"/>
                    <w:kern w:val="2"/>
                  </w:rPr>
                </w:rPrChange>
              </w:rPr>
            </w:pPr>
            <w:ins w:id="3703" w:author="吴睿斌" w:date="2024-11-05T17:14:00Z">
              <w:r>
                <w:rPr>
                  <w:rFonts w:ascii="宋体" w:hAnsi="宋体" w:eastAsia="宋体" w:cs="宋体"/>
                  <w:color w:val="auto"/>
                  <w:sz w:val="21"/>
                  <w:szCs w:val="21"/>
                  <w:lang w:bidi="ar"/>
                  <w:rPrChange w:id="3704" w:author="user" w:date="2025-05-13T14:42:35Z">
                    <w:rPr>
                      <w:rFonts w:hAnsi="宋体"/>
                      <w:color w:val="auto"/>
                      <w:lang w:bidi="ar"/>
                    </w:rPr>
                  </w:rPrChange>
                </w:rPr>
                <w:t>因</w:t>
              </w:r>
            </w:ins>
            <w:ins w:id="3705" w:author="张雪平" w:date="2024-11-13T21:54:55Z">
              <w:r>
                <w:rPr>
                  <w:rFonts w:hint="eastAsia" w:ascii="宋体" w:hAnsi="宋体" w:eastAsia="宋体" w:cs="宋体"/>
                  <w:color w:val="auto"/>
                  <w:sz w:val="21"/>
                  <w:szCs w:val="21"/>
                  <w:lang w:eastAsia="zh-CN" w:bidi="ar"/>
                  <w:rPrChange w:id="3706" w:author="user" w:date="2025-05-13T14:42:35Z">
                    <w:rPr>
                      <w:rFonts w:hint="eastAsia" w:hAnsi="宋体"/>
                      <w:color w:val="auto"/>
                      <w:lang w:eastAsia="zh-CN" w:bidi="ar"/>
                    </w:rPr>
                  </w:rPrChange>
                </w:rPr>
                <w:t>供应商</w:t>
              </w:r>
            </w:ins>
            <w:ins w:id="3707" w:author="吴睿斌" w:date="2024-11-05T17:14:00Z">
              <w:r>
                <w:rPr>
                  <w:rFonts w:ascii="宋体" w:hAnsi="宋体" w:eastAsia="宋体" w:cs="宋体"/>
                  <w:color w:val="auto"/>
                  <w:sz w:val="21"/>
                  <w:szCs w:val="21"/>
                  <w:lang w:bidi="ar"/>
                  <w:rPrChange w:id="3708" w:author="user" w:date="2025-05-13T14:42:35Z">
                    <w:rPr>
                      <w:rFonts w:hAnsi="宋体"/>
                      <w:color w:val="auto"/>
                      <w:lang w:bidi="ar"/>
                    </w:rPr>
                  </w:rPrChange>
                </w:rPr>
                <w:t>技术问题，导致系统功能故障，每出现一次扣5分，本项扣完为止。</w:t>
              </w:r>
            </w:ins>
          </w:p>
        </w:tc>
        <w:tc>
          <w:tcPr>
            <w:tcW w:w="0" w:type="auto"/>
            <w:shd w:val="clear" w:color="auto" w:fill="auto"/>
            <w:tcMar>
              <w:top w:w="20" w:type="dxa"/>
              <w:left w:w="20" w:type="dxa"/>
              <w:bottom w:w="72" w:type="dxa"/>
              <w:right w:w="20" w:type="dxa"/>
            </w:tcMar>
            <w:vAlign w:val="center"/>
            <w:tcPrChange w:id="3709" w:author="user" w:date="2025-05-14T10:24:40Z">
              <w:tcPr>
                <w:tcW w:w="420" w:type="pct"/>
                <w:shd w:val="clear" w:color="auto" w:fill="auto"/>
                <w:tcMar>
                  <w:top w:w="20" w:type="dxa"/>
                  <w:left w:w="20" w:type="dxa"/>
                  <w:bottom w:w="72" w:type="dxa"/>
                  <w:right w:w="20" w:type="dxa"/>
                </w:tcMar>
                <w:vAlign w:val="center"/>
              </w:tcPr>
            </w:tcPrChange>
          </w:tcPr>
          <w:p w14:paraId="4FB20D82">
            <w:pPr>
              <w:pStyle w:val="34"/>
              <w:rPr>
                <w:ins w:id="3710" w:author="吴睿斌" w:date="2024-11-04T15:20:00Z"/>
                <w:rFonts w:ascii="宋体" w:hAnsi="宋体" w:eastAsia="宋体" w:cs="宋体"/>
                <w:color w:val="auto"/>
                <w:sz w:val="21"/>
                <w:szCs w:val="21"/>
                <w:rPrChange w:id="3711" w:author="user" w:date="2025-05-13T14:42:35Z">
                  <w:rPr>
                    <w:ins w:id="3712" w:author="吴睿斌" w:date="2024-11-04T15:20:00Z"/>
                    <w:color w:val="auto"/>
                  </w:rPr>
                </w:rPrChange>
              </w:rPr>
            </w:pPr>
          </w:p>
        </w:tc>
      </w:tr>
      <w:tr w14:paraId="51CFE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714"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342" w:hRule="atLeast"/>
          <w:tblCellSpacing w:w="0" w:type="dxa"/>
          <w:ins w:id="3713" w:author="吴睿斌" w:date="2024-11-04T15:20:00Z"/>
          <w:trPrChange w:id="3714" w:author="user" w:date="2025-05-14T10:24:40Z">
            <w:trPr>
              <w:trHeight w:val="342" w:hRule="atLeast"/>
              <w:tblCellSpacing w:w="0" w:type="dxa"/>
            </w:trPr>
          </w:trPrChange>
        </w:trPr>
        <w:tc>
          <w:tcPr>
            <w:tcW w:w="0" w:type="auto"/>
            <w:vMerge w:val="continue"/>
            <w:shd w:val="clear" w:color="auto" w:fill="auto"/>
            <w:tcMar>
              <w:top w:w="20" w:type="dxa"/>
              <w:left w:w="20" w:type="dxa"/>
              <w:bottom w:w="72" w:type="dxa"/>
              <w:right w:w="20" w:type="dxa"/>
            </w:tcMar>
            <w:vAlign w:val="center"/>
            <w:tcPrChange w:id="3715" w:author="user" w:date="2025-05-14T10:24:40Z">
              <w:tcPr>
                <w:tcW w:w="623" w:type="pct"/>
                <w:vMerge w:val="continue"/>
                <w:shd w:val="clear" w:color="auto" w:fill="auto"/>
                <w:tcMar>
                  <w:top w:w="20" w:type="dxa"/>
                  <w:left w:w="20" w:type="dxa"/>
                  <w:bottom w:w="72" w:type="dxa"/>
                  <w:right w:w="20" w:type="dxa"/>
                </w:tcMar>
                <w:vAlign w:val="center"/>
              </w:tcPr>
            </w:tcPrChange>
          </w:tcPr>
          <w:p w14:paraId="637E448E">
            <w:pPr>
              <w:pStyle w:val="34"/>
              <w:jc w:val="center"/>
              <w:rPr>
                <w:ins w:id="3716" w:author="吴睿斌" w:date="2024-11-04T15:20:00Z"/>
                <w:rFonts w:ascii="宋体" w:hAnsi="宋体" w:eastAsia="宋体" w:cs="宋体"/>
                <w:color w:val="auto"/>
                <w:sz w:val="21"/>
                <w:szCs w:val="21"/>
                <w:rPrChange w:id="3717" w:author="user" w:date="2025-05-13T14:42:35Z">
                  <w:rPr>
                    <w:ins w:id="3718" w:author="吴睿斌" w:date="2024-11-04T15:20:00Z"/>
                    <w:color w:val="auto"/>
                  </w:rPr>
                </w:rPrChange>
              </w:rPr>
            </w:pPr>
          </w:p>
        </w:tc>
        <w:tc>
          <w:tcPr>
            <w:tcW w:w="0" w:type="auto"/>
            <w:shd w:val="clear" w:color="auto" w:fill="auto"/>
            <w:tcMar>
              <w:top w:w="20" w:type="dxa"/>
              <w:left w:w="20" w:type="dxa"/>
              <w:bottom w:w="72" w:type="dxa"/>
              <w:right w:w="20" w:type="dxa"/>
            </w:tcMar>
            <w:vAlign w:val="center"/>
            <w:tcPrChange w:id="3719" w:author="user" w:date="2025-05-14T10:24:40Z">
              <w:tcPr>
                <w:tcW w:w="583" w:type="pct"/>
                <w:shd w:val="clear" w:color="auto" w:fill="auto"/>
                <w:tcMar>
                  <w:top w:w="20" w:type="dxa"/>
                  <w:left w:w="20" w:type="dxa"/>
                  <w:bottom w:w="72" w:type="dxa"/>
                  <w:right w:w="20" w:type="dxa"/>
                </w:tcMar>
                <w:vAlign w:val="center"/>
              </w:tcPr>
            </w:tcPrChange>
          </w:tcPr>
          <w:p w14:paraId="6110D560">
            <w:pPr>
              <w:pStyle w:val="34"/>
              <w:rPr>
                <w:ins w:id="3720" w:author="吴睿斌" w:date="2024-11-04T15:20:00Z"/>
                <w:rFonts w:ascii="宋体" w:hAnsi="宋体" w:eastAsia="宋体" w:cs="宋体"/>
                <w:color w:val="auto"/>
                <w:sz w:val="21"/>
                <w:szCs w:val="21"/>
                <w:rPrChange w:id="3721" w:author="user" w:date="2025-05-13T14:42:35Z">
                  <w:rPr>
                    <w:ins w:id="3722" w:author="吴睿斌" w:date="2024-11-04T15:20:00Z"/>
                    <w:color w:val="auto"/>
                  </w:rPr>
                </w:rPrChange>
              </w:rPr>
            </w:pPr>
            <w:ins w:id="3723" w:author="吴睿斌" w:date="2024-11-05T17:15:00Z">
              <w:r>
                <w:rPr>
                  <w:rFonts w:ascii="宋体" w:hAnsi="宋体" w:eastAsia="宋体" w:cs="宋体"/>
                  <w:color w:val="auto"/>
                  <w:sz w:val="21"/>
                  <w:szCs w:val="21"/>
                  <w:rPrChange w:id="3724" w:author="user" w:date="2025-05-13T14:42:35Z">
                    <w:rPr>
                      <w:color w:val="auto"/>
                    </w:rPr>
                  </w:rPrChange>
                </w:rPr>
                <w:t>技术培训</w:t>
              </w:r>
            </w:ins>
          </w:p>
        </w:tc>
        <w:tc>
          <w:tcPr>
            <w:tcW w:w="0" w:type="auto"/>
            <w:shd w:val="clear" w:color="auto" w:fill="auto"/>
            <w:tcMar>
              <w:top w:w="20" w:type="dxa"/>
              <w:left w:w="20" w:type="dxa"/>
              <w:bottom w:w="72" w:type="dxa"/>
              <w:right w:w="20" w:type="dxa"/>
            </w:tcMar>
            <w:vAlign w:val="center"/>
            <w:tcPrChange w:id="3725" w:author="user" w:date="2025-05-14T10:24:40Z">
              <w:tcPr>
                <w:tcW w:w="439" w:type="pct"/>
                <w:shd w:val="clear" w:color="auto" w:fill="auto"/>
                <w:tcMar>
                  <w:top w:w="20" w:type="dxa"/>
                  <w:left w:w="20" w:type="dxa"/>
                  <w:bottom w:w="72" w:type="dxa"/>
                  <w:right w:w="20" w:type="dxa"/>
                </w:tcMar>
                <w:vAlign w:val="center"/>
              </w:tcPr>
            </w:tcPrChange>
          </w:tcPr>
          <w:p w14:paraId="147C1455">
            <w:pPr>
              <w:pStyle w:val="34"/>
              <w:jc w:val="center"/>
              <w:rPr>
                <w:ins w:id="3726" w:author="吴睿斌" w:date="2024-11-04T15:20:00Z"/>
                <w:rFonts w:ascii="宋体" w:hAnsi="宋体" w:eastAsia="宋体" w:cs="宋体"/>
                <w:color w:val="auto"/>
                <w:sz w:val="21"/>
                <w:szCs w:val="21"/>
                <w:rPrChange w:id="3727" w:author="user" w:date="2025-05-13T14:42:35Z">
                  <w:rPr>
                    <w:ins w:id="3728" w:author="吴睿斌" w:date="2024-11-04T15:20:00Z"/>
                    <w:color w:val="auto"/>
                  </w:rPr>
                </w:rPrChange>
              </w:rPr>
            </w:pPr>
            <w:ins w:id="3729" w:author="吴睿斌" w:date="2024-11-05T17:13:00Z">
              <w:r>
                <w:rPr>
                  <w:rFonts w:ascii="宋体" w:hAnsi="宋体" w:eastAsia="宋体" w:cs="宋体"/>
                  <w:color w:val="auto"/>
                  <w:sz w:val="21"/>
                  <w:szCs w:val="21"/>
                  <w:rPrChange w:id="3730" w:author="user" w:date="2025-05-13T14:42:35Z">
                    <w:rPr>
                      <w:color w:val="auto"/>
                    </w:rPr>
                  </w:rPrChange>
                </w:rPr>
                <w:t>/</w:t>
              </w:r>
            </w:ins>
          </w:p>
        </w:tc>
        <w:tc>
          <w:tcPr>
            <w:tcW w:w="0" w:type="auto"/>
            <w:shd w:val="clear" w:color="auto" w:fill="auto"/>
            <w:tcMar>
              <w:top w:w="20" w:type="dxa"/>
              <w:left w:w="20" w:type="dxa"/>
              <w:bottom w:w="72" w:type="dxa"/>
              <w:right w:w="20" w:type="dxa"/>
            </w:tcMar>
            <w:vAlign w:val="center"/>
            <w:tcPrChange w:id="3731" w:author="user" w:date="2025-05-14T10:24:40Z">
              <w:tcPr>
                <w:tcW w:w="358" w:type="pct"/>
                <w:shd w:val="clear" w:color="auto" w:fill="auto"/>
                <w:tcMar>
                  <w:top w:w="20" w:type="dxa"/>
                  <w:left w:w="20" w:type="dxa"/>
                  <w:bottom w:w="72" w:type="dxa"/>
                  <w:right w:w="20" w:type="dxa"/>
                </w:tcMar>
                <w:vAlign w:val="center"/>
              </w:tcPr>
            </w:tcPrChange>
          </w:tcPr>
          <w:p w14:paraId="39E880AC">
            <w:pPr>
              <w:pStyle w:val="34"/>
              <w:jc w:val="center"/>
              <w:rPr>
                <w:ins w:id="3732" w:author="吴睿斌" w:date="2024-11-04T15:20:00Z"/>
                <w:rFonts w:hint="eastAsia" w:ascii="宋体" w:hAnsi="宋体" w:eastAsia="宋体" w:cs="宋体"/>
                <w:color w:val="auto"/>
                <w:sz w:val="21"/>
                <w:szCs w:val="21"/>
                <w:lang w:val="en-US"/>
                <w:rPrChange w:id="3733" w:author="user" w:date="2025-05-13T14:42:35Z">
                  <w:rPr>
                    <w:ins w:id="3734" w:author="吴睿斌" w:date="2024-11-04T15:20:00Z"/>
                    <w:rFonts w:hint="default"/>
                    <w:color w:val="auto"/>
                    <w:lang w:val="en-US"/>
                  </w:rPr>
                </w:rPrChange>
              </w:rPr>
            </w:pPr>
            <w:ins w:id="3735" w:author="心痕" w:date="2025-04-30T17:06:23Z">
              <w:r>
                <w:rPr>
                  <w:rFonts w:hint="eastAsia" w:ascii="宋体" w:hAnsi="宋体" w:eastAsia="宋体" w:cs="宋体"/>
                  <w:color w:val="auto"/>
                  <w:sz w:val="21"/>
                  <w:szCs w:val="21"/>
                  <w:lang w:val="en-US" w:eastAsia="zh-CN"/>
                  <w:rPrChange w:id="3736" w:author="user" w:date="2025-05-13T14:42:35Z">
                    <w:rPr>
                      <w:rFonts w:hint="eastAsia"/>
                      <w:color w:val="auto"/>
                      <w:lang w:val="en-US" w:eastAsia="zh-CN"/>
                    </w:rPr>
                  </w:rPrChange>
                </w:rPr>
                <w:t>20</w:t>
              </w:r>
            </w:ins>
          </w:p>
        </w:tc>
        <w:tc>
          <w:tcPr>
            <w:tcW w:w="0" w:type="auto"/>
            <w:shd w:val="clear" w:color="auto" w:fill="auto"/>
            <w:tcMar>
              <w:top w:w="20" w:type="dxa"/>
              <w:left w:w="20" w:type="dxa"/>
              <w:bottom w:w="72" w:type="dxa"/>
              <w:right w:w="20" w:type="dxa"/>
            </w:tcMar>
            <w:vAlign w:val="center"/>
            <w:tcPrChange w:id="3737" w:author="user" w:date="2025-05-14T10:24:40Z">
              <w:tcPr>
                <w:tcW w:w="480" w:type="pct"/>
                <w:shd w:val="clear" w:color="auto" w:fill="auto"/>
                <w:tcMar>
                  <w:top w:w="20" w:type="dxa"/>
                  <w:left w:w="20" w:type="dxa"/>
                  <w:bottom w:w="72" w:type="dxa"/>
                  <w:right w:w="20" w:type="dxa"/>
                </w:tcMar>
                <w:vAlign w:val="center"/>
              </w:tcPr>
            </w:tcPrChange>
          </w:tcPr>
          <w:p w14:paraId="0E7B51FD">
            <w:pPr>
              <w:pStyle w:val="34"/>
              <w:jc w:val="center"/>
              <w:rPr>
                <w:ins w:id="3738" w:author="吴睿斌" w:date="2024-11-04T15:20:00Z"/>
                <w:rFonts w:ascii="宋体" w:hAnsi="宋体" w:eastAsia="宋体" w:cs="宋体"/>
                <w:color w:val="auto"/>
                <w:sz w:val="21"/>
                <w:szCs w:val="21"/>
                <w:rPrChange w:id="3739" w:author="user" w:date="2025-05-13T14:42:35Z">
                  <w:rPr>
                    <w:ins w:id="3740" w:author="吴睿斌" w:date="2024-11-04T15:20:00Z"/>
                    <w:color w:val="auto"/>
                  </w:rPr>
                </w:rPrChange>
              </w:rPr>
            </w:pPr>
            <w:ins w:id="3741" w:author="吴睿斌" w:date="2024-11-05T17:14:00Z">
              <w:r>
                <w:rPr>
                  <w:rFonts w:ascii="宋体" w:hAnsi="宋体" w:eastAsia="宋体" w:cs="宋体"/>
                  <w:color w:val="auto"/>
                  <w:sz w:val="21"/>
                  <w:szCs w:val="21"/>
                  <w:rPrChange w:id="3742" w:author="user" w:date="2025-05-13T14:42:35Z">
                    <w:rPr>
                      <w:color w:val="auto"/>
                    </w:rPr>
                  </w:rPrChange>
                </w:rPr>
                <w:t>/</w:t>
              </w:r>
            </w:ins>
          </w:p>
        </w:tc>
        <w:tc>
          <w:tcPr>
            <w:tcW w:w="0" w:type="auto"/>
            <w:shd w:val="clear" w:color="auto" w:fill="auto"/>
            <w:tcMar>
              <w:top w:w="20" w:type="dxa"/>
              <w:left w:w="283" w:type="dxa"/>
              <w:bottom w:w="72" w:type="dxa"/>
              <w:right w:w="850" w:type="dxa"/>
            </w:tcMar>
            <w:vAlign w:val="center"/>
            <w:tcPrChange w:id="3743" w:author="user" w:date="2025-05-14T10:24:40Z">
              <w:tcPr>
                <w:tcW w:w="2095" w:type="pct"/>
                <w:shd w:val="clear" w:color="auto" w:fill="auto"/>
                <w:tcMar>
                  <w:top w:w="20" w:type="dxa"/>
                  <w:left w:w="283" w:type="dxa"/>
                  <w:bottom w:w="72" w:type="dxa"/>
                  <w:right w:w="850" w:type="dxa"/>
                </w:tcMar>
                <w:vAlign w:val="center"/>
              </w:tcPr>
            </w:tcPrChange>
          </w:tcPr>
          <w:p w14:paraId="226336E5">
            <w:pPr>
              <w:pStyle w:val="34"/>
              <w:ind w:left="-199" w:leftChars="-95" w:right="-779" w:rightChars="-371"/>
              <w:rPr>
                <w:ins w:id="3744" w:author="吴睿斌" w:date="2024-11-04T15:20:00Z"/>
                <w:rFonts w:ascii="宋体" w:hAnsi="宋体" w:eastAsia="宋体" w:cs="宋体"/>
                <w:color w:val="auto"/>
                <w:kern w:val="2"/>
                <w:sz w:val="21"/>
                <w:szCs w:val="21"/>
                <w:rPrChange w:id="3745" w:author="user" w:date="2025-05-13T14:42:35Z">
                  <w:rPr>
                    <w:ins w:id="3746" w:author="吴睿斌" w:date="2024-11-04T15:20:00Z"/>
                    <w:color w:val="auto"/>
                    <w:kern w:val="2"/>
                  </w:rPr>
                </w:rPrChange>
              </w:rPr>
            </w:pPr>
            <w:ins w:id="3747" w:author="吴睿斌" w:date="2024-11-05T17:15:00Z">
              <w:r>
                <w:rPr>
                  <w:rFonts w:ascii="宋体" w:hAnsi="宋体" w:eastAsia="宋体" w:cs="宋体"/>
                  <w:color w:val="auto"/>
                  <w:kern w:val="2"/>
                  <w:sz w:val="21"/>
                  <w:szCs w:val="21"/>
                  <w:rPrChange w:id="3748" w:author="user" w:date="2025-05-13T14:42:35Z">
                    <w:rPr>
                      <w:color w:val="auto"/>
                      <w:kern w:val="2"/>
                    </w:rPr>
                  </w:rPrChange>
                </w:rPr>
                <w:t>针对系统使用和常见问题进行</w:t>
              </w:r>
            </w:ins>
            <w:ins w:id="3749" w:author="吴睿斌" w:date="2024-11-05T17:24:00Z">
              <w:r>
                <w:rPr>
                  <w:rFonts w:ascii="宋体" w:hAnsi="宋体" w:eastAsia="宋体" w:cs="宋体"/>
                  <w:color w:val="auto"/>
                  <w:kern w:val="2"/>
                  <w:sz w:val="21"/>
                  <w:szCs w:val="21"/>
                  <w:rPrChange w:id="3750" w:author="user" w:date="2025-05-13T14:42:35Z">
                    <w:rPr>
                      <w:color w:val="auto"/>
                      <w:kern w:val="2"/>
                    </w:rPr>
                  </w:rPrChange>
                </w:rPr>
                <w:t>现场技术</w:t>
              </w:r>
            </w:ins>
            <w:ins w:id="3751" w:author="吴睿斌" w:date="2024-11-05T17:15:00Z">
              <w:r>
                <w:rPr>
                  <w:rFonts w:ascii="宋体" w:hAnsi="宋体" w:eastAsia="宋体" w:cs="宋体"/>
                  <w:color w:val="auto"/>
                  <w:kern w:val="2"/>
                  <w:sz w:val="21"/>
                  <w:szCs w:val="21"/>
                  <w:rPrChange w:id="3752" w:author="user" w:date="2025-05-13T14:42:35Z">
                    <w:rPr>
                      <w:color w:val="auto"/>
                      <w:kern w:val="2"/>
                    </w:rPr>
                  </w:rPrChange>
                </w:rPr>
                <w:t>培训，提供培训视频得</w:t>
              </w:r>
            </w:ins>
            <w:ins w:id="3753" w:author="张雪平" w:date="2024-11-13T21:25:42Z">
              <w:r>
                <w:rPr>
                  <w:rFonts w:hint="eastAsia" w:ascii="宋体" w:hAnsi="宋体" w:eastAsia="宋体" w:cs="宋体"/>
                  <w:color w:val="auto"/>
                  <w:kern w:val="2"/>
                  <w:sz w:val="21"/>
                  <w:szCs w:val="21"/>
                  <w:lang w:val="en-US" w:eastAsia="zh-CN"/>
                  <w:rPrChange w:id="3754" w:author="user" w:date="2025-05-13T14:42:35Z">
                    <w:rPr>
                      <w:rFonts w:hint="eastAsia"/>
                      <w:color w:val="auto"/>
                      <w:kern w:val="2"/>
                      <w:lang w:val="en-US" w:eastAsia="zh-CN"/>
                    </w:rPr>
                  </w:rPrChange>
                </w:rPr>
                <w:t>10</w:t>
              </w:r>
            </w:ins>
            <w:ins w:id="3755" w:author="吴睿斌" w:date="2024-11-05T17:15:00Z">
              <w:r>
                <w:rPr>
                  <w:rFonts w:ascii="宋体" w:hAnsi="宋体" w:eastAsia="宋体" w:cs="宋体"/>
                  <w:color w:val="auto"/>
                  <w:kern w:val="2"/>
                  <w:sz w:val="21"/>
                  <w:szCs w:val="21"/>
                  <w:rPrChange w:id="3756" w:author="user" w:date="2025-05-13T14:42:35Z">
                    <w:rPr>
                      <w:color w:val="auto"/>
                      <w:kern w:val="2"/>
                    </w:rPr>
                  </w:rPrChange>
                </w:rPr>
                <w:t>分，提供培训教材得</w:t>
              </w:r>
            </w:ins>
            <w:ins w:id="3757" w:author="张雪平" w:date="2024-11-13T21:25:46Z">
              <w:r>
                <w:rPr>
                  <w:rFonts w:hint="eastAsia" w:ascii="宋体" w:hAnsi="宋体" w:eastAsia="宋体" w:cs="宋体"/>
                  <w:color w:val="auto"/>
                  <w:kern w:val="2"/>
                  <w:sz w:val="21"/>
                  <w:szCs w:val="21"/>
                  <w:lang w:val="en-US" w:eastAsia="zh-CN"/>
                  <w:rPrChange w:id="3758" w:author="user" w:date="2025-05-13T14:42:35Z">
                    <w:rPr>
                      <w:rFonts w:hint="eastAsia"/>
                      <w:color w:val="auto"/>
                      <w:kern w:val="2"/>
                      <w:lang w:val="en-US" w:eastAsia="zh-CN"/>
                    </w:rPr>
                  </w:rPrChange>
                </w:rPr>
                <w:t>5</w:t>
              </w:r>
            </w:ins>
            <w:ins w:id="3759" w:author="吴睿斌" w:date="2024-11-05T17:15:00Z">
              <w:r>
                <w:rPr>
                  <w:rFonts w:ascii="宋体" w:hAnsi="宋体" w:eastAsia="宋体" w:cs="宋体"/>
                  <w:color w:val="auto"/>
                  <w:kern w:val="2"/>
                  <w:sz w:val="21"/>
                  <w:szCs w:val="21"/>
                  <w:rPrChange w:id="3760" w:author="user" w:date="2025-05-13T14:42:35Z">
                    <w:rPr>
                      <w:color w:val="auto"/>
                      <w:kern w:val="2"/>
                    </w:rPr>
                  </w:rPrChange>
                </w:rPr>
                <w:t>分，未提供不得分</w:t>
              </w:r>
            </w:ins>
            <w:ins w:id="3761" w:author="吴睿斌" w:date="2024-11-05T17:25:00Z">
              <w:r>
                <w:rPr>
                  <w:rFonts w:ascii="宋体" w:hAnsi="宋体" w:eastAsia="宋体" w:cs="宋体"/>
                  <w:color w:val="auto"/>
                  <w:kern w:val="2"/>
                  <w:sz w:val="21"/>
                  <w:szCs w:val="21"/>
                  <w:rPrChange w:id="3762" w:author="user" w:date="2025-05-13T14:42:35Z">
                    <w:rPr>
                      <w:color w:val="auto"/>
                      <w:kern w:val="2"/>
                    </w:rPr>
                  </w:rPrChange>
                </w:rPr>
                <w:t>。</w:t>
              </w:r>
            </w:ins>
          </w:p>
        </w:tc>
        <w:tc>
          <w:tcPr>
            <w:tcW w:w="0" w:type="auto"/>
            <w:shd w:val="clear" w:color="auto" w:fill="auto"/>
            <w:tcMar>
              <w:top w:w="20" w:type="dxa"/>
              <w:left w:w="20" w:type="dxa"/>
              <w:bottom w:w="72" w:type="dxa"/>
              <w:right w:w="20" w:type="dxa"/>
            </w:tcMar>
            <w:vAlign w:val="center"/>
            <w:tcPrChange w:id="3763" w:author="user" w:date="2025-05-14T10:24:40Z">
              <w:tcPr>
                <w:tcW w:w="420" w:type="pct"/>
                <w:shd w:val="clear" w:color="auto" w:fill="auto"/>
                <w:tcMar>
                  <w:top w:w="20" w:type="dxa"/>
                  <w:left w:w="20" w:type="dxa"/>
                  <w:bottom w:w="72" w:type="dxa"/>
                  <w:right w:w="20" w:type="dxa"/>
                </w:tcMar>
                <w:vAlign w:val="center"/>
              </w:tcPr>
            </w:tcPrChange>
          </w:tcPr>
          <w:p w14:paraId="1FB44662">
            <w:pPr>
              <w:pStyle w:val="34"/>
              <w:rPr>
                <w:ins w:id="3764" w:author="吴睿斌" w:date="2024-11-04T15:20:00Z"/>
                <w:rFonts w:ascii="宋体" w:hAnsi="宋体" w:eastAsia="宋体" w:cs="宋体"/>
                <w:color w:val="auto"/>
                <w:sz w:val="21"/>
                <w:szCs w:val="21"/>
                <w:rPrChange w:id="3765" w:author="user" w:date="2025-05-13T14:42:35Z">
                  <w:rPr>
                    <w:ins w:id="3766" w:author="吴睿斌" w:date="2024-11-04T15:20:00Z"/>
                    <w:color w:val="auto"/>
                  </w:rPr>
                </w:rPrChange>
              </w:rPr>
            </w:pPr>
          </w:p>
        </w:tc>
      </w:tr>
      <w:tr w14:paraId="23A9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768"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840" w:hRule="atLeast"/>
          <w:tblCellSpacing w:w="0" w:type="dxa"/>
          <w:ins w:id="3767" w:author="吴睿斌" w:date="2024-11-04T15:20:00Z"/>
          <w:trPrChange w:id="3768" w:author="user" w:date="2025-05-14T10:24:40Z">
            <w:trPr>
              <w:trHeight w:val="840" w:hRule="atLeast"/>
              <w:tblCellSpacing w:w="0" w:type="dxa"/>
            </w:trPr>
          </w:trPrChange>
        </w:trPr>
        <w:tc>
          <w:tcPr>
            <w:tcW w:w="0" w:type="auto"/>
            <w:vMerge w:val="restart"/>
            <w:shd w:val="clear" w:color="auto" w:fill="auto"/>
            <w:tcMar>
              <w:top w:w="20" w:type="dxa"/>
              <w:left w:w="20" w:type="dxa"/>
              <w:bottom w:w="72" w:type="dxa"/>
              <w:right w:w="20" w:type="dxa"/>
            </w:tcMar>
            <w:vAlign w:val="center"/>
            <w:tcPrChange w:id="3769" w:author="user" w:date="2025-05-14T10:24:40Z">
              <w:tcPr>
                <w:tcW w:w="623" w:type="pct"/>
                <w:vMerge w:val="restart"/>
                <w:shd w:val="clear" w:color="auto" w:fill="auto"/>
                <w:tcMar>
                  <w:top w:w="20" w:type="dxa"/>
                  <w:left w:w="20" w:type="dxa"/>
                  <w:bottom w:w="72" w:type="dxa"/>
                  <w:right w:w="20" w:type="dxa"/>
                </w:tcMar>
                <w:vAlign w:val="center"/>
              </w:tcPr>
            </w:tcPrChange>
          </w:tcPr>
          <w:p w14:paraId="7E897417">
            <w:pPr>
              <w:pStyle w:val="34"/>
              <w:jc w:val="center"/>
              <w:rPr>
                <w:ins w:id="3770" w:author="吴睿斌" w:date="2024-11-04T15:20:00Z"/>
                <w:rFonts w:ascii="宋体" w:hAnsi="宋体" w:eastAsia="宋体" w:cs="宋体"/>
                <w:color w:val="auto"/>
                <w:sz w:val="21"/>
                <w:szCs w:val="21"/>
                <w:rPrChange w:id="3771" w:author="user" w:date="2025-05-13T14:42:35Z">
                  <w:rPr>
                    <w:ins w:id="3772" w:author="吴睿斌" w:date="2024-11-04T15:20:00Z"/>
                    <w:color w:val="auto"/>
                  </w:rPr>
                </w:rPrChange>
              </w:rPr>
            </w:pPr>
            <w:ins w:id="3773" w:author="吴睿斌" w:date="2024-11-04T15:20:00Z">
              <w:r>
                <w:rPr>
                  <w:rFonts w:ascii="宋体" w:hAnsi="宋体" w:eastAsia="宋体" w:cs="宋体"/>
                  <w:color w:val="auto"/>
                  <w:sz w:val="21"/>
                  <w:szCs w:val="21"/>
                  <w:rPrChange w:id="3774" w:author="user" w:date="2025-05-13T14:42:35Z">
                    <w:rPr>
                      <w:color w:val="auto"/>
                    </w:rPr>
                  </w:rPrChange>
                </w:rPr>
                <w:t>保修期服务情况</w:t>
              </w:r>
            </w:ins>
          </w:p>
        </w:tc>
        <w:tc>
          <w:tcPr>
            <w:tcW w:w="0" w:type="auto"/>
            <w:shd w:val="clear" w:color="auto" w:fill="auto"/>
            <w:tcMar>
              <w:top w:w="20" w:type="dxa"/>
              <w:left w:w="20" w:type="dxa"/>
              <w:bottom w:w="72" w:type="dxa"/>
              <w:right w:w="20" w:type="dxa"/>
            </w:tcMar>
            <w:vAlign w:val="center"/>
            <w:tcPrChange w:id="3775" w:author="user" w:date="2025-05-14T10:24:40Z">
              <w:tcPr>
                <w:tcW w:w="583" w:type="pct"/>
                <w:shd w:val="clear" w:color="auto" w:fill="auto"/>
                <w:tcMar>
                  <w:top w:w="20" w:type="dxa"/>
                  <w:left w:w="20" w:type="dxa"/>
                  <w:bottom w:w="72" w:type="dxa"/>
                  <w:right w:w="20" w:type="dxa"/>
                </w:tcMar>
                <w:vAlign w:val="center"/>
              </w:tcPr>
            </w:tcPrChange>
          </w:tcPr>
          <w:p w14:paraId="7C10EC8B">
            <w:pPr>
              <w:pStyle w:val="34"/>
              <w:rPr>
                <w:ins w:id="3776" w:author="吴睿斌" w:date="2024-11-04T15:20:00Z"/>
                <w:rFonts w:ascii="宋体" w:hAnsi="宋体" w:eastAsia="宋体" w:cs="宋体"/>
                <w:color w:val="auto"/>
                <w:sz w:val="21"/>
                <w:szCs w:val="21"/>
                <w:rPrChange w:id="3777" w:author="user" w:date="2025-05-13T14:42:35Z">
                  <w:rPr>
                    <w:ins w:id="3778" w:author="吴睿斌" w:date="2024-11-04T15:20:00Z"/>
                    <w:color w:val="auto"/>
                  </w:rPr>
                </w:rPrChange>
              </w:rPr>
            </w:pPr>
            <w:ins w:id="3779" w:author="吴睿斌" w:date="2024-11-04T15:20:00Z">
              <w:r>
                <w:rPr>
                  <w:rFonts w:ascii="宋体" w:hAnsi="宋体" w:eastAsia="宋体" w:cs="宋体"/>
                  <w:color w:val="auto"/>
                  <w:sz w:val="21"/>
                  <w:szCs w:val="21"/>
                  <w:rPrChange w:id="3780" w:author="user" w:date="2025-05-13T14:42:35Z">
                    <w:rPr>
                      <w:color w:val="auto"/>
                    </w:rPr>
                  </w:rPrChange>
                </w:rPr>
                <w:t>故障修复</w:t>
              </w:r>
            </w:ins>
          </w:p>
        </w:tc>
        <w:tc>
          <w:tcPr>
            <w:tcW w:w="0" w:type="auto"/>
            <w:shd w:val="clear" w:color="auto" w:fill="auto"/>
            <w:tcMar>
              <w:top w:w="20" w:type="dxa"/>
              <w:left w:w="20" w:type="dxa"/>
              <w:bottom w:w="72" w:type="dxa"/>
              <w:right w:w="20" w:type="dxa"/>
            </w:tcMar>
            <w:vAlign w:val="center"/>
            <w:tcPrChange w:id="3781" w:author="user" w:date="2025-05-14T10:24:40Z">
              <w:tcPr>
                <w:tcW w:w="439" w:type="pct"/>
                <w:shd w:val="clear" w:color="auto" w:fill="auto"/>
                <w:tcMar>
                  <w:top w:w="20" w:type="dxa"/>
                  <w:left w:w="20" w:type="dxa"/>
                  <w:bottom w:w="72" w:type="dxa"/>
                  <w:right w:w="20" w:type="dxa"/>
                </w:tcMar>
                <w:vAlign w:val="center"/>
              </w:tcPr>
            </w:tcPrChange>
          </w:tcPr>
          <w:p w14:paraId="4E4F393E">
            <w:pPr>
              <w:pStyle w:val="34"/>
              <w:jc w:val="center"/>
              <w:rPr>
                <w:ins w:id="3782" w:author="吴睿斌" w:date="2024-11-04T15:20:00Z"/>
                <w:rFonts w:ascii="宋体" w:hAnsi="宋体" w:eastAsia="宋体" w:cs="宋体"/>
                <w:color w:val="auto"/>
                <w:sz w:val="21"/>
                <w:szCs w:val="21"/>
                <w:rPrChange w:id="3783" w:author="user" w:date="2025-05-13T14:42:35Z">
                  <w:rPr>
                    <w:ins w:id="3784" w:author="吴睿斌" w:date="2024-11-04T15:20:00Z"/>
                    <w:color w:val="auto"/>
                  </w:rPr>
                </w:rPrChange>
              </w:rPr>
            </w:pPr>
            <w:ins w:id="3785" w:author="吴睿斌" w:date="2024-11-04T15:20:00Z">
              <w:r>
                <w:rPr>
                  <w:rFonts w:ascii="宋体" w:hAnsi="宋体" w:eastAsia="宋体" w:cs="宋体"/>
                  <w:color w:val="auto"/>
                  <w:sz w:val="21"/>
                  <w:szCs w:val="21"/>
                  <w:rPrChange w:id="3786" w:author="user" w:date="2025-05-13T14:42:35Z">
                    <w:rPr>
                      <w:color w:val="auto"/>
                    </w:rPr>
                  </w:rPrChange>
                </w:rPr>
                <w:t>/</w:t>
              </w:r>
            </w:ins>
          </w:p>
        </w:tc>
        <w:tc>
          <w:tcPr>
            <w:tcW w:w="0" w:type="auto"/>
            <w:shd w:val="clear" w:color="auto" w:fill="auto"/>
            <w:tcMar>
              <w:top w:w="20" w:type="dxa"/>
              <w:left w:w="20" w:type="dxa"/>
              <w:bottom w:w="72" w:type="dxa"/>
              <w:right w:w="20" w:type="dxa"/>
            </w:tcMar>
            <w:vAlign w:val="center"/>
            <w:tcPrChange w:id="3787" w:author="user" w:date="2025-05-14T10:24:40Z">
              <w:tcPr>
                <w:tcW w:w="358" w:type="pct"/>
                <w:shd w:val="clear" w:color="auto" w:fill="auto"/>
                <w:tcMar>
                  <w:top w:w="20" w:type="dxa"/>
                  <w:left w:w="20" w:type="dxa"/>
                  <w:bottom w:w="72" w:type="dxa"/>
                  <w:right w:w="20" w:type="dxa"/>
                </w:tcMar>
                <w:vAlign w:val="center"/>
              </w:tcPr>
            </w:tcPrChange>
          </w:tcPr>
          <w:p w14:paraId="71E34E44">
            <w:pPr>
              <w:pStyle w:val="34"/>
              <w:jc w:val="center"/>
              <w:rPr>
                <w:ins w:id="3788" w:author="吴睿斌" w:date="2024-11-04T15:20:00Z"/>
                <w:rFonts w:ascii="宋体" w:hAnsi="宋体" w:eastAsia="宋体" w:cs="宋体"/>
                <w:color w:val="auto"/>
                <w:sz w:val="21"/>
                <w:szCs w:val="21"/>
                <w:rPrChange w:id="3789" w:author="user" w:date="2025-05-13T14:42:35Z">
                  <w:rPr>
                    <w:ins w:id="3790" w:author="吴睿斌" w:date="2024-11-04T15:20:00Z"/>
                    <w:color w:val="auto"/>
                  </w:rPr>
                </w:rPrChange>
              </w:rPr>
            </w:pPr>
            <w:ins w:id="3791" w:author="吴睿斌" w:date="2024-11-04T15:20:00Z">
              <w:r>
                <w:rPr>
                  <w:rFonts w:ascii="宋体" w:hAnsi="宋体" w:eastAsia="宋体" w:cs="宋体"/>
                  <w:color w:val="auto"/>
                  <w:sz w:val="21"/>
                  <w:szCs w:val="21"/>
                  <w:rPrChange w:id="3792" w:author="user" w:date="2025-05-13T14:42:35Z">
                    <w:rPr>
                      <w:color w:val="auto"/>
                    </w:rPr>
                  </w:rPrChange>
                </w:rPr>
                <w:t>/</w:t>
              </w:r>
            </w:ins>
          </w:p>
        </w:tc>
        <w:tc>
          <w:tcPr>
            <w:tcW w:w="0" w:type="auto"/>
            <w:shd w:val="clear" w:color="auto" w:fill="auto"/>
            <w:tcMar>
              <w:top w:w="20" w:type="dxa"/>
              <w:left w:w="20" w:type="dxa"/>
              <w:bottom w:w="72" w:type="dxa"/>
              <w:right w:w="20" w:type="dxa"/>
            </w:tcMar>
            <w:vAlign w:val="center"/>
            <w:tcPrChange w:id="3793" w:author="user" w:date="2025-05-14T10:24:40Z">
              <w:tcPr>
                <w:tcW w:w="480" w:type="pct"/>
                <w:shd w:val="clear" w:color="auto" w:fill="auto"/>
                <w:tcMar>
                  <w:top w:w="20" w:type="dxa"/>
                  <w:left w:w="20" w:type="dxa"/>
                  <w:bottom w:w="72" w:type="dxa"/>
                  <w:right w:w="20" w:type="dxa"/>
                </w:tcMar>
                <w:vAlign w:val="center"/>
              </w:tcPr>
            </w:tcPrChange>
          </w:tcPr>
          <w:p w14:paraId="761FCC32">
            <w:pPr>
              <w:pStyle w:val="34"/>
              <w:jc w:val="center"/>
              <w:rPr>
                <w:ins w:id="3794" w:author="吴睿斌" w:date="2024-11-04T15:20:00Z"/>
                <w:rFonts w:ascii="宋体" w:hAnsi="宋体" w:eastAsia="宋体" w:cs="宋体"/>
                <w:color w:val="auto"/>
                <w:sz w:val="21"/>
                <w:szCs w:val="21"/>
                <w:rPrChange w:id="3795" w:author="user" w:date="2025-05-13T14:42:35Z">
                  <w:rPr>
                    <w:ins w:id="3796" w:author="吴睿斌" w:date="2024-11-04T15:20:00Z"/>
                    <w:color w:val="auto"/>
                  </w:rPr>
                </w:rPrChange>
              </w:rPr>
            </w:pPr>
            <w:ins w:id="3797" w:author="吴睿斌" w:date="2024-11-17T20:51:12Z">
              <w:r>
                <w:rPr>
                  <w:rFonts w:hint="eastAsia" w:ascii="宋体" w:hAnsi="宋体" w:eastAsia="宋体" w:cs="宋体"/>
                  <w:color w:val="auto"/>
                  <w:sz w:val="21"/>
                  <w:szCs w:val="21"/>
                  <w:lang w:val="en-US" w:eastAsia="zh-CN"/>
                  <w:rPrChange w:id="3798" w:author="user" w:date="2025-05-13T14:42:35Z">
                    <w:rPr>
                      <w:rFonts w:hint="eastAsia"/>
                      <w:color w:val="auto"/>
                      <w:lang w:val="en-US" w:eastAsia="zh-CN"/>
                    </w:rPr>
                  </w:rPrChange>
                </w:rPr>
                <w:t>3</w:t>
              </w:r>
            </w:ins>
            <w:ins w:id="3799" w:author="吴睿斌" w:date="2024-11-17T22:06:07Z">
              <w:r>
                <w:rPr>
                  <w:rFonts w:hint="eastAsia" w:ascii="宋体" w:hAnsi="宋体" w:eastAsia="宋体" w:cs="宋体"/>
                  <w:color w:val="auto"/>
                  <w:sz w:val="21"/>
                  <w:szCs w:val="21"/>
                  <w:lang w:val="en-US" w:eastAsia="zh-CN"/>
                  <w:rPrChange w:id="3800" w:author="user" w:date="2025-05-13T14:42:35Z">
                    <w:rPr>
                      <w:rFonts w:hint="eastAsia"/>
                      <w:color w:val="auto"/>
                      <w:lang w:val="en-US" w:eastAsia="zh-CN"/>
                    </w:rPr>
                  </w:rPrChange>
                </w:rPr>
                <w:t>0</w:t>
              </w:r>
            </w:ins>
          </w:p>
        </w:tc>
        <w:tc>
          <w:tcPr>
            <w:tcW w:w="0" w:type="auto"/>
            <w:shd w:val="clear" w:color="auto" w:fill="auto"/>
            <w:tcMar>
              <w:top w:w="20" w:type="dxa"/>
              <w:left w:w="20" w:type="dxa"/>
              <w:bottom w:w="72" w:type="dxa"/>
              <w:right w:w="20" w:type="dxa"/>
            </w:tcMar>
            <w:vAlign w:val="center"/>
            <w:tcPrChange w:id="3801" w:author="user" w:date="2025-05-14T10:24:40Z">
              <w:tcPr>
                <w:tcW w:w="2095" w:type="pct"/>
                <w:shd w:val="clear" w:color="auto" w:fill="auto"/>
                <w:tcMar>
                  <w:top w:w="20" w:type="dxa"/>
                  <w:left w:w="20" w:type="dxa"/>
                  <w:bottom w:w="72" w:type="dxa"/>
                  <w:right w:w="20" w:type="dxa"/>
                </w:tcMar>
                <w:vAlign w:val="center"/>
              </w:tcPr>
            </w:tcPrChange>
          </w:tcPr>
          <w:p w14:paraId="2325294B">
            <w:pPr>
              <w:pStyle w:val="34"/>
              <w:rPr>
                <w:ins w:id="3802" w:author="吴睿斌" w:date="2024-11-04T15:20:00Z"/>
                <w:rFonts w:ascii="宋体" w:hAnsi="宋体" w:eastAsia="宋体" w:cs="宋体"/>
                <w:color w:val="auto"/>
                <w:sz w:val="21"/>
                <w:szCs w:val="21"/>
                <w:rPrChange w:id="3803" w:author="user" w:date="2025-05-13T14:42:35Z">
                  <w:rPr>
                    <w:ins w:id="3804" w:author="吴睿斌" w:date="2024-11-04T15:20:00Z"/>
                    <w:color w:val="auto"/>
                  </w:rPr>
                </w:rPrChange>
              </w:rPr>
            </w:pPr>
            <w:ins w:id="3805" w:author="吴睿斌" w:date="2024-11-04T15:20:00Z">
              <w:r>
                <w:rPr>
                  <w:rFonts w:ascii="宋体" w:hAnsi="宋体" w:eastAsia="宋体" w:cs="宋体"/>
                  <w:color w:val="auto"/>
                  <w:sz w:val="21"/>
                  <w:szCs w:val="21"/>
                  <w:lang w:bidi="ar"/>
                  <w:rPrChange w:id="3806" w:author="user" w:date="2025-05-13T14:42:35Z">
                    <w:rPr>
                      <w:rFonts w:hAnsi="宋体"/>
                      <w:color w:val="auto"/>
                      <w:lang w:bidi="ar"/>
                    </w:rPr>
                  </w:rPrChange>
                </w:rPr>
                <w:t>系统在保修期发生故障，</w:t>
              </w:r>
            </w:ins>
            <w:ins w:id="3807" w:author="张雪平" w:date="2024-11-13T21:54:47Z">
              <w:r>
                <w:rPr>
                  <w:rFonts w:hint="eastAsia" w:ascii="宋体" w:hAnsi="宋体" w:eastAsia="宋体" w:cs="宋体"/>
                  <w:color w:val="auto"/>
                  <w:sz w:val="21"/>
                  <w:szCs w:val="21"/>
                  <w:lang w:eastAsia="zh-CN" w:bidi="ar"/>
                  <w:rPrChange w:id="3808" w:author="user" w:date="2025-05-13T14:42:35Z">
                    <w:rPr>
                      <w:rFonts w:hint="eastAsia" w:hAnsi="宋体"/>
                      <w:color w:val="auto"/>
                      <w:lang w:eastAsia="zh-CN" w:bidi="ar"/>
                    </w:rPr>
                  </w:rPrChange>
                </w:rPr>
                <w:t>供应商</w:t>
              </w:r>
            </w:ins>
            <w:ins w:id="3809" w:author="吴睿斌" w:date="2024-11-04T15:20:00Z">
              <w:r>
                <w:rPr>
                  <w:rFonts w:ascii="宋体" w:hAnsi="宋体" w:eastAsia="宋体" w:cs="宋体"/>
                  <w:color w:val="auto"/>
                  <w:sz w:val="21"/>
                  <w:szCs w:val="21"/>
                  <w:lang w:bidi="ar"/>
                  <w:rPrChange w:id="3810" w:author="user" w:date="2025-05-13T14:42:35Z">
                    <w:rPr>
                      <w:rFonts w:hAnsi="宋体"/>
                      <w:color w:val="auto"/>
                      <w:lang w:bidi="ar"/>
                    </w:rPr>
                  </w:rPrChange>
                </w:rPr>
                <w:t>未按“8保修和升级”进行修复或修复后仍出现故障，每出现一次扣10分，本项扣完为止。</w:t>
              </w:r>
            </w:ins>
          </w:p>
        </w:tc>
        <w:tc>
          <w:tcPr>
            <w:tcW w:w="0" w:type="auto"/>
            <w:shd w:val="clear" w:color="auto" w:fill="auto"/>
            <w:tcMar>
              <w:top w:w="20" w:type="dxa"/>
              <w:left w:w="20" w:type="dxa"/>
              <w:bottom w:w="72" w:type="dxa"/>
              <w:right w:w="20" w:type="dxa"/>
            </w:tcMar>
            <w:vAlign w:val="center"/>
            <w:tcPrChange w:id="3811" w:author="user" w:date="2025-05-14T10:24:40Z">
              <w:tcPr>
                <w:tcW w:w="420" w:type="pct"/>
                <w:shd w:val="clear" w:color="auto" w:fill="auto"/>
                <w:tcMar>
                  <w:top w:w="20" w:type="dxa"/>
                  <w:left w:w="20" w:type="dxa"/>
                  <w:bottom w:w="72" w:type="dxa"/>
                  <w:right w:w="20" w:type="dxa"/>
                </w:tcMar>
                <w:vAlign w:val="center"/>
              </w:tcPr>
            </w:tcPrChange>
          </w:tcPr>
          <w:p w14:paraId="3C661A80">
            <w:pPr>
              <w:pStyle w:val="34"/>
              <w:rPr>
                <w:ins w:id="3812" w:author="吴睿斌" w:date="2024-11-04T15:20:00Z"/>
                <w:rFonts w:ascii="宋体" w:hAnsi="宋体" w:eastAsia="宋体" w:cs="宋体"/>
                <w:color w:val="auto"/>
                <w:sz w:val="21"/>
                <w:szCs w:val="21"/>
                <w:rPrChange w:id="3813" w:author="user" w:date="2025-05-13T14:42:35Z">
                  <w:rPr>
                    <w:ins w:id="3814" w:author="吴睿斌" w:date="2024-11-04T15:20:00Z"/>
                    <w:color w:val="auto"/>
                  </w:rPr>
                </w:rPrChange>
              </w:rPr>
            </w:pPr>
          </w:p>
        </w:tc>
      </w:tr>
      <w:tr w14:paraId="4D53C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816"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840" w:hRule="atLeast"/>
          <w:tblCellSpacing w:w="0" w:type="dxa"/>
          <w:ins w:id="3815" w:author="吴睿斌" w:date="2024-11-04T15:20:00Z"/>
          <w:trPrChange w:id="3816" w:author="user" w:date="2025-05-14T10:24:40Z">
            <w:trPr>
              <w:trHeight w:val="840" w:hRule="atLeast"/>
              <w:tblCellSpacing w:w="0" w:type="dxa"/>
            </w:trPr>
          </w:trPrChange>
        </w:trPr>
        <w:tc>
          <w:tcPr>
            <w:tcW w:w="0" w:type="auto"/>
            <w:vMerge w:val="continue"/>
            <w:shd w:val="clear" w:color="auto" w:fill="auto"/>
            <w:tcMar>
              <w:top w:w="20" w:type="dxa"/>
              <w:left w:w="20" w:type="dxa"/>
              <w:bottom w:w="72" w:type="dxa"/>
              <w:right w:w="20" w:type="dxa"/>
            </w:tcMar>
            <w:vAlign w:val="center"/>
            <w:tcPrChange w:id="3817" w:author="user" w:date="2025-05-14T10:24:40Z">
              <w:tcPr>
                <w:tcW w:w="623" w:type="pct"/>
                <w:vMerge w:val="continue"/>
                <w:shd w:val="clear" w:color="auto" w:fill="auto"/>
                <w:tcMar>
                  <w:top w:w="20" w:type="dxa"/>
                  <w:left w:w="20" w:type="dxa"/>
                  <w:bottom w:w="72" w:type="dxa"/>
                  <w:right w:w="20" w:type="dxa"/>
                </w:tcMar>
                <w:vAlign w:val="center"/>
              </w:tcPr>
            </w:tcPrChange>
          </w:tcPr>
          <w:p w14:paraId="6FAE46AC">
            <w:pPr>
              <w:pStyle w:val="34"/>
              <w:rPr>
                <w:ins w:id="3818" w:author="吴睿斌" w:date="2024-11-04T15:20:00Z"/>
                <w:rFonts w:ascii="宋体" w:hAnsi="宋体" w:eastAsia="宋体" w:cs="宋体"/>
                <w:color w:val="auto"/>
                <w:sz w:val="21"/>
                <w:szCs w:val="21"/>
                <w:rPrChange w:id="3819" w:author="user" w:date="2025-05-13T14:42:35Z">
                  <w:rPr>
                    <w:ins w:id="3820" w:author="吴睿斌" w:date="2024-11-04T15:20:00Z"/>
                    <w:color w:val="auto"/>
                  </w:rPr>
                </w:rPrChange>
              </w:rPr>
            </w:pPr>
          </w:p>
        </w:tc>
        <w:tc>
          <w:tcPr>
            <w:tcW w:w="0" w:type="auto"/>
            <w:shd w:val="clear" w:color="auto" w:fill="auto"/>
            <w:tcMar>
              <w:top w:w="20" w:type="dxa"/>
              <w:left w:w="20" w:type="dxa"/>
              <w:bottom w:w="72" w:type="dxa"/>
              <w:right w:w="20" w:type="dxa"/>
            </w:tcMar>
            <w:vAlign w:val="center"/>
            <w:tcPrChange w:id="3821" w:author="user" w:date="2025-05-14T10:24:40Z">
              <w:tcPr>
                <w:tcW w:w="583" w:type="pct"/>
                <w:shd w:val="clear" w:color="auto" w:fill="auto"/>
                <w:tcMar>
                  <w:top w:w="20" w:type="dxa"/>
                  <w:left w:w="20" w:type="dxa"/>
                  <w:bottom w:w="72" w:type="dxa"/>
                  <w:right w:w="20" w:type="dxa"/>
                </w:tcMar>
                <w:vAlign w:val="center"/>
              </w:tcPr>
            </w:tcPrChange>
          </w:tcPr>
          <w:p w14:paraId="6ADABD61">
            <w:pPr>
              <w:pStyle w:val="34"/>
              <w:rPr>
                <w:ins w:id="3822" w:author="吴睿斌" w:date="2024-11-04T15:20:00Z"/>
                <w:rFonts w:ascii="宋体" w:hAnsi="宋体" w:eastAsia="宋体" w:cs="宋体"/>
                <w:color w:val="auto"/>
                <w:sz w:val="21"/>
                <w:szCs w:val="21"/>
                <w:rPrChange w:id="3823" w:author="user" w:date="2025-05-13T14:42:35Z">
                  <w:rPr>
                    <w:ins w:id="3824" w:author="吴睿斌" w:date="2024-11-04T15:20:00Z"/>
                    <w:color w:val="auto"/>
                  </w:rPr>
                </w:rPrChange>
              </w:rPr>
            </w:pPr>
            <w:ins w:id="3825" w:author="吴睿斌" w:date="2024-11-04T15:20:00Z">
              <w:r>
                <w:rPr>
                  <w:rFonts w:ascii="宋体" w:hAnsi="宋体" w:eastAsia="宋体" w:cs="宋体"/>
                  <w:color w:val="auto"/>
                  <w:sz w:val="21"/>
                  <w:szCs w:val="21"/>
                  <w:rPrChange w:id="3826" w:author="user" w:date="2025-05-13T14:42:35Z">
                    <w:rPr>
                      <w:color w:val="auto"/>
                    </w:rPr>
                  </w:rPrChange>
                </w:rPr>
                <w:t>服务响应</w:t>
              </w:r>
            </w:ins>
          </w:p>
        </w:tc>
        <w:tc>
          <w:tcPr>
            <w:tcW w:w="0" w:type="auto"/>
            <w:shd w:val="clear" w:color="auto" w:fill="auto"/>
            <w:tcMar>
              <w:top w:w="20" w:type="dxa"/>
              <w:left w:w="20" w:type="dxa"/>
              <w:bottom w:w="72" w:type="dxa"/>
              <w:right w:w="20" w:type="dxa"/>
            </w:tcMar>
            <w:vAlign w:val="center"/>
            <w:tcPrChange w:id="3827" w:author="user" w:date="2025-05-14T10:24:40Z">
              <w:tcPr>
                <w:tcW w:w="439" w:type="pct"/>
                <w:shd w:val="clear" w:color="auto" w:fill="auto"/>
                <w:tcMar>
                  <w:top w:w="20" w:type="dxa"/>
                  <w:left w:w="20" w:type="dxa"/>
                  <w:bottom w:w="72" w:type="dxa"/>
                  <w:right w:w="20" w:type="dxa"/>
                </w:tcMar>
                <w:vAlign w:val="center"/>
              </w:tcPr>
            </w:tcPrChange>
          </w:tcPr>
          <w:p w14:paraId="39686F52">
            <w:pPr>
              <w:pStyle w:val="34"/>
              <w:jc w:val="center"/>
              <w:rPr>
                <w:ins w:id="3828" w:author="吴睿斌" w:date="2024-11-04T15:20:00Z"/>
                <w:rFonts w:ascii="宋体" w:hAnsi="宋体" w:eastAsia="宋体" w:cs="宋体"/>
                <w:color w:val="auto"/>
                <w:sz w:val="21"/>
                <w:szCs w:val="21"/>
                <w:rPrChange w:id="3829" w:author="user" w:date="2025-05-13T14:42:35Z">
                  <w:rPr>
                    <w:ins w:id="3830" w:author="吴睿斌" w:date="2024-11-04T15:20:00Z"/>
                    <w:color w:val="auto"/>
                  </w:rPr>
                </w:rPrChange>
              </w:rPr>
            </w:pPr>
            <w:ins w:id="3831" w:author="吴睿斌" w:date="2024-11-04T15:20:00Z">
              <w:r>
                <w:rPr>
                  <w:rFonts w:ascii="宋体" w:hAnsi="宋体" w:eastAsia="宋体" w:cs="宋体"/>
                  <w:color w:val="auto"/>
                  <w:sz w:val="21"/>
                  <w:szCs w:val="21"/>
                  <w:rPrChange w:id="3832" w:author="user" w:date="2025-05-13T14:42:35Z">
                    <w:rPr>
                      <w:color w:val="auto"/>
                    </w:rPr>
                  </w:rPrChange>
                </w:rPr>
                <w:t>/</w:t>
              </w:r>
            </w:ins>
          </w:p>
        </w:tc>
        <w:tc>
          <w:tcPr>
            <w:tcW w:w="0" w:type="auto"/>
            <w:shd w:val="clear" w:color="auto" w:fill="auto"/>
            <w:tcMar>
              <w:top w:w="20" w:type="dxa"/>
              <w:left w:w="20" w:type="dxa"/>
              <w:bottom w:w="72" w:type="dxa"/>
              <w:right w:w="20" w:type="dxa"/>
            </w:tcMar>
            <w:vAlign w:val="center"/>
            <w:tcPrChange w:id="3833" w:author="user" w:date="2025-05-14T10:24:40Z">
              <w:tcPr>
                <w:tcW w:w="358" w:type="pct"/>
                <w:shd w:val="clear" w:color="auto" w:fill="auto"/>
                <w:tcMar>
                  <w:top w:w="20" w:type="dxa"/>
                  <w:left w:w="20" w:type="dxa"/>
                  <w:bottom w:w="72" w:type="dxa"/>
                  <w:right w:w="20" w:type="dxa"/>
                </w:tcMar>
                <w:vAlign w:val="center"/>
              </w:tcPr>
            </w:tcPrChange>
          </w:tcPr>
          <w:p w14:paraId="4E0BFB3B">
            <w:pPr>
              <w:pStyle w:val="34"/>
              <w:jc w:val="center"/>
              <w:rPr>
                <w:ins w:id="3834" w:author="吴睿斌" w:date="2024-11-04T15:20:00Z"/>
                <w:rFonts w:ascii="宋体" w:hAnsi="宋体" w:eastAsia="宋体" w:cs="宋体"/>
                <w:color w:val="auto"/>
                <w:sz w:val="21"/>
                <w:szCs w:val="21"/>
                <w:rPrChange w:id="3835" w:author="user" w:date="2025-05-13T14:42:35Z">
                  <w:rPr>
                    <w:ins w:id="3836" w:author="吴睿斌" w:date="2024-11-04T15:20:00Z"/>
                    <w:color w:val="auto"/>
                  </w:rPr>
                </w:rPrChange>
              </w:rPr>
            </w:pPr>
            <w:ins w:id="3837" w:author="吴睿斌" w:date="2024-11-04T15:20:00Z">
              <w:r>
                <w:rPr>
                  <w:rFonts w:ascii="宋体" w:hAnsi="宋体" w:eastAsia="宋体" w:cs="宋体"/>
                  <w:color w:val="auto"/>
                  <w:sz w:val="21"/>
                  <w:szCs w:val="21"/>
                  <w:rPrChange w:id="3838" w:author="user" w:date="2025-05-13T14:42:35Z">
                    <w:rPr>
                      <w:color w:val="auto"/>
                    </w:rPr>
                  </w:rPrChange>
                </w:rPr>
                <w:t>/</w:t>
              </w:r>
            </w:ins>
          </w:p>
        </w:tc>
        <w:tc>
          <w:tcPr>
            <w:tcW w:w="0" w:type="auto"/>
            <w:shd w:val="clear" w:color="auto" w:fill="auto"/>
            <w:tcMar>
              <w:top w:w="20" w:type="dxa"/>
              <w:left w:w="20" w:type="dxa"/>
              <w:bottom w:w="72" w:type="dxa"/>
              <w:right w:w="20" w:type="dxa"/>
            </w:tcMar>
            <w:vAlign w:val="center"/>
            <w:tcPrChange w:id="3839" w:author="user" w:date="2025-05-14T10:24:40Z">
              <w:tcPr>
                <w:tcW w:w="480" w:type="pct"/>
                <w:shd w:val="clear" w:color="auto" w:fill="auto"/>
                <w:tcMar>
                  <w:top w:w="20" w:type="dxa"/>
                  <w:left w:w="20" w:type="dxa"/>
                  <w:bottom w:w="72" w:type="dxa"/>
                  <w:right w:w="20" w:type="dxa"/>
                </w:tcMar>
                <w:vAlign w:val="center"/>
              </w:tcPr>
            </w:tcPrChange>
          </w:tcPr>
          <w:p w14:paraId="6C11F303">
            <w:pPr>
              <w:pStyle w:val="34"/>
              <w:jc w:val="center"/>
              <w:rPr>
                <w:ins w:id="3840" w:author="吴睿斌" w:date="2024-11-04T15:20:00Z"/>
                <w:rFonts w:ascii="宋体" w:hAnsi="宋体" w:eastAsia="宋体" w:cs="宋体"/>
                <w:color w:val="auto"/>
                <w:sz w:val="21"/>
                <w:szCs w:val="21"/>
                <w:rPrChange w:id="3841" w:author="user" w:date="2025-05-13T14:42:35Z">
                  <w:rPr>
                    <w:ins w:id="3842" w:author="吴睿斌" w:date="2024-11-04T15:20:00Z"/>
                    <w:color w:val="auto"/>
                  </w:rPr>
                </w:rPrChange>
              </w:rPr>
            </w:pPr>
            <w:ins w:id="3843" w:author="吴睿斌" w:date="2024-11-17T20:51:14Z">
              <w:r>
                <w:rPr>
                  <w:rFonts w:hint="eastAsia" w:ascii="宋体" w:hAnsi="宋体" w:eastAsia="宋体" w:cs="宋体"/>
                  <w:color w:val="auto"/>
                  <w:sz w:val="21"/>
                  <w:szCs w:val="21"/>
                  <w:lang w:val="en-US" w:eastAsia="zh-CN"/>
                  <w:rPrChange w:id="3844" w:author="user" w:date="2025-05-13T14:42:35Z">
                    <w:rPr>
                      <w:rFonts w:hint="eastAsia"/>
                      <w:color w:val="auto"/>
                      <w:lang w:val="en-US" w:eastAsia="zh-CN"/>
                    </w:rPr>
                  </w:rPrChange>
                </w:rPr>
                <w:t>3</w:t>
              </w:r>
            </w:ins>
            <w:ins w:id="3845" w:author="吴睿斌" w:date="2024-11-17T22:06:10Z">
              <w:r>
                <w:rPr>
                  <w:rFonts w:hint="eastAsia" w:ascii="宋体" w:hAnsi="宋体" w:eastAsia="宋体" w:cs="宋体"/>
                  <w:color w:val="auto"/>
                  <w:sz w:val="21"/>
                  <w:szCs w:val="21"/>
                  <w:lang w:val="en-US" w:eastAsia="zh-CN"/>
                  <w:rPrChange w:id="3846" w:author="user" w:date="2025-05-13T14:42:35Z">
                    <w:rPr>
                      <w:rFonts w:hint="eastAsia"/>
                      <w:color w:val="auto"/>
                      <w:lang w:val="en-US" w:eastAsia="zh-CN"/>
                    </w:rPr>
                  </w:rPrChange>
                </w:rPr>
                <w:t>0</w:t>
              </w:r>
            </w:ins>
          </w:p>
        </w:tc>
        <w:tc>
          <w:tcPr>
            <w:tcW w:w="0" w:type="auto"/>
            <w:shd w:val="clear" w:color="auto" w:fill="auto"/>
            <w:tcMar>
              <w:top w:w="20" w:type="dxa"/>
              <w:left w:w="20" w:type="dxa"/>
              <w:bottom w:w="72" w:type="dxa"/>
              <w:right w:w="20" w:type="dxa"/>
            </w:tcMar>
            <w:vAlign w:val="center"/>
            <w:tcPrChange w:id="3847" w:author="user" w:date="2025-05-14T10:24:40Z">
              <w:tcPr>
                <w:tcW w:w="2095" w:type="pct"/>
                <w:shd w:val="clear" w:color="auto" w:fill="auto"/>
                <w:tcMar>
                  <w:top w:w="20" w:type="dxa"/>
                  <w:left w:w="20" w:type="dxa"/>
                  <w:bottom w:w="72" w:type="dxa"/>
                  <w:right w:w="20" w:type="dxa"/>
                </w:tcMar>
                <w:vAlign w:val="center"/>
              </w:tcPr>
            </w:tcPrChange>
          </w:tcPr>
          <w:p w14:paraId="136D9B84">
            <w:pPr>
              <w:pStyle w:val="34"/>
              <w:rPr>
                <w:ins w:id="3848" w:author="吴睿斌" w:date="2024-11-04T15:20:00Z"/>
                <w:rFonts w:ascii="宋体" w:hAnsi="宋体" w:eastAsia="宋体" w:cs="宋体"/>
                <w:color w:val="auto"/>
                <w:sz w:val="21"/>
                <w:szCs w:val="21"/>
                <w:rPrChange w:id="3849" w:author="user" w:date="2025-05-13T14:42:35Z">
                  <w:rPr>
                    <w:ins w:id="3850" w:author="吴睿斌" w:date="2024-11-04T15:20:00Z"/>
                    <w:color w:val="auto"/>
                  </w:rPr>
                </w:rPrChange>
              </w:rPr>
            </w:pPr>
            <w:ins w:id="3851" w:author="张雪平" w:date="2024-11-13T21:54:47Z">
              <w:r>
                <w:rPr>
                  <w:rFonts w:hint="eastAsia" w:ascii="宋体" w:hAnsi="宋体" w:eastAsia="宋体" w:cs="宋体"/>
                  <w:sz w:val="21"/>
                  <w:szCs w:val="21"/>
                  <w:lang w:eastAsia="zh-CN" w:bidi="ar"/>
                  <w:rPrChange w:id="3852" w:author="user" w:date="2025-05-13T14:42:35Z">
                    <w:rPr>
                      <w:rFonts w:hint="eastAsia" w:ascii="仿宋" w:hAnsi="仿宋" w:eastAsia="仿宋" w:cs="仿宋"/>
                      <w:lang w:eastAsia="zh-CN" w:bidi="ar"/>
                    </w:rPr>
                  </w:rPrChange>
                </w:rPr>
                <w:t>供应商</w:t>
              </w:r>
            </w:ins>
            <w:ins w:id="3853" w:author="吴睿斌" w:date="2024-11-04T15:20:00Z">
              <w:r>
                <w:rPr>
                  <w:rFonts w:ascii="宋体" w:hAnsi="宋体" w:eastAsia="宋体" w:cs="宋体"/>
                  <w:sz w:val="21"/>
                  <w:szCs w:val="21"/>
                  <w:lang w:bidi="ar"/>
                  <w:rPrChange w:id="3854" w:author="user" w:date="2025-05-13T14:42:35Z">
                    <w:rPr>
                      <w:rFonts w:ascii="仿宋" w:hAnsi="仿宋" w:eastAsia="仿宋" w:cs="仿宋"/>
                      <w:lang w:bidi="ar"/>
                    </w:rPr>
                  </w:rPrChange>
                </w:rPr>
                <w:t>未按“8保修和升级”或额外服务承诺（如有）进行响应服务的：每出现一次服务响应超时扣</w:t>
              </w:r>
            </w:ins>
            <w:ins w:id="3855" w:author="吴睿斌" w:date="2024-11-05T17:53:00Z">
              <w:r>
                <w:rPr>
                  <w:rFonts w:ascii="宋体" w:hAnsi="宋体" w:eastAsia="宋体" w:cs="宋体"/>
                  <w:sz w:val="21"/>
                  <w:szCs w:val="21"/>
                  <w:lang w:bidi="ar"/>
                  <w:rPrChange w:id="3856" w:author="user" w:date="2025-05-13T14:42:35Z">
                    <w:rPr>
                      <w:rFonts w:ascii="仿宋" w:hAnsi="仿宋" w:eastAsia="仿宋" w:cs="仿宋"/>
                      <w:lang w:bidi="ar"/>
                    </w:rPr>
                  </w:rPrChange>
                </w:rPr>
                <w:t>10</w:t>
              </w:r>
            </w:ins>
            <w:ins w:id="3857" w:author="吴睿斌" w:date="2024-11-04T15:20:00Z">
              <w:r>
                <w:rPr>
                  <w:rFonts w:ascii="宋体" w:hAnsi="宋体" w:eastAsia="宋体" w:cs="宋体"/>
                  <w:sz w:val="21"/>
                  <w:szCs w:val="21"/>
                  <w:lang w:bidi="ar"/>
                  <w:rPrChange w:id="3858" w:author="user" w:date="2025-05-13T14:42:35Z">
                    <w:rPr>
                      <w:rFonts w:ascii="仿宋" w:hAnsi="仿宋" w:eastAsia="仿宋" w:cs="仿宋"/>
                      <w:lang w:bidi="ar"/>
                    </w:rPr>
                  </w:rPrChange>
                </w:rPr>
                <w:t>分。本项扣完为止。</w:t>
              </w:r>
            </w:ins>
          </w:p>
        </w:tc>
        <w:tc>
          <w:tcPr>
            <w:tcW w:w="0" w:type="auto"/>
            <w:shd w:val="clear" w:color="auto" w:fill="auto"/>
            <w:tcMar>
              <w:top w:w="20" w:type="dxa"/>
              <w:left w:w="20" w:type="dxa"/>
              <w:bottom w:w="72" w:type="dxa"/>
              <w:right w:w="20" w:type="dxa"/>
            </w:tcMar>
            <w:vAlign w:val="center"/>
            <w:tcPrChange w:id="3859" w:author="user" w:date="2025-05-14T10:24:40Z">
              <w:tcPr>
                <w:tcW w:w="420" w:type="pct"/>
                <w:shd w:val="clear" w:color="auto" w:fill="auto"/>
                <w:tcMar>
                  <w:top w:w="20" w:type="dxa"/>
                  <w:left w:w="20" w:type="dxa"/>
                  <w:bottom w:w="72" w:type="dxa"/>
                  <w:right w:w="20" w:type="dxa"/>
                </w:tcMar>
                <w:vAlign w:val="center"/>
              </w:tcPr>
            </w:tcPrChange>
          </w:tcPr>
          <w:p w14:paraId="0220AD1E">
            <w:pPr>
              <w:pStyle w:val="34"/>
              <w:rPr>
                <w:ins w:id="3860" w:author="吴睿斌" w:date="2024-11-04T15:20:00Z"/>
                <w:rFonts w:ascii="宋体" w:hAnsi="宋体" w:eastAsia="宋体" w:cs="宋体"/>
                <w:color w:val="auto"/>
                <w:sz w:val="21"/>
                <w:szCs w:val="21"/>
                <w:rPrChange w:id="3861" w:author="user" w:date="2025-05-13T14:42:35Z">
                  <w:rPr>
                    <w:ins w:id="3862" w:author="吴睿斌" w:date="2024-11-04T15:20:00Z"/>
                    <w:color w:val="auto"/>
                  </w:rPr>
                </w:rPrChange>
              </w:rPr>
            </w:pPr>
          </w:p>
        </w:tc>
      </w:tr>
      <w:tr w14:paraId="67D1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864"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840" w:hRule="atLeast"/>
          <w:tblCellSpacing w:w="0" w:type="dxa"/>
          <w:ins w:id="3863" w:author="张雪平" w:date="2024-11-13T21:14:37Z"/>
          <w:trPrChange w:id="3864" w:author="user" w:date="2025-05-14T10:24:40Z">
            <w:trPr>
              <w:trHeight w:val="840" w:hRule="atLeast"/>
              <w:tblCellSpacing w:w="0" w:type="dxa"/>
            </w:trPr>
          </w:trPrChange>
        </w:trPr>
        <w:tc>
          <w:tcPr>
            <w:tcW w:w="0" w:type="auto"/>
            <w:vMerge w:val="restart"/>
            <w:shd w:val="clear" w:color="auto" w:fill="auto"/>
            <w:tcMar>
              <w:top w:w="20" w:type="dxa"/>
              <w:left w:w="20" w:type="dxa"/>
              <w:bottom w:w="72" w:type="dxa"/>
              <w:right w:w="20" w:type="dxa"/>
            </w:tcMar>
            <w:vAlign w:val="center"/>
            <w:tcPrChange w:id="3865" w:author="user" w:date="2025-05-14T10:24:40Z">
              <w:tcPr>
                <w:tcW w:w="623" w:type="pct"/>
                <w:vMerge w:val="restart"/>
                <w:shd w:val="clear" w:color="auto" w:fill="auto"/>
                <w:tcMar>
                  <w:top w:w="20" w:type="dxa"/>
                  <w:left w:w="20" w:type="dxa"/>
                  <w:bottom w:w="72" w:type="dxa"/>
                  <w:right w:w="20" w:type="dxa"/>
                </w:tcMar>
                <w:vAlign w:val="center"/>
              </w:tcPr>
            </w:tcPrChange>
          </w:tcPr>
          <w:p w14:paraId="7046E4D1">
            <w:pPr>
              <w:pStyle w:val="34"/>
              <w:jc w:val="center"/>
              <w:rPr>
                <w:ins w:id="3866" w:author="吴睿斌" w:date="2024-11-14T09:05:01Z"/>
                <w:rFonts w:hint="eastAsia" w:ascii="宋体" w:hAnsi="宋体" w:eastAsia="宋体" w:cs="宋体"/>
                <w:color w:val="auto"/>
                <w:sz w:val="21"/>
                <w:szCs w:val="21"/>
                <w:lang w:val="en-US" w:eastAsia="zh-CN"/>
                <w:rPrChange w:id="3867" w:author="user" w:date="2025-05-13T14:42:35Z">
                  <w:rPr>
                    <w:ins w:id="3868" w:author="吴睿斌" w:date="2024-11-14T09:05:01Z"/>
                    <w:rFonts w:hint="eastAsia"/>
                    <w:color w:val="auto"/>
                    <w:lang w:val="en-US" w:eastAsia="zh-CN"/>
                  </w:rPr>
                </w:rPrChange>
              </w:rPr>
            </w:pPr>
            <w:ins w:id="3869" w:author="张雪平" w:date="2024-11-13T21:15:13Z">
              <w:r>
                <w:rPr>
                  <w:rFonts w:hint="eastAsia" w:ascii="宋体" w:hAnsi="宋体" w:eastAsia="宋体" w:cs="宋体"/>
                  <w:color w:val="auto"/>
                  <w:sz w:val="21"/>
                  <w:szCs w:val="21"/>
                  <w:lang w:val="en-US" w:eastAsia="zh-CN"/>
                  <w:rPrChange w:id="3870" w:author="user" w:date="2025-05-13T14:42:35Z">
                    <w:rPr>
                      <w:rFonts w:hint="eastAsia"/>
                      <w:color w:val="auto"/>
                      <w:lang w:val="en-US" w:eastAsia="zh-CN"/>
                    </w:rPr>
                  </w:rPrChange>
                </w:rPr>
                <w:t>人员</w:t>
              </w:r>
            </w:ins>
            <w:ins w:id="3871" w:author="张雪平" w:date="2024-11-13T21:15:16Z">
              <w:r>
                <w:rPr>
                  <w:rFonts w:hint="eastAsia" w:ascii="宋体" w:hAnsi="宋体" w:eastAsia="宋体" w:cs="宋体"/>
                  <w:color w:val="auto"/>
                  <w:sz w:val="21"/>
                  <w:szCs w:val="21"/>
                  <w:lang w:val="en-US" w:eastAsia="zh-CN"/>
                  <w:rPrChange w:id="3872" w:author="user" w:date="2025-05-13T14:42:35Z">
                    <w:rPr>
                      <w:rFonts w:hint="eastAsia"/>
                      <w:color w:val="auto"/>
                      <w:lang w:val="en-US" w:eastAsia="zh-CN"/>
                    </w:rPr>
                  </w:rPrChange>
                </w:rPr>
                <w:t>考核</w:t>
              </w:r>
            </w:ins>
          </w:p>
          <w:p w14:paraId="328E58D6">
            <w:pPr>
              <w:pStyle w:val="34"/>
              <w:jc w:val="center"/>
              <w:rPr>
                <w:ins w:id="3873" w:author="张雪平" w:date="2024-11-13T21:14:37Z"/>
                <w:rFonts w:hint="eastAsia" w:ascii="宋体" w:hAnsi="宋体" w:eastAsia="宋体" w:cs="宋体"/>
                <w:color w:val="auto"/>
                <w:sz w:val="21"/>
                <w:szCs w:val="21"/>
                <w:lang w:val="en-US" w:eastAsia="zh-CN"/>
                <w:rPrChange w:id="3874" w:author="user" w:date="2025-05-13T14:42:35Z">
                  <w:rPr>
                    <w:ins w:id="3875" w:author="张雪平" w:date="2024-11-13T21:14:37Z"/>
                    <w:rFonts w:hint="default" w:eastAsia="仿宋_GB2312"/>
                    <w:color w:val="auto"/>
                    <w:lang w:val="en-US" w:eastAsia="zh-CN"/>
                  </w:rPr>
                </w:rPrChange>
              </w:rPr>
            </w:pPr>
            <w:ins w:id="3876" w:author="张雪平" w:date="2024-11-13T21:15:17Z">
              <w:r>
                <w:rPr>
                  <w:rFonts w:hint="eastAsia" w:ascii="宋体" w:hAnsi="宋体" w:eastAsia="宋体" w:cs="宋体"/>
                  <w:color w:val="auto"/>
                  <w:sz w:val="21"/>
                  <w:szCs w:val="21"/>
                  <w:lang w:val="en-US" w:eastAsia="zh-CN"/>
                  <w:rPrChange w:id="3877" w:author="user" w:date="2025-05-13T14:42:35Z">
                    <w:rPr>
                      <w:rFonts w:hint="eastAsia"/>
                      <w:color w:val="auto"/>
                      <w:lang w:val="en-US" w:eastAsia="zh-CN"/>
                    </w:rPr>
                  </w:rPrChange>
                </w:rPr>
                <w:t>情况</w:t>
              </w:r>
            </w:ins>
          </w:p>
        </w:tc>
        <w:tc>
          <w:tcPr>
            <w:tcW w:w="0" w:type="auto"/>
            <w:shd w:val="clear" w:color="auto" w:fill="auto"/>
            <w:tcMar>
              <w:top w:w="20" w:type="dxa"/>
              <w:left w:w="20" w:type="dxa"/>
              <w:bottom w:w="72" w:type="dxa"/>
              <w:right w:w="20" w:type="dxa"/>
            </w:tcMar>
            <w:vAlign w:val="center"/>
            <w:tcPrChange w:id="3878" w:author="user" w:date="2025-05-14T10:24:40Z">
              <w:tcPr>
                <w:tcW w:w="583" w:type="pct"/>
                <w:shd w:val="clear" w:color="auto" w:fill="auto"/>
                <w:tcMar>
                  <w:top w:w="20" w:type="dxa"/>
                  <w:left w:w="20" w:type="dxa"/>
                  <w:bottom w:w="72" w:type="dxa"/>
                  <w:right w:w="20" w:type="dxa"/>
                </w:tcMar>
                <w:vAlign w:val="center"/>
              </w:tcPr>
            </w:tcPrChange>
          </w:tcPr>
          <w:p w14:paraId="1519BF5A">
            <w:pPr>
              <w:pStyle w:val="34"/>
              <w:rPr>
                <w:ins w:id="3879" w:author="张雪平" w:date="2024-11-13T21:14:37Z"/>
                <w:rFonts w:hint="eastAsia" w:ascii="宋体" w:hAnsi="宋体" w:eastAsia="宋体" w:cs="宋体"/>
                <w:color w:val="auto"/>
                <w:sz w:val="21"/>
                <w:szCs w:val="21"/>
                <w:highlight w:val="none"/>
                <w:lang w:val="en-US" w:eastAsia="zh-CN"/>
                <w:rPrChange w:id="3880" w:author="user" w:date="2025-05-13T14:42:35Z">
                  <w:rPr>
                    <w:ins w:id="3881" w:author="张雪平" w:date="2024-11-13T21:14:37Z"/>
                    <w:rFonts w:hint="default" w:eastAsia="仿宋_GB2312"/>
                    <w:color w:val="auto"/>
                    <w:highlight w:val="none"/>
                    <w:lang w:val="en-US" w:eastAsia="zh-CN"/>
                  </w:rPr>
                </w:rPrChange>
              </w:rPr>
            </w:pPr>
            <w:r>
              <w:rPr>
                <w:rFonts w:hint="eastAsia" w:ascii="宋体" w:hAnsi="宋体" w:eastAsia="宋体" w:cs="宋体"/>
                <w:color w:val="auto"/>
                <w:sz w:val="21"/>
                <w:szCs w:val="21"/>
                <w:highlight w:val="none"/>
                <w:lang w:val="en-US" w:eastAsia="zh-CN"/>
                <w:rPrChange w:id="3882" w:author="user" w:date="2025-05-13T14:42:35Z">
                  <w:rPr>
                    <w:rFonts w:hint="eastAsia"/>
                    <w:color w:val="auto"/>
                    <w:highlight w:val="none"/>
                    <w:lang w:val="en-US" w:eastAsia="zh-CN"/>
                  </w:rPr>
                </w:rPrChange>
              </w:rPr>
              <w:t>人员稳定性</w:t>
            </w:r>
          </w:p>
        </w:tc>
        <w:tc>
          <w:tcPr>
            <w:tcW w:w="0" w:type="auto"/>
            <w:shd w:val="clear" w:color="auto" w:fill="auto"/>
            <w:tcMar>
              <w:top w:w="20" w:type="dxa"/>
              <w:left w:w="20" w:type="dxa"/>
              <w:bottom w:w="72" w:type="dxa"/>
              <w:right w:w="20" w:type="dxa"/>
            </w:tcMar>
            <w:vAlign w:val="center"/>
            <w:tcPrChange w:id="3883" w:author="user" w:date="2025-05-14T10:24:40Z">
              <w:tcPr>
                <w:tcW w:w="439" w:type="pct"/>
                <w:shd w:val="clear" w:color="auto" w:fill="auto"/>
                <w:tcMar>
                  <w:top w:w="20" w:type="dxa"/>
                  <w:left w:w="20" w:type="dxa"/>
                  <w:bottom w:w="72" w:type="dxa"/>
                  <w:right w:w="20" w:type="dxa"/>
                </w:tcMar>
                <w:vAlign w:val="center"/>
              </w:tcPr>
            </w:tcPrChange>
          </w:tcPr>
          <w:p w14:paraId="7977D722">
            <w:pPr>
              <w:pStyle w:val="34"/>
              <w:jc w:val="center"/>
              <w:rPr>
                <w:ins w:id="3884" w:author="张雪平" w:date="2024-11-13T21:14:37Z"/>
                <w:rFonts w:hint="eastAsia" w:ascii="宋体" w:hAnsi="宋体" w:eastAsia="宋体" w:cs="宋体"/>
                <w:color w:val="auto"/>
                <w:sz w:val="21"/>
                <w:szCs w:val="21"/>
                <w:highlight w:val="none"/>
                <w:lang w:val="en-US" w:eastAsia="zh-CN"/>
                <w:rPrChange w:id="3885" w:author="user" w:date="2025-05-13T14:42:35Z">
                  <w:rPr>
                    <w:ins w:id="3886" w:author="张雪平" w:date="2024-11-13T21:14:37Z"/>
                    <w:rFonts w:hint="default" w:eastAsia="仿宋_GB2312"/>
                    <w:color w:val="auto"/>
                    <w:highlight w:val="none"/>
                    <w:lang w:val="en-US" w:eastAsia="zh-CN"/>
                  </w:rPr>
                </w:rPrChange>
              </w:rPr>
            </w:pPr>
            <w:ins w:id="3887" w:author="心痕" w:date="2025-04-30T17:07:16Z">
              <w:r>
                <w:rPr>
                  <w:rFonts w:hint="eastAsia" w:ascii="宋体" w:hAnsi="宋体" w:eastAsia="宋体" w:cs="宋体"/>
                  <w:color w:val="auto"/>
                  <w:sz w:val="21"/>
                  <w:szCs w:val="21"/>
                  <w:highlight w:val="none"/>
                  <w:lang w:val="en-US" w:eastAsia="zh-CN"/>
                  <w:rPrChange w:id="3888" w:author="user" w:date="2025-05-13T14:42:35Z">
                    <w:rPr>
                      <w:rFonts w:hint="eastAsia"/>
                      <w:color w:val="auto"/>
                      <w:highlight w:val="none"/>
                      <w:lang w:val="en-US" w:eastAsia="zh-CN"/>
                    </w:rPr>
                  </w:rPrChange>
                </w:rPr>
                <w:t>2</w:t>
              </w:r>
            </w:ins>
            <w:ins w:id="3889" w:author="心痕" w:date="2025-04-30T17:07:17Z">
              <w:r>
                <w:rPr>
                  <w:rFonts w:hint="eastAsia" w:ascii="宋体" w:hAnsi="宋体" w:eastAsia="宋体" w:cs="宋体"/>
                  <w:color w:val="auto"/>
                  <w:sz w:val="21"/>
                  <w:szCs w:val="21"/>
                  <w:highlight w:val="none"/>
                  <w:lang w:val="en-US" w:eastAsia="zh-CN"/>
                  <w:rPrChange w:id="3890" w:author="user" w:date="2025-05-13T14:42:35Z">
                    <w:rPr>
                      <w:rFonts w:hint="eastAsia"/>
                      <w:color w:val="auto"/>
                      <w:highlight w:val="none"/>
                      <w:lang w:val="en-US" w:eastAsia="zh-CN"/>
                    </w:rPr>
                  </w:rPrChange>
                </w:rPr>
                <w:t>0</w:t>
              </w:r>
            </w:ins>
          </w:p>
        </w:tc>
        <w:tc>
          <w:tcPr>
            <w:tcW w:w="0" w:type="auto"/>
            <w:shd w:val="clear" w:color="auto" w:fill="auto"/>
            <w:tcMar>
              <w:top w:w="20" w:type="dxa"/>
              <w:left w:w="20" w:type="dxa"/>
              <w:bottom w:w="72" w:type="dxa"/>
              <w:right w:w="20" w:type="dxa"/>
            </w:tcMar>
            <w:vAlign w:val="center"/>
            <w:tcPrChange w:id="3891" w:author="user" w:date="2025-05-14T10:24:40Z">
              <w:tcPr>
                <w:tcW w:w="358" w:type="pct"/>
                <w:shd w:val="clear" w:color="auto" w:fill="auto"/>
                <w:tcMar>
                  <w:top w:w="20" w:type="dxa"/>
                  <w:left w:w="20" w:type="dxa"/>
                  <w:bottom w:w="72" w:type="dxa"/>
                  <w:right w:w="20" w:type="dxa"/>
                </w:tcMar>
                <w:vAlign w:val="center"/>
              </w:tcPr>
            </w:tcPrChange>
          </w:tcPr>
          <w:p w14:paraId="36130BC1">
            <w:pPr>
              <w:pStyle w:val="34"/>
              <w:jc w:val="center"/>
              <w:rPr>
                <w:ins w:id="3892" w:author="张雪平" w:date="2024-11-13T21:14:37Z"/>
                <w:rFonts w:hint="eastAsia" w:ascii="宋体" w:hAnsi="宋体" w:eastAsia="宋体" w:cs="宋体"/>
                <w:color w:val="auto"/>
                <w:sz w:val="21"/>
                <w:szCs w:val="21"/>
                <w:highlight w:val="none"/>
                <w:lang w:val="en-US" w:eastAsia="zh-CN"/>
                <w:rPrChange w:id="3893" w:author="user" w:date="2025-05-13T14:42:35Z">
                  <w:rPr>
                    <w:ins w:id="3894" w:author="张雪平" w:date="2024-11-13T21:14:37Z"/>
                    <w:rFonts w:hint="default" w:eastAsia="仿宋_GB2312"/>
                    <w:color w:val="auto"/>
                    <w:highlight w:val="none"/>
                    <w:lang w:val="en-US" w:eastAsia="zh-CN"/>
                  </w:rPr>
                </w:rPrChange>
              </w:rPr>
            </w:pPr>
            <w:ins w:id="3895" w:author="心痕" w:date="2025-04-30T17:06:17Z">
              <w:r>
                <w:rPr>
                  <w:rFonts w:hint="eastAsia" w:ascii="宋体" w:hAnsi="宋体" w:eastAsia="宋体" w:cs="宋体"/>
                  <w:color w:val="auto"/>
                  <w:sz w:val="21"/>
                  <w:szCs w:val="21"/>
                  <w:highlight w:val="none"/>
                  <w:lang w:val="en-US" w:eastAsia="zh-CN"/>
                  <w:rPrChange w:id="3896" w:author="user" w:date="2025-05-13T14:42:35Z">
                    <w:rPr>
                      <w:rFonts w:hint="eastAsia"/>
                      <w:color w:val="auto"/>
                      <w:highlight w:val="none"/>
                      <w:lang w:val="en-US" w:eastAsia="zh-CN"/>
                    </w:rPr>
                  </w:rPrChange>
                </w:rPr>
                <w:t>2</w:t>
              </w:r>
            </w:ins>
            <w:ins w:id="3897" w:author="心痕" w:date="2025-04-30T17:06:18Z">
              <w:r>
                <w:rPr>
                  <w:rFonts w:hint="eastAsia" w:ascii="宋体" w:hAnsi="宋体" w:eastAsia="宋体" w:cs="宋体"/>
                  <w:color w:val="auto"/>
                  <w:sz w:val="21"/>
                  <w:szCs w:val="21"/>
                  <w:highlight w:val="none"/>
                  <w:lang w:val="en-US" w:eastAsia="zh-CN"/>
                  <w:rPrChange w:id="3898" w:author="user" w:date="2025-05-13T14:42:35Z">
                    <w:rPr>
                      <w:rFonts w:hint="eastAsia"/>
                      <w:color w:val="auto"/>
                      <w:highlight w:val="none"/>
                      <w:lang w:val="en-US" w:eastAsia="zh-CN"/>
                    </w:rPr>
                  </w:rPrChange>
                </w:rPr>
                <w:t>0</w:t>
              </w:r>
            </w:ins>
          </w:p>
        </w:tc>
        <w:tc>
          <w:tcPr>
            <w:tcW w:w="0" w:type="auto"/>
            <w:shd w:val="clear" w:color="auto" w:fill="auto"/>
            <w:tcMar>
              <w:top w:w="20" w:type="dxa"/>
              <w:left w:w="20" w:type="dxa"/>
              <w:bottom w:w="72" w:type="dxa"/>
              <w:right w:w="20" w:type="dxa"/>
            </w:tcMar>
            <w:vAlign w:val="center"/>
            <w:tcPrChange w:id="3899" w:author="user" w:date="2025-05-14T10:24:40Z">
              <w:tcPr>
                <w:tcW w:w="480" w:type="pct"/>
                <w:shd w:val="clear" w:color="auto" w:fill="auto"/>
                <w:tcMar>
                  <w:top w:w="20" w:type="dxa"/>
                  <w:left w:w="20" w:type="dxa"/>
                  <w:bottom w:w="72" w:type="dxa"/>
                  <w:right w:w="20" w:type="dxa"/>
                </w:tcMar>
                <w:vAlign w:val="center"/>
              </w:tcPr>
            </w:tcPrChange>
          </w:tcPr>
          <w:p w14:paraId="163B1A67">
            <w:pPr>
              <w:pStyle w:val="34"/>
              <w:jc w:val="center"/>
              <w:rPr>
                <w:ins w:id="3900" w:author="张雪平" w:date="2024-11-13T21:14:37Z"/>
                <w:rFonts w:hint="eastAsia" w:ascii="宋体" w:hAnsi="宋体" w:eastAsia="宋体" w:cs="宋体"/>
                <w:color w:val="auto"/>
                <w:sz w:val="21"/>
                <w:szCs w:val="21"/>
                <w:highlight w:val="none"/>
                <w:lang w:val="en-US" w:eastAsia="zh-CN"/>
                <w:rPrChange w:id="3901" w:author="user" w:date="2025-05-13T14:42:35Z">
                  <w:rPr>
                    <w:ins w:id="3902" w:author="张雪平" w:date="2024-11-13T21:14:37Z"/>
                    <w:rFonts w:hint="default" w:eastAsia="仿宋_GB2312"/>
                    <w:color w:val="auto"/>
                    <w:highlight w:val="none"/>
                    <w:lang w:val="en-US" w:eastAsia="zh-CN"/>
                  </w:rPr>
                </w:rPrChange>
              </w:rPr>
            </w:pPr>
            <w:ins w:id="3903" w:author="吴睿斌" w:date="2024-11-17T22:06:13Z">
              <w:r>
                <w:rPr>
                  <w:rFonts w:hint="eastAsia" w:ascii="宋体" w:hAnsi="宋体" w:eastAsia="宋体" w:cs="宋体"/>
                  <w:color w:val="auto"/>
                  <w:sz w:val="21"/>
                  <w:szCs w:val="21"/>
                  <w:highlight w:val="none"/>
                  <w:lang w:val="en-US" w:eastAsia="zh-CN"/>
                  <w:rPrChange w:id="3904" w:author="user" w:date="2025-05-13T14:42:35Z">
                    <w:rPr>
                      <w:rFonts w:hint="eastAsia"/>
                      <w:color w:val="auto"/>
                      <w:highlight w:val="none"/>
                      <w:lang w:val="en-US" w:eastAsia="zh-CN"/>
                    </w:rPr>
                  </w:rPrChange>
                </w:rPr>
                <w:t>2</w:t>
              </w:r>
            </w:ins>
            <w:ins w:id="3905" w:author="吴睿斌" w:date="2024-11-17T22:06:14Z">
              <w:r>
                <w:rPr>
                  <w:rFonts w:hint="eastAsia" w:ascii="宋体" w:hAnsi="宋体" w:eastAsia="宋体" w:cs="宋体"/>
                  <w:color w:val="auto"/>
                  <w:sz w:val="21"/>
                  <w:szCs w:val="21"/>
                  <w:highlight w:val="none"/>
                  <w:lang w:val="en-US" w:eastAsia="zh-CN"/>
                  <w:rPrChange w:id="3906" w:author="user" w:date="2025-05-13T14:42:35Z">
                    <w:rPr>
                      <w:rFonts w:hint="eastAsia"/>
                      <w:color w:val="auto"/>
                      <w:highlight w:val="none"/>
                      <w:lang w:val="en-US" w:eastAsia="zh-CN"/>
                    </w:rPr>
                  </w:rPrChange>
                </w:rPr>
                <w:t>0</w:t>
              </w:r>
            </w:ins>
          </w:p>
        </w:tc>
        <w:tc>
          <w:tcPr>
            <w:tcW w:w="0" w:type="auto"/>
            <w:shd w:val="clear" w:color="auto" w:fill="auto"/>
            <w:tcMar>
              <w:top w:w="20" w:type="dxa"/>
              <w:left w:w="20" w:type="dxa"/>
              <w:bottom w:w="72" w:type="dxa"/>
              <w:right w:w="20" w:type="dxa"/>
            </w:tcMar>
            <w:vAlign w:val="center"/>
            <w:tcPrChange w:id="3907" w:author="user" w:date="2025-05-14T10:24:40Z">
              <w:tcPr>
                <w:tcW w:w="2095" w:type="pct"/>
                <w:shd w:val="clear" w:color="auto" w:fill="auto"/>
                <w:tcMar>
                  <w:top w:w="20" w:type="dxa"/>
                  <w:left w:w="20" w:type="dxa"/>
                  <w:bottom w:w="72" w:type="dxa"/>
                  <w:right w:w="20" w:type="dxa"/>
                </w:tcMar>
                <w:vAlign w:val="center"/>
              </w:tcPr>
            </w:tcPrChange>
          </w:tcPr>
          <w:p w14:paraId="651CD926">
            <w:pPr>
              <w:pStyle w:val="34"/>
              <w:rPr>
                <w:ins w:id="3908" w:author="张雪平" w:date="2024-11-13T21:14:37Z"/>
                <w:rFonts w:hint="eastAsia" w:ascii="宋体" w:hAnsi="宋体" w:eastAsia="宋体" w:cs="宋体"/>
                <w:sz w:val="21"/>
                <w:szCs w:val="21"/>
                <w:highlight w:val="none"/>
                <w:lang w:val="en-US" w:eastAsia="zh-CN" w:bidi="ar"/>
                <w:rPrChange w:id="3909" w:author="user" w:date="2025-05-13T14:42:35Z">
                  <w:rPr>
                    <w:ins w:id="3910" w:author="张雪平" w:date="2024-11-13T21:14:37Z"/>
                    <w:rFonts w:hint="eastAsia" w:ascii="仿宋" w:hAnsi="仿宋" w:eastAsia="仿宋" w:cs="仿宋"/>
                    <w:highlight w:val="none"/>
                    <w:lang w:val="en-US" w:eastAsia="zh-CN" w:bidi="ar"/>
                  </w:rPr>
                </w:rPrChange>
              </w:rPr>
            </w:pPr>
            <w:r>
              <w:rPr>
                <w:rFonts w:hint="eastAsia" w:ascii="宋体" w:hAnsi="宋体" w:eastAsia="宋体" w:cs="宋体"/>
                <w:sz w:val="21"/>
                <w:szCs w:val="21"/>
                <w:highlight w:val="none"/>
                <w:lang w:bidi="ar"/>
                <w:rPrChange w:id="3911" w:author="user" w:date="2025-05-13T14:42:35Z">
                  <w:rPr>
                    <w:rFonts w:hint="eastAsia" w:ascii="仿宋" w:hAnsi="仿宋" w:eastAsia="仿宋" w:cs="仿宋"/>
                    <w:highlight w:val="none"/>
                    <w:lang w:bidi="ar"/>
                  </w:rPr>
                </w:rPrChange>
              </w:rPr>
              <w:t>按照替换人数进行考核。因</w:t>
            </w:r>
            <w:ins w:id="3912" w:author="张雪平" w:date="2024-11-13T21:54:23Z">
              <w:r>
                <w:rPr>
                  <w:rFonts w:hint="eastAsia" w:ascii="宋体" w:hAnsi="宋体" w:eastAsia="宋体" w:cs="宋体"/>
                  <w:sz w:val="21"/>
                  <w:szCs w:val="21"/>
                  <w:highlight w:val="none"/>
                  <w:lang w:eastAsia="zh-CN" w:bidi="ar"/>
                  <w:rPrChange w:id="3913" w:author="user" w:date="2025-05-13T14:42:35Z">
                    <w:rPr>
                      <w:rFonts w:hint="eastAsia" w:ascii="仿宋" w:hAnsi="仿宋" w:eastAsia="仿宋" w:cs="仿宋"/>
                      <w:highlight w:val="none"/>
                      <w:lang w:eastAsia="zh-CN" w:bidi="ar"/>
                    </w:rPr>
                  </w:rPrChange>
                </w:rPr>
                <w:t>采购人</w:t>
              </w:r>
            </w:ins>
            <w:r>
              <w:rPr>
                <w:rFonts w:hint="eastAsia" w:ascii="宋体" w:hAnsi="宋体" w:eastAsia="宋体" w:cs="宋体"/>
                <w:sz w:val="21"/>
                <w:szCs w:val="21"/>
                <w:highlight w:val="none"/>
                <w:lang w:bidi="ar"/>
                <w:rPrChange w:id="3914" w:author="user" w:date="2025-05-13T14:42:35Z">
                  <w:rPr>
                    <w:rFonts w:hint="eastAsia" w:ascii="仿宋" w:hAnsi="仿宋" w:eastAsia="仿宋" w:cs="仿宋"/>
                    <w:highlight w:val="none"/>
                    <w:lang w:bidi="ar"/>
                  </w:rPr>
                </w:rPrChange>
              </w:rPr>
              <w:t>原因要求供应商人员替换不扣分，因供应商原因每替换1人，扣</w:t>
            </w:r>
            <w:r>
              <w:rPr>
                <w:rFonts w:hint="eastAsia" w:ascii="宋体" w:hAnsi="宋体" w:eastAsia="宋体" w:cs="宋体"/>
                <w:sz w:val="21"/>
                <w:szCs w:val="21"/>
                <w:highlight w:val="none"/>
                <w:lang w:val="en-US" w:eastAsia="zh-CN" w:bidi="ar"/>
                <w:rPrChange w:id="3915" w:author="user" w:date="2025-05-13T14:42:35Z">
                  <w:rPr>
                    <w:rFonts w:hint="eastAsia" w:ascii="仿宋" w:hAnsi="仿宋" w:eastAsia="仿宋" w:cs="仿宋"/>
                    <w:highlight w:val="none"/>
                    <w:lang w:val="en-US" w:eastAsia="zh-CN" w:bidi="ar"/>
                  </w:rPr>
                </w:rPrChange>
              </w:rPr>
              <w:t>5</w:t>
            </w:r>
            <w:r>
              <w:rPr>
                <w:rFonts w:hint="eastAsia" w:ascii="宋体" w:hAnsi="宋体" w:eastAsia="宋体" w:cs="宋体"/>
                <w:sz w:val="21"/>
                <w:szCs w:val="21"/>
                <w:highlight w:val="none"/>
                <w:lang w:bidi="ar"/>
                <w:rPrChange w:id="3916" w:author="user" w:date="2025-05-13T14:42:35Z">
                  <w:rPr>
                    <w:rFonts w:hint="eastAsia" w:ascii="仿宋" w:hAnsi="仿宋" w:eastAsia="仿宋" w:cs="仿宋"/>
                    <w:highlight w:val="none"/>
                    <w:lang w:bidi="ar"/>
                  </w:rPr>
                </w:rPrChange>
              </w:rPr>
              <w:t>分，本项扣完为止</w:t>
            </w:r>
            <w:r>
              <w:rPr>
                <w:rFonts w:hint="eastAsia" w:ascii="宋体" w:hAnsi="宋体" w:eastAsia="宋体" w:cs="宋体"/>
                <w:sz w:val="21"/>
                <w:szCs w:val="21"/>
                <w:highlight w:val="none"/>
                <w:lang w:eastAsia="zh-CN" w:bidi="ar"/>
                <w:rPrChange w:id="3917" w:author="user" w:date="2025-05-13T14:42:35Z">
                  <w:rPr>
                    <w:rFonts w:hint="eastAsia" w:ascii="仿宋" w:hAnsi="仿宋" w:eastAsia="仿宋" w:cs="仿宋"/>
                    <w:highlight w:val="none"/>
                    <w:lang w:eastAsia="zh-CN" w:bidi="ar"/>
                  </w:rPr>
                </w:rPrChange>
              </w:rPr>
              <w:t>。</w:t>
            </w:r>
          </w:p>
        </w:tc>
        <w:tc>
          <w:tcPr>
            <w:tcW w:w="0" w:type="auto"/>
            <w:shd w:val="clear" w:color="auto" w:fill="auto"/>
            <w:tcMar>
              <w:top w:w="20" w:type="dxa"/>
              <w:left w:w="20" w:type="dxa"/>
              <w:bottom w:w="72" w:type="dxa"/>
              <w:right w:w="20" w:type="dxa"/>
            </w:tcMar>
            <w:vAlign w:val="center"/>
            <w:tcPrChange w:id="3918" w:author="user" w:date="2025-05-14T10:24:40Z">
              <w:tcPr>
                <w:tcW w:w="420" w:type="pct"/>
                <w:shd w:val="clear" w:color="auto" w:fill="auto"/>
                <w:tcMar>
                  <w:top w:w="20" w:type="dxa"/>
                  <w:left w:w="20" w:type="dxa"/>
                  <w:bottom w:w="72" w:type="dxa"/>
                  <w:right w:w="20" w:type="dxa"/>
                </w:tcMar>
                <w:vAlign w:val="center"/>
              </w:tcPr>
            </w:tcPrChange>
          </w:tcPr>
          <w:p w14:paraId="67D44BBC">
            <w:pPr>
              <w:pStyle w:val="34"/>
              <w:rPr>
                <w:ins w:id="3919" w:author="张雪平" w:date="2024-11-13T21:14:37Z"/>
                <w:rFonts w:ascii="宋体" w:hAnsi="宋体" w:eastAsia="宋体" w:cs="宋体"/>
                <w:color w:val="auto"/>
                <w:sz w:val="21"/>
                <w:szCs w:val="21"/>
                <w:rPrChange w:id="3920" w:author="user" w:date="2025-05-13T14:42:35Z">
                  <w:rPr>
                    <w:ins w:id="3921" w:author="张雪平" w:date="2024-11-13T21:14:37Z"/>
                    <w:color w:val="auto"/>
                  </w:rPr>
                </w:rPrChange>
              </w:rPr>
            </w:pPr>
          </w:p>
        </w:tc>
      </w:tr>
      <w:tr w14:paraId="75CE5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3923"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840" w:hRule="atLeast"/>
          <w:tblCellSpacing w:w="0" w:type="dxa"/>
          <w:ins w:id="3922" w:author="张雪平" w:date="2024-11-13T21:14:44Z"/>
          <w:trPrChange w:id="3923" w:author="user" w:date="2025-05-14T10:24:40Z">
            <w:trPr>
              <w:trHeight w:val="840" w:hRule="atLeast"/>
              <w:tblCellSpacing w:w="0" w:type="dxa"/>
            </w:trPr>
          </w:trPrChange>
        </w:trPr>
        <w:tc>
          <w:tcPr>
            <w:tcW w:w="0" w:type="auto"/>
            <w:vMerge w:val="continue"/>
            <w:shd w:val="clear" w:color="auto" w:fill="auto"/>
            <w:tcMar>
              <w:top w:w="20" w:type="dxa"/>
              <w:left w:w="20" w:type="dxa"/>
              <w:bottom w:w="72" w:type="dxa"/>
              <w:right w:w="20" w:type="dxa"/>
            </w:tcMar>
            <w:vAlign w:val="center"/>
            <w:tcPrChange w:id="3924" w:author="user" w:date="2025-05-14T10:24:40Z">
              <w:tcPr>
                <w:tcW w:w="623" w:type="pct"/>
                <w:vMerge w:val="continue"/>
                <w:shd w:val="clear" w:color="auto" w:fill="auto"/>
                <w:tcMar>
                  <w:top w:w="20" w:type="dxa"/>
                  <w:left w:w="20" w:type="dxa"/>
                  <w:bottom w:w="72" w:type="dxa"/>
                  <w:right w:w="20" w:type="dxa"/>
                </w:tcMar>
                <w:vAlign w:val="center"/>
              </w:tcPr>
            </w:tcPrChange>
          </w:tcPr>
          <w:p w14:paraId="55DCB575">
            <w:pPr>
              <w:pStyle w:val="34"/>
              <w:rPr>
                <w:ins w:id="3925" w:author="张雪平" w:date="2024-11-13T21:14:44Z"/>
                <w:rFonts w:ascii="宋体" w:hAnsi="宋体" w:eastAsia="宋体" w:cs="宋体"/>
                <w:color w:val="auto"/>
                <w:sz w:val="21"/>
                <w:szCs w:val="21"/>
                <w:highlight w:val="none"/>
                <w:rPrChange w:id="3926" w:author="user" w:date="2025-05-13T14:42:35Z">
                  <w:rPr>
                    <w:ins w:id="3927" w:author="张雪平" w:date="2024-11-13T21:14:44Z"/>
                    <w:color w:val="auto"/>
                  </w:rPr>
                </w:rPrChange>
              </w:rPr>
            </w:pPr>
          </w:p>
        </w:tc>
        <w:tc>
          <w:tcPr>
            <w:tcW w:w="0" w:type="auto"/>
            <w:shd w:val="clear" w:color="auto" w:fill="auto"/>
            <w:tcMar>
              <w:top w:w="20" w:type="dxa"/>
              <w:left w:w="20" w:type="dxa"/>
              <w:bottom w:w="72" w:type="dxa"/>
              <w:right w:w="20" w:type="dxa"/>
            </w:tcMar>
            <w:vAlign w:val="center"/>
            <w:tcPrChange w:id="3928" w:author="user" w:date="2025-05-14T10:24:40Z">
              <w:tcPr>
                <w:tcW w:w="583" w:type="pct"/>
                <w:shd w:val="clear" w:color="auto" w:fill="auto"/>
                <w:tcMar>
                  <w:top w:w="20" w:type="dxa"/>
                  <w:left w:w="20" w:type="dxa"/>
                  <w:bottom w:w="72" w:type="dxa"/>
                  <w:right w:w="20" w:type="dxa"/>
                </w:tcMar>
                <w:vAlign w:val="center"/>
              </w:tcPr>
            </w:tcPrChange>
          </w:tcPr>
          <w:p w14:paraId="194AE64C">
            <w:pPr>
              <w:pStyle w:val="34"/>
              <w:rPr>
                <w:ins w:id="3929" w:author="张雪平" w:date="2024-11-13T21:14:44Z"/>
                <w:rFonts w:hint="eastAsia" w:ascii="宋体" w:hAnsi="宋体" w:eastAsia="宋体" w:cs="宋体"/>
                <w:color w:val="auto"/>
                <w:sz w:val="21"/>
                <w:szCs w:val="21"/>
                <w:highlight w:val="none"/>
                <w:lang w:val="en-US" w:eastAsia="zh-CN"/>
                <w:rPrChange w:id="3930" w:author="user" w:date="2025-05-13T14:42:35Z">
                  <w:rPr>
                    <w:ins w:id="3931" w:author="张雪平" w:date="2024-11-13T21:14:44Z"/>
                    <w:rFonts w:hint="default" w:eastAsia="仿宋_GB2312"/>
                    <w:color w:val="auto"/>
                    <w:highlight w:val="none"/>
                    <w:lang w:val="en-US" w:eastAsia="zh-CN"/>
                  </w:rPr>
                </w:rPrChange>
              </w:rPr>
            </w:pPr>
            <w:ins w:id="3932" w:author="吴睿斌" w:date="2024-11-14T13:44:00Z">
              <w:r>
                <w:rPr>
                  <w:rFonts w:hint="eastAsia" w:ascii="宋体" w:hAnsi="宋体" w:eastAsia="宋体" w:cs="宋体"/>
                  <w:color w:val="auto"/>
                  <w:sz w:val="21"/>
                  <w:szCs w:val="21"/>
                  <w:highlight w:val="none"/>
                  <w:lang w:val="en-US" w:eastAsia="zh-CN"/>
                  <w:rPrChange w:id="3933" w:author="user" w:date="2025-05-13T14:42:35Z">
                    <w:rPr>
                      <w:rFonts w:hint="eastAsia"/>
                      <w:color w:val="auto"/>
                      <w:highlight w:val="none"/>
                      <w:lang w:val="en-US" w:eastAsia="zh-CN"/>
                    </w:rPr>
                  </w:rPrChange>
                </w:rPr>
                <w:t>驻场</w:t>
              </w:r>
            </w:ins>
            <w:ins w:id="3934" w:author="张雪平" w:date="2024-11-13T21:22:49Z">
              <w:r>
                <w:rPr>
                  <w:rFonts w:hint="eastAsia" w:ascii="宋体" w:hAnsi="宋体" w:eastAsia="宋体" w:cs="宋体"/>
                  <w:color w:val="auto"/>
                  <w:sz w:val="21"/>
                  <w:szCs w:val="21"/>
                  <w:highlight w:val="none"/>
                  <w:lang w:val="en-US" w:eastAsia="zh-CN"/>
                  <w:rPrChange w:id="3935" w:author="user" w:date="2025-05-13T14:42:35Z">
                    <w:rPr>
                      <w:rFonts w:hint="eastAsia"/>
                      <w:color w:val="auto"/>
                      <w:highlight w:val="none"/>
                      <w:lang w:val="en-US" w:eastAsia="zh-CN"/>
                    </w:rPr>
                  </w:rPrChange>
                </w:rPr>
                <w:t>纪律</w:t>
              </w:r>
            </w:ins>
          </w:p>
        </w:tc>
        <w:tc>
          <w:tcPr>
            <w:tcW w:w="0" w:type="auto"/>
            <w:shd w:val="clear" w:color="auto" w:fill="auto"/>
            <w:tcMar>
              <w:top w:w="20" w:type="dxa"/>
              <w:left w:w="20" w:type="dxa"/>
              <w:bottom w:w="72" w:type="dxa"/>
              <w:right w:w="20" w:type="dxa"/>
            </w:tcMar>
            <w:vAlign w:val="center"/>
            <w:tcPrChange w:id="3936" w:author="user" w:date="2025-05-14T10:24:40Z">
              <w:tcPr>
                <w:tcW w:w="439" w:type="pct"/>
                <w:shd w:val="clear" w:color="auto" w:fill="auto"/>
                <w:tcMar>
                  <w:top w:w="20" w:type="dxa"/>
                  <w:left w:w="20" w:type="dxa"/>
                  <w:bottom w:w="72" w:type="dxa"/>
                  <w:right w:w="20" w:type="dxa"/>
                </w:tcMar>
                <w:vAlign w:val="center"/>
              </w:tcPr>
            </w:tcPrChange>
          </w:tcPr>
          <w:p w14:paraId="4499C66C">
            <w:pPr>
              <w:pStyle w:val="34"/>
              <w:jc w:val="center"/>
              <w:rPr>
                <w:ins w:id="3937" w:author="张雪平" w:date="2024-11-13T21:14:44Z"/>
                <w:rFonts w:hint="eastAsia" w:ascii="宋体" w:hAnsi="宋体" w:eastAsia="宋体" w:cs="宋体"/>
                <w:color w:val="auto"/>
                <w:sz w:val="21"/>
                <w:szCs w:val="21"/>
                <w:highlight w:val="none"/>
                <w:lang w:val="en-US" w:eastAsia="zh-CN"/>
                <w:rPrChange w:id="3938" w:author="user" w:date="2025-05-13T14:42:35Z">
                  <w:rPr>
                    <w:ins w:id="3939" w:author="张雪平" w:date="2024-11-13T21:14:44Z"/>
                    <w:rFonts w:hint="default" w:eastAsia="仿宋_GB2312"/>
                    <w:color w:val="auto"/>
                    <w:highlight w:val="none"/>
                    <w:lang w:val="en-US" w:eastAsia="zh-CN"/>
                  </w:rPr>
                </w:rPrChange>
              </w:rPr>
            </w:pPr>
            <w:ins w:id="3940" w:author="心痕" w:date="2025-04-30T17:07:19Z">
              <w:r>
                <w:rPr>
                  <w:rFonts w:hint="eastAsia" w:ascii="宋体" w:hAnsi="宋体" w:eastAsia="宋体" w:cs="宋体"/>
                  <w:color w:val="auto"/>
                  <w:sz w:val="21"/>
                  <w:szCs w:val="21"/>
                  <w:highlight w:val="none"/>
                  <w:lang w:val="en-US" w:eastAsia="zh-CN"/>
                  <w:rPrChange w:id="3941" w:author="user" w:date="2025-05-13T14:42:35Z">
                    <w:rPr>
                      <w:rFonts w:hint="eastAsia"/>
                      <w:color w:val="auto"/>
                      <w:highlight w:val="none"/>
                      <w:lang w:val="en-US" w:eastAsia="zh-CN"/>
                    </w:rPr>
                  </w:rPrChange>
                </w:rPr>
                <w:t>20</w:t>
              </w:r>
            </w:ins>
          </w:p>
        </w:tc>
        <w:tc>
          <w:tcPr>
            <w:tcW w:w="0" w:type="auto"/>
            <w:shd w:val="clear" w:color="auto" w:fill="auto"/>
            <w:tcMar>
              <w:top w:w="20" w:type="dxa"/>
              <w:left w:w="20" w:type="dxa"/>
              <w:bottom w:w="72" w:type="dxa"/>
              <w:right w:w="20" w:type="dxa"/>
            </w:tcMar>
            <w:vAlign w:val="center"/>
            <w:tcPrChange w:id="3942" w:author="user" w:date="2025-05-14T10:24:40Z">
              <w:tcPr>
                <w:tcW w:w="358" w:type="pct"/>
                <w:shd w:val="clear" w:color="auto" w:fill="auto"/>
                <w:tcMar>
                  <w:top w:w="20" w:type="dxa"/>
                  <w:left w:w="20" w:type="dxa"/>
                  <w:bottom w:w="72" w:type="dxa"/>
                  <w:right w:w="20" w:type="dxa"/>
                </w:tcMar>
                <w:vAlign w:val="center"/>
              </w:tcPr>
            </w:tcPrChange>
          </w:tcPr>
          <w:p w14:paraId="20293512">
            <w:pPr>
              <w:pStyle w:val="34"/>
              <w:jc w:val="center"/>
              <w:rPr>
                <w:ins w:id="3943" w:author="张雪平" w:date="2024-11-13T21:14:44Z"/>
                <w:rFonts w:hint="eastAsia" w:ascii="宋体" w:hAnsi="宋体" w:eastAsia="宋体" w:cs="宋体"/>
                <w:color w:val="auto"/>
                <w:sz w:val="21"/>
                <w:szCs w:val="21"/>
                <w:highlight w:val="none"/>
                <w:lang w:val="en-US" w:eastAsia="zh-CN"/>
                <w:rPrChange w:id="3944" w:author="user" w:date="2025-05-13T14:42:35Z">
                  <w:rPr>
                    <w:ins w:id="3945" w:author="张雪平" w:date="2024-11-13T21:14:44Z"/>
                    <w:rFonts w:hint="default" w:eastAsia="仿宋_GB2312"/>
                    <w:color w:val="auto"/>
                    <w:highlight w:val="none"/>
                    <w:lang w:val="en-US" w:eastAsia="zh-CN"/>
                  </w:rPr>
                </w:rPrChange>
              </w:rPr>
            </w:pPr>
            <w:ins w:id="3946" w:author="心痕" w:date="2025-04-30T17:06:20Z">
              <w:r>
                <w:rPr>
                  <w:rFonts w:hint="eastAsia" w:ascii="宋体" w:hAnsi="宋体" w:eastAsia="宋体" w:cs="宋体"/>
                  <w:color w:val="auto"/>
                  <w:sz w:val="21"/>
                  <w:szCs w:val="21"/>
                  <w:highlight w:val="none"/>
                  <w:lang w:val="en-US" w:eastAsia="zh-CN"/>
                  <w:rPrChange w:id="3947" w:author="user" w:date="2025-05-13T14:42:35Z">
                    <w:rPr>
                      <w:rFonts w:hint="eastAsia"/>
                      <w:color w:val="auto"/>
                      <w:highlight w:val="none"/>
                      <w:lang w:val="en-US" w:eastAsia="zh-CN"/>
                    </w:rPr>
                  </w:rPrChange>
                </w:rPr>
                <w:t>20</w:t>
              </w:r>
            </w:ins>
          </w:p>
        </w:tc>
        <w:tc>
          <w:tcPr>
            <w:tcW w:w="0" w:type="auto"/>
            <w:shd w:val="clear" w:color="auto" w:fill="auto"/>
            <w:tcMar>
              <w:top w:w="20" w:type="dxa"/>
              <w:left w:w="20" w:type="dxa"/>
              <w:bottom w:w="72" w:type="dxa"/>
              <w:right w:w="20" w:type="dxa"/>
            </w:tcMar>
            <w:vAlign w:val="center"/>
            <w:tcPrChange w:id="3948" w:author="user" w:date="2025-05-14T10:24:40Z">
              <w:tcPr>
                <w:tcW w:w="480" w:type="pct"/>
                <w:shd w:val="clear" w:color="auto" w:fill="auto"/>
                <w:tcMar>
                  <w:top w:w="20" w:type="dxa"/>
                  <w:left w:w="20" w:type="dxa"/>
                  <w:bottom w:w="72" w:type="dxa"/>
                  <w:right w:w="20" w:type="dxa"/>
                </w:tcMar>
                <w:vAlign w:val="center"/>
              </w:tcPr>
            </w:tcPrChange>
          </w:tcPr>
          <w:p w14:paraId="345A45EB">
            <w:pPr>
              <w:pStyle w:val="34"/>
              <w:jc w:val="center"/>
              <w:rPr>
                <w:ins w:id="3949" w:author="张雪平" w:date="2024-11-13T21:14:44Z"/>
                <w:rFonts w:hint="eastAsia" w:ascii="宋体" w:hAnsi="宋体" w:eastAsia="宋体" w:cs="宋体"/>
                <w:color w:val="auto"/>
                <w:sz w:val="21"/>
                <w:szCs w:val="21"/>
                <w:highlight w:val="none"/>
                <w:lang w:val="en-US" w:eastAsia="zh-CN"/>
                <w:rPrChange w:id="3950" w:author="user" w:date="2025-05-13T14:42:35Z">
                  <w:rPr>
                    <w:ins w:id="3951" w:author="张雪平" w:date="2024-11-13T21:14:44Z"/>
                    <w:rFonts w:hint="default" w:eastAsia="仿宋_GB2312"/>
                    <w:color w:val="auto"/>
                    <w:highlight w:val="none"/>
                    <w:lang w:val="en-US" w:eastAsia="zh-CN"/>
                  </w:rPr>
                </w:rPrChange>
              </w:rPr>
            </w:pPr>
            <w:ins w:id="3952" w:author="吴睿斌" w:date="2024-11-17T22:06:16Z">
              <w:r>
                <w:rPr>
                  <w:rFonts w:hint="eastAsia" w:ascii="宋体" w:hAnsi="宋体" w:eastAsia="宋体" w:cs="宋体"/>
                  <w:color w:val="auto"/>
                  <w:sz w:val="21"/>
                  <w:szCs w:val="21"/>
                  <w:highlight w:val="none"/>
                  <w:lang w:val="en-US" w:eastAsia="zh-CN"/>
                  <w:rPrChange w:id="3953" w:author="user" w:date="2025-05-13T14:42:35Z">
                    <w:rPr>
                      <w:rFonts w:hint="eastAsia"/>
                      <w:color w:val="auto"/>
                      <w:highlight w:val="none"/>
                      <w:lang w:val="en-US" w:eastAsia="zh-CN"/>
                    </w:rPr>
                  </w:rPrChange>
                </w:rPr>
                <w:t>20</w:t>
              </w:r>
            </w:ins>
          </w:p>
        </w:tc>
        <w:tc>
          <w:tcPr>
            <w:tcW w:w="0" w:type="auto"/>
            <w:shd w:val="clear" w:color="auto" w:fill="auto"/>
            <w:tcMar>
              <w:top w:w="20" w:type="dxa"/>
              <w:left w:w="20" w:type="dxa"/>
              <w:bottom w:w="72" w:type="dxa"/>
              <w:right w:w="20" w:type="dxa"/>
            </w:tcMar>
            <w:vAlign w:val="center"/>
            <w:tcPrChange w:id="3954" w:author="user" w:date="2025-05-14T10:24:40Z">
              <w:tcPr>
                <w:tcW w:w="2095" w:type="pct"/>
                <w:shd w:val="clear" w:color="auto" w:fill="auto"/>
                <w:tcMar>
                  <w:top w:w="20" w:type="dxa"/>
                  <w:left w:w="20" w:type="dxa"/>
                  <w:bottom w:w="72" w:type="dxa"/>
                  <w:right w:w="20" w:type="dxa"/>
                </w:tcMar>
                <w:vAlign w:val="center"/>
              </w:tcPr>
            </w:tcPrChange>
          </w:tcPr>
          <w:p w14:paraId="5E33CE56">
            <w:pPr>
              <w:pStyle w:val="34"/>
              <w:rPr>
                <w:ins w:id="3955" w:author="张雪平" w:date="2024-11-13T21:14:44Z"/>
                <w:rFonts w:hint="eastAsia" w:ascii="宋体" w:hAnsi="宋体" w:eastAsia="宋体" w:cs="宋体"/>
                <w:sz w:val="21"/>
                <w:szCs w:val="21"/>
                <w:highlight w:val="none"/>
                <w:lang w:val="en-US" w:eastAsia="zh-CN" w:bidi="ar"/>
                <w:rPrChange w:id="3956" w:author="user" w:date="2025-05-13T14:42:35Z">
                  <w:rPr>
                    <w:ins w:id="3957" w:author="张雪平" w:date="2024-11-13T21:14:44Z"/>
                    <w:rFonts w:hint="eastAsia" w:ascii="仿宋" w:hAnsi="仿宋" w:eastAsia="仿宋" w:cs="仿宋"/>
                    <w:highlight w:val="none"/>
                    <w:lang w:val="en-US" w:eastAsia="zh-CN" w:bidi="ar"/>
                  </w:rPr>
                </w:rPrChange>
              </w:rPr>
            </w:pPr>
            <w:ins w:id="3958" w:author="张雪平" w:date="2024-11-13T21:23:31Z">
              <w:r>
                <w:rPr>
                  <w:rFonts w:hint="eastAsia" w:ascii="宋体" w:hAnsi="宋体" w:eastAsia="宋体" w:cs="宋体"/>
                  <w:sz w:val="21"/>
                  <w:szCs w:val="21"/>
                  <w:highlight w:val="none"/>
                  <w:rPrChange w:id="3959" w:author="user" w:date="2025-05-13T14:42:35Z">
                    <w:rPr>
                      <w:rFonts w:hint="eastAsia"/>
                      <w:highlight w:val="none"/>
                    </w:rPr>
                  </w:rPrChange>
                </w:rPr>
                <w:t>出现</w:t>
              </w:r>
            </w:ins>
            <w:ins w:id="3960" w:author="张雪平" w:date="2024-11-13T21:43:06Z">
              <w:r>
                <w:rPr>
                  <w:rFonts w:hint="eastAsia" w:ascii="宋体" w:hAnsi="宋体" w:eastAsia="宋体" w:cs="宋体"/>
                  <w:sz w:val="21"/>
                  <w:szCs w:val="21"/>
                  <w:highlight w:val="none"/>
                  <w:lang w:val="en-US" w:eastAsia="zh-CN"/>
                  <w:rPrChange w:id="3961" w:author="user" w:date="2025-05-13T14:42:35Z">
                    <w:rPr>
                      <w:rFonts w:hint="eastAsia"/>
                      <w:highlight w:val="none"/>
                      <w:lang w:val="en-US" w:eastAsia="zh-CN"/>
                    </w:rPr>
                  </w:rPrChange>
                </w:rPr>
                <w:t>驻场</w:t>
              </w:r>
            </w:ins>
            <w:ins w:id="3962" w:author="张雪平" w:date="2024-11-13T21:43:07Z">
              <w:r>
                <w:rPr>
                  <w:rFonts w:hint="eastAsia" w:ascii="宋体" w:hAnsi="宋体" w:eastAsia="宋体" w:cs="宋体"/>
                  <w:sz w:val="21"/>
                  <w:szCs w:val="21"/>
                  <w:highlight w:val="none"/>
                  <w:lang w:val="en-US" w:eastAsia="zh-CN"/>
                  <w:rPrChange w:id="3963" w:author="user" w:date="2025-05-13T14:42:35Z">
                    <w:rPr>
                      <w:rFonts w:hint="eastAsia"/>
                      <w:highlight w:val="none"/>
                      <w:lang w:val="en-US" w:eastAsia="zh-CN"/>
                    </w:rPr>
                  </w:rPrChange>
                </w:rPr>
                <w:t>人员</w:t>
              </w:r>
            </w:ins>
            <w:ins w:id="3964" w:author="吴睿斌" w:date="2024-11-15T11:37:31Z">
              <w:r>
                <w:rPr>
                  <w:rFonts w:hint="eastAsia" w:ascii="宋体" w:hAnsi="宋体" w:eastAsia="宋体" w:cs="宋体"/>
                  <w:sz w:val="21"/>
                  <w:szCs w:val="21"/>
                  <w:highlight w:val="none"/>
                  <w:lang w:val="en-US" w:eastAsia="zh-CN"/>
                  <w:rPrChange w:id="3965" w:author="user" w:date="2025-05-13T14:42:35Z">
                    <w:rPr>
                      <w:rFonts w:hint="eastAsia"/>
                      <w:highlight w:val="none"/>
                      <w:lang w:val="en-US" w:eastAsia="zh-CN"/>
                    </w:rPr>
                  </w:rPrChange>
                </w:rPr>
                <w:t>考勤</w:t>
              </w:r>
            </w:ins>
            <w:ins w:id="3966" w:author="吴睿斌" w:date="2024-11-15T11:37:48Z">
              <w:r>
                <w:rPr>
                  <w:rFonts w:hint="eastAsia" w:ascii="宋体" w:hAnsi="宋体" w:eastAsia="宋体" w:cs="宋体"/>
                  <w:sz w:val="21"/>
                  <w:szCs w:val="21"/>
                  <w:highlight w:val="none"/>
                  <w:lang w:val="en-US" w:eastAsia="zh-CN"/>
                  <w:rPrChange w:id="3967" w:author="user" w:date="2025-05-13T14:42:35Z">
                    <w:rPr>
                      <w:rFonts w:hint="eastAsia"/>
                      <w:highlight w:val="none"/>
                      <w:lang w:val="en-US" w:eastAsia="zh-CN"/>
                    </w:rPr>
                  </w:rPrChange>
                </w:rPr>
                <w:t>迟到</w:t>
              </w:r>
            </w:ins>
            <w:ins w:id="3968" w:author="张雪平" w:date="2024-11-13T21:23:43Z">
              <w:r>
                <w:rPr>
                  <w:rFonts w:hint="eastAsia" w:ascii="宋体" w:hAnsi="宋体" w:eastAsia="宋体" w:cs="宋体"/>
                  <w:sz w:val="21"/>
                  <w:szCs w:val="21"/>
                  <w:highlight w:val="none"/>
                  <w:lang w:val="en-US" w:eastAsia="zh-CN"/>
                  <w:rPrChange w:id="3969" w:author="user" w:date="2025-05-13T14:42:35Z">
                    <w:rPr>
                      <w:rFonts w:hint="eastAsia"/>
                      <w:highlight w:val="none"/>
                      <w:lang w:val="en-US" w:eastAsia="zh-CN"/>
                    </w:rPr>
                  </w:rPrChange>
                </w:rPr>
                <w:t>情况</w:t>
              </w:r>
            </w:ins>
            <w:ins w:id="3970" w:author="张雪平" w:date="2024-11-13T21:23:44Z">
              <w:r>
                <w:rPr>
                  <w:rFonts w:hint="eastAsia" w:ascii="宋体" w:hAnsi="宋体" w:eastAsia="宋体" w:cs="宋体"/>
                  <w:sz w:val="21"/>
                  <w:szCs w:val="21"/>
                  <w:highlight w:val="none"/>
                  <w:lang w:val="en-US" w:eastAsia="zh-CN"/>
                  <w:rPrChange w:id="3971" w:author="user" w:date="2025-05-13T14:42:35Z">
                    <w:rPr>
                      <w:rFonts w:hint="eastAsia"/>
                      <w:highlight w:val="none"/>
                      <w:lang w:val="en-US" w:eastAsia="zh-CN"/>
                    </w:rPr>
                  </w:rPrChange>
                </w:rPr>
                <w:t>，</w:t>
              </w:r>
            </w:ins>
            <w:ins w:id="3972" w:author="张雪平" w:date="2024-11-13T21:23:45Z">
              <w:r>
                <w:rPr>
                  <w:rFonts w:hint="eastAsia" w:ascii="宋体" w:hAnsi="宋体" w:eastAsia="宋体" w:cs="宋体"/>
                  <w:sz w:val="21"/>
                  <w:szCs w:val="21"/>
                  <w:highlight w:val="none"/>
                  <w:lang w:val="en-US" w:eastAsia="zh-CN"/>
                  <w:rPrChange w:id="3973" w:author="user" w:date="2025-05-13T14:42:35Z">
                    <w:rPr>
                      <w:rFonts w:hint="eastAsia"/>
                      <w:highlight w:val="none"/>
                      <w:lang w:val="en-US" w:eastAsia="zh-CN"/>
                    </w:rPr>
                  </w:rPrChange>
                </w:rPr>
                <w:t>每次</w:t>
              </w:r>
            </w:ins>
            <w:ins w:id="3974" w:author="张雪平" w:date="2024-11-13T21:23:47Z">
              <w:r>
                <w:rPr>
                  <w:rFonts w:hint="eastAsia" w:ascii="宋体" w:hAnsi="宋体" w:eastAsia="宋体" w:cs="宋体"/>
                  <w:sz w:val="21"/>
                  <w:szCs w:val="21"/>
                  <w:highlight w:val="none"/>
                  <w:lang w:val="en-US" w:eastAsia="zh-CN"/>
                  <w:rPrChange w:id="3975" w:author="user" w:date="2025-05-13T14:42:35Z">
                    <w:rPr>
                      <w:rFonts w:hint="eastAsia"/>
                      <w:highlight w:val="none"/>
                      <w:lang w:val="en-US" w:eastAsia="zh-CN"/>
                    </w:rPr>
                  </w:rPrChange>
                </w:rPr>
                <w:t>扣1</w:t>
              </w:r>
            </w:ins>
            <w:ins w:id="3976" w:author="张雪平" w:date="2024-11-13T21:23:49Z">
              <w:r>
                <w:rPr>
                  <w:rFonts w:hint="eastAsia" w:ascii="宋体" w:hAnsi="宋体" w:eastAsia="宋体" w:cs="宋体"/>
                  <w:sz w:val="21"/>
                  <w:szCs w:val="21"/>
                  <w:highlight w:val="none"/>
                  <w:lang w:val="en-US" w:eastAsia="zh-CN"/>
                  <w:rPrChange w:id="3977" w:author="user" w:date="2025-05-13T14:42:35Z">
                    <w:rPr>
                      <w:rFonts w:hint="eastAsia"/>
                      <w:highlight w:val="none"/>
                      <w:lang w:val="en-US" w:eastAsia="zh-CN"/>
                    </w:rPr>
                  </w:rPrChange>
                </w:rPr>
                <w:t>分</w:t>
              </w:r>
            </w:ins>
            <w:ins w:id="3978" w:author="张雪平" w:date="2024-11-13T21:23:51Z">
              <w:r>
                <w:rPr>
                  <w:rFonts w:hint="eastAsia" w:ascii="宋体" w:hAnsi="宋体" w:eastAsia="宋体" w:cs="宋体"/>
                  <w:sz w:val="21"/>
                  <w:szCs w:val="21"/>
                  <w:highlight w:val="none"/>
                  <w:lang w:val="en-US" w:eastAsia="zh-CN"/>
                  <w:rPrChange w:id="3979" w:author="user" w:date="2025-05-13T14:42:35Z">
                    <w:rPr>
                      <w:rFonts w:hint="eastAsia"/>
                      <w:highlight w:val="none"/>
                      <w:lang w:val="en-US" w:eastAsia="zh-CN"/>
                    </w:rPr>
                  </w:rPrChange>
                </w:rPr>
                <w:t>；</w:t>
              </w:r>
            </w:ins>
            <w:ins w:id="3980" w:author="张雪平" w:date="2024-11-13T21:23:56Z">
              <w:r>
                <w:rPr>
                  <w:rFonts w:hint="eastAsia" w:ascii="宋体" w:hAnsi="宋体" w:eastAsia="宋体" w:cs="宋体"/>
                  <w:sz w:val="21"/>
                  <w:szCs w:val="21"/>
                  <w:highlight w:val="none"/>
                  <w:lang w:val="en-US" w:eastAsia="zh-CN"/>
                  <w:rPrChange w:id="3981" w:author="user" w:date="2025-05-13T14:42:35Z">
                    <w:rPr>
                      <w:rFonts w:hint="eastAsia"/>
                      <w:highlight w:val="none"/>
                      <w:lang w:val="en-US" w:eastAsia="zh-CN"/>
                    </w:rPr>
                  </w:rPrChange>
                </w:rPr>
                <w:t>出现</w:t>
              </w:r>
            </w:ins>
            <w:ins w:id="3982" w:author="张雪平" w:date="2024-11-13T21:43:12Z">
              <w:r>
                <w:rPr>
                  <w:rFonts w:hint="eastAsia" w:ascii="宋体" w:hAnsi="宋体" w:eastAsia="宋体" w:cs="宋体"/>
                  <w:sz w:val="21"/>
                  <w:szCs w:val="21"/>
                  <w:highlight w:val="none"/>
                  <w:lang w:val="en-US" w:eastAsia="zh-CN"/>
                  <w:rPrChange w:id="3983" w:author="user" w:date="2025-05-13T14:42:35Z">
                    <w:rPr>
                      <w:rFonts w:hint="eastAsia"/>
                      <w:highlight w:val="none"/>
                      <w:lang w:val="en-US" w:eastAsia="zh-CN"/>
                    </w:rPr>
                  </w:rPrChange>
                </w:rPr>
                <w:t>驻场</w:t>
              </w:r>
            </w:ins>
            <w:ins w:id="3984" w:author="张雪平" w:date="2024-11-13T21:43:14Z">
              <w:r>
                <w:rPr>
                  <w:rFonts w:hint="eastAsia" w:ascii="宋体" w:hAnsi="宋体" w:eastAsia="宋体" w:cs="宋体"/>
                  <w:sz w:val="21"/>
                  <w:szCs w:val="21"/>
                  <w:highlight w:val="none"/>
                  <w:lang w:val="en-US" w:eastAsia="zh-CN"/>
                  <w:rPrChange w:id="3985" w:author="user" w:date="2025-05-13T14:42:35Z">
                    <w:rPr>
                      <w:rFonts w:hint="eastAsia"/>
                      <w:highlight w:val="none"/>
                      <w:lang w:val="en-US" w:eastAsia="zh-CN"/>
                    </w:rPr>
                  </w:rPrChange>
                </w:rPr>
                <w:t>人员</w:t>
              </w:r>
            </w:ins>
            <w:ins w:id="3986" w:author="张雪平" w:date="2024-11-13T21:23:58Z">
              <w:r>
                <w:rPr>
                  <w:rFonts w:hint="eastAsia" w:ascii="宋体" w:hAnsi="宋体" w:eastAsia="宋体" w:cs="宋体"/>
                  <w:sz w:val="21"/>
                  <w:szCs w:val="21"/>
                  <w:highlight w:val="none"/>
                  <w:lang w:val="en-US" w:eastAsia="zh-CN"/>
                  <w:rPrChange w:id="3987" w:author="user" w:date="2025-05-13T14:42:35Z">
                    <w:rPr>
                      <w:rFonts w:hint="eastAsia"/>
                      <w:highlight w:val="none"/>
                      <w:lang w:val="en-US" w:eastAsia="zh-CN"/>
                    </w:rPr>
                  </w:rPrChange>
                </w:rPr>
                <w:t>无故</w:t>
              </w:r>
            </w:ins>
            <w:ins w:id="3988" w:author="张雪平" w:date="2024-11-13T21:24:00Z">
              <w:r>
                <w:rPr>
                  <w:rFonts w:hint="eastAsia" w:ascii="宋体" w:hAnsi="宋体" w:eastAsia="宋体" w:cs="宋体"/>
                  <w:sz w:val="21"/>
                  <w:szCs w:val="21"/>
                  <w:highlight w:val="none"/>
                  <w:lang w:val="en-US" w:eastAsia="zh-CN"/>
                  <w:rPrChange w:id="3989" w:author="user" w:date="2025-05-13T14:42:35Z">
                    <w:rPr>
                      <w:rFonts w:hint="eastAsia"/>
                      <w:highlight w:val="none"/>
                      <w:lang w:val="en-US" w:eastAsia="zh-CN"/>
                    </w:rPr>
                  </w:rPrChange>
                </w:rPr>
                <w:t>旷工</w:t>
              </w:r>
            </w:ins>
            <w:ins w:id="3990" w:author="张雪平" w:date="2024-11-13T21:24:02Z">
              <w:r>
                <w:rPr>
                  <w:rFonts w:hint="eastAsia" w:ascii="宋体" w:hAnsi="宋体" w:eastAsia="宋体" w:cs="宋体"/>
                  <w:sz w:val="21"/>
                  <w:szCs w:val="21"/>
                  <w:highlight w:val="none"/>
                  <w:lang w:val="en-US" w:eastAsia="zh-CN"/>
                  <w:rPrChange w:id="3991" w:author="user" w:date="2025-05-13T14:42:35Z">
                    <w:rPr>
                      <w:rFonts w:hint="eastAsia"/>
                      <w:highlight w:val="none"/>
                      <w:lang w:val="en-US" w:eastAsia="zh-CN"/>
                    </w:rPr>
                  </w:rPrChange>
                </w:rPr>
                <w:t>情况</w:t>
              </w:r>
            </w:ins>
            <w:ins w:id="3992" w:author="张雪平" w:date="2024-11-13T21:24:03Z">
              <w:r>
                <w:rPr>
                  <w:rFonts w:hint="eastAsia" w:ascii="宋体" w:hAnsi="宋体" w:eastAsia="宋体" w:cs="宋体"/>
                  <w:sz w:val="21"/>
                  <w:szCs w:val="21"/>
                  <w:highlight w:val="none"/>
                  <w:lang w:val="en-US" w:eastAsia="zh-CN"/>
                  <w:rPrChange w:id="3993" w:author="user" w:date="2025-05-13T14:42:35Z">
                    <w:rPr>
                      <w:rFonts w:hint="eastAsia"/>
                      <w:highlight w:val="none"/>
                      <w:lang w:val="en-US" w:eastAsia="zh-CN"/>
                    </w:rPr>
                  </w:rPrChange>
                </w:rPr>
                <w:t>，</w:t>
              </w:r>
            </w:ins>
            <w:ins w:id="3994" w:author="张雪平" w:date="2024-11-13T21:24:04Z">
              <w:r>
                <w:rPr>
                  <w:rFonts w:hint="eastAsia" w:ascii="宋体" w:hAnsi="宋体" w:eastAsia="宋体" w:cs="宋体"/>
                  <w:sz w:val="21"/>
                  <w:szCs w:val="21"/>
                  <w:highlight w:val="none"/>
                  <w:lang w:val="en-US" w:eastAsia="zh-CN"/>
                  <w:rPrChange w:id="3995" w:author="user" w:date="2025-05-13T14:42:35Z">
                    <w:rPr>
                      <w:rFonts w:hint="eastAsia"/>
                      <w:highlight w:val="none"/>
                      <w:lang w:val="en-US" w:eastAsia="zh-CN"/>
                    </w:rPr>
                  </w:rPrChange>
                </w:rPr>
                <w:t>每次</w:t>
              </w:r>
            </w:ins>
            <w:ins w:id="3996" w:author="张雪平" w:date="2024-11-13T21:24:05Z">
              <w:r>
                <w:rPr>
                  <w:rFonts w:hint="eastAsia" w:ascii="宋体" w:hAnsi="宋体" w:eastAsia="宋体" w:cs="宋体"/>
                  <w:sz w:val="21"/>
                  <w:szCs w:val="21"/>
                  <w:highlight w:val="none"/>
                  <w:lang w:val="en-US" w:eastAsia="zh-CN"/>
                  <w:rPrChange w:id="3997" w:author="user" w:date="2025-05-13T14:42:35Z">
                    <w:rPr>
                      <w:rFonts w:hint="eastAsia"/>
                      <w:highlight w:val="none"/>
                      <w:lang w:val="en-US" w:eastAsia="zh-CN"/>
                    </w:rPr>
                  </w:rPrChange>
                </w:rPr>
                <w:t>扣</w:t>
              </w:r>
            </w:ins>
            <w:ins w:id="3998" w:author="张雪平" w:date="2024-11-13T21:24:11Z">
              <w:r>
                <w:rPr>
                  <w:rFonts w:hint="eastAsia" w:ascii="宋体" w:hAnsi="宋体" w:eastAsia="宋体" w:cs="宋体"/>
                  <w:sz w:val="21"/>
                  <w:szCs w:val="21"/>
                  <w:highlight w:val="none"/>
                  <w:lang w:val="en-US" w:eastAsia="zh-CN"/>
                  <w:rPrChange w:id="3999" w:author="user" w:date="2025-05-13T14:42:35Z">
                    <w:rPr>
                      <w:rFonts w:hint="eastAsia"/>
                      <w:highlight w:val="none"/>
                      <w:lang w:val="en-US" w:eastAsia="zh-CN"/>
                    </w:rPr>
                  </w:rPrChange>
                </w:rPr>
                <w:t>3</w:t>
              </w:r>
            </w:ins>
            <w:ins w:id="4000" w:author="张雪平" w:date="2024-11-13T21:24:07Z">
              <w:r>
                <w:rPr>
                  <w:rFonts w:hint="eastAsia" w:ascii="宋体" w:hAnsi="宋体" w:eastAsia="宋体" w:cs="宋体"/>
                  <w:sz w:val="21"/>
                  <w:szCs w:val="21"/>
                  <w:highlight w:val="none"/>
                  <w:lang w:val="en-US" w:eastAsia="zh-CN"/>
                  <w:rPrChange w:id="4001" w:author="user" w:date="2025-05-13T14:42:35Z">
                    <w:rPr>
                      <w:rFonts w:hint="eastAsia"/>
                      <w:highlight w:val="none"/>
                      <w:lang w:val="en-US" w:eastAsia="zh-CN"/>
                    </w:rPr>
                  </w:rPrChange>
                </w:rPr>
                <w:t>分</w:t>
              </w:r>
            </w:ins>
            <w:ins w:id="4002" w:author="张雪平" w:date="2024-11-13T21:24:08Z">
              <w:r>
                <w:rPr>
                  <w:rFonts w:hint="eastAsia" w:ascii="宋体" w:hAnsi="宋体" w:eastAsia="宋体" w:cs="宋体"/>
                  <w:sz w:val="21"/>
                  <w:szCs w:val="21"/>
                  <w:highlight w:val="none"/>
                  <w:lang w:val="en-US" w:eastAsia="zh-CN"/>
                  <w:rPrChange w:id="4003" w:author="user" w:date="2025-05-13T14:42:35Z">
                    <w:rPr>
                      <w:rFonts w:hint="eastAsia"/>
                      <w:highlight w:val="none"/>
                      <w:lang w:val="en-US" w:eastAsia="zh-CN"/>
                    </w:rPr>
                  </w:rPrChange>
                </w:rPr>
                <w:t>；</w:t>
              </w:r>
            </w:ins>
            <w:ins w:id="4004" w:author="张雪平" w:date="2024-11-13T21:24:16Z">
              <w:r>
                <w:rPr>
                  <w:rFonts w:hint="eastAsia" w:ascii="宋体" w:hAnsi="宋体" w:eastAsia="宋体" w:cs="宋体"/>
                  <w:sz w:val="21"/>
                  <w:szCs w:val="21"/>
                  <w:highlight w:val="none"/>
                  <w:lang w:val="en-US" w:eastAsia="zh-CN"/>
                  <w:rPrChange w:id="4005" w:author="user" w:date="2025-05-13T14:42:35Z">
                    <w:rPr>
                      <w:rFonts w:hint="eastAsia"/>
                      <w:highlight w:val="none"/>
                      <w:lang w:val="en-US" w:eastAsia="zh-CN"/>
                    </w:rPr>
                  </w:rPrChange>
                </w:rPr>
                <w:t>出现</w:t>
              </w:r>
            </w:ins>
            <w:ins w:id="4006" w:author="张雪平" w:date="2024-11-13T21:43:18Z">
              <w:r>
                <w:rPr>
                  <w:rFonts w:hint="eastAsia" w:ascii="宋体" w:hAnsi="宋体" w:eastAsia="宋体" w:cs="宋体"/>
                  <w:sz w:val="21"/>
                  <w:szCs w:val="21"/>
                  <w:highlight w:val="none"/>
                  <w:lang w:val="en-US" w:eastAsia="zh-CN"/>
                  <w:rPrChange w:id="4007" w:author="user" w:date="2025-05-13T14:42:35Z">
                    <w:rPr>
                      <w:rFonts w:hint="eastAsia"/>
                      <w:highlight w:val="none"/>
                      <w:lang w:val="en-US" w:eastAsia="zh-CN"/>
                    </w:rPr>
                  </w:rPrChange>
                </w:rPr>
                <w:t>驻场</w:t>
              </w:r>
            </w:ins>
            <w:ins w:id="4008" w:author="张雪平" w:date="2024-11-13T21:43:19Z">
              <w:r>
                <w:rPr>
                  <w:rFonts w:hint="eastAsia" w:ascii="宋体" w:hAnsi="宋体" w:eastAsia="宋体" w:cs="宋体"/>
                  <w:sz w:val="21"/>
                  <w:szCs w:val="21"/>
                  <w:highlight w:val="none"/>
                  <w:lang w:val="en-US" w:eastAsia="zh-CN"/>
                  <w:rPrChange w:id="4009" w:author="user" w:date="2025-05-13T14:42:35Z">
                    <w:rPr>
                      <w:rFonts w:hint="eastAsia"/>
                      <w:highlight w:val="none"/>
                      <w:lang w:val="en-US" w:eastAsia="zh-CN"/>
                    </w:rPr>
                  </w:rPrChange>
                </w:rPr>
                <w:t>人员</w:t>
              </w:r>
            </w:ins>
            <w:ins w:id="4010" w:author="张雪平" w:date="2024-11-13T21:23:31Z">
              <w:r>
                <w:rPr>
                  <w:rFonts w:hint="eastAsia" w:ascii="宋体" w:hAnsi="宋体" w:eastAsia="宋体" w:cs="宋体"/>
                  <w:sz w:val="21"/>
                  <w:szCs w:val="21"/>
                  <w:highlight w:val="none"/>
                  <w:rPrChange w:id="4011" w:author="user" w:date="2025-05-13T14:42:35Z">
                    <w:rPr>
                      <w:rFonts w:hint="eastAsia"/>
                      <w:highlight w:val="none"/>
                    </w:rPr>
                  </w:rPrChange>
                </w:rPr>
                <w:t>违反</w:t>
              </w:r>
            </w:ins>
            <w:ins w:id="4012" w:author="张雪平" w:date="2024-11-13T21:54:23Z">
              <w:r>
                <w:rPr>
                  <w:rFonts w:hint="eastAsia" w:ascii="宋体" w:hAnsi="宋体" w:eastAsia="宋体" w:cs="宋体"/>
                  <w:sz w:val="21"/>
                  <w:szCs w:val="21"/>
                  <w:highlight w:val="none"/>
                  <w:lang w:eastAsia="zh-CN"/>
                  <w:rPrChange w:id="4013" w:author="user" w:date="2025-05-13T14:42:35Z">
                    <w:rPr>
                      <w:rFonts w:hint="eastAsia"/>
                      <w:highlight w:val="none"/>
                      <w:lang w:eastAsia="zh-CN"/>
                    </w:rPr>
                  </w:rPrChange>
                </w:rPr>
                <w:t>采购人</w:t>
              </w:r>
            </w:ins>
            <w:ins w:id="4014" w:author="张雪平" w:date="2024-11-13T21:23:31Z">
              <w:r>
                <w:rPr>
                  <w:rFonts w:hint="eastAsia" w:ascii="宋体" w:hAnsi="宋体" w:eastAsia="宋体" w:cs="宋体"/>
                  <w:sz w:val="21"/>
                  <w:szCs w:val="21"/>
                  <w:highlight w:val="none"/>
                  <w:rPrChange w:id="4015" w:author="user" w:date="2025-05-13T14:42:35Z">
                    <w:rPr>
                      <w:rFonts w:hint="eastAsia"/>
                      <w:highlight w:val="none"/>
                    </w:rPr>
                  </w:rPrChange>
                </w:rPr>
                <w:t>相关制度情况，</w:t>
              </w:r>
            </w:ins>
            <w:ins w:id="4016" w:author="张雪平" w:date="2024-11-13T21:24:24Z">
              <w:r>
                <w:rPr>
                  <w:rFonts w:hint="eastAsia" w:ascii="宋体" w:hAnsi="宋体" w:eastAsia="宋体" w:cs="宋体"/>
                  <w:sz w:val="21"/>
                  <w:szCs w:val="21"/>
                  <w:highlight w:val="none"/>
                  <w:lang w:val="en-US" w:eastAsia="zh-CN"/>
                  <w:rPrChange w:id="4017" w:author="user" w:date="2025-05-13T14:42:35Z">
                    <w:rPr>
                      <w:rFonts w:hint="eastAsia"/>
                      <w:highlight w:val="none"/>
                      <w:lang w:val="en-US" w:eastAsia="zh-CN"/>
                    </w:rPr>
                  </w:rPrChange>
                </w:rPr>
                <w:t>每次</w:t>
              </w:r>
            </w:ins>
            <w:ins w:id="4018" w:author="张雪平" w:date="2024-11-13T21:23:31Z">
              <w:r>
                <w:rPr>
                  <w:rFonts w:hint="eastAsia" w:ascii="宋体" w:hAnsi="宋体" w:eastAsia="宋体" w:cs="宋体"/>
                  <w:sz w:val="21"/>
                  <w:szCs w:val="21"/>
                  <w:highlight w:val="none"/>
                  <w:rPrChange w:id="4019" w:author="user" w:date="2025-05-13T14:42:35Z">
                    <w:rPr>
                      <w:rFonts w:hint="eastAsia"/>
                      <w:highlight w:val="none"/>
                    </w:rPr>
                  </w:rPrChange>
                </w:rPr>
                <w:t>扣</w:t>
              </w:r>
            </w:ins>
            <w:ins w:id="4020" w:author="张雪平" w:date="2024-11-13T21:24:20Z">
              <w:r>
                <w:rPr>
                  <w:rFonts w:hint="eastAsia" w:ascii="宋体" w:hAnsi="宋体" w:eastAsia="宋体" w:cs="宋体"/>
                  <w:sz w:val="21"/>
                  <w:szCs w:val="21"/>
                  <w:highlight w:val="none"/>
                  <w:lang w:val="en-US" w:eastAsia="zh-CN"/>
                  <w:rPrChange w:id="4021" w:author="user" w:date="2025-05-13T14:42:35Z">
                    <w:rPr>
                      <w:rFonts w:hint="eastAsia"/>
                      <w:highlight w:val="none"/>
                      <w:lang w:val="en-US" w:eastAsia="zh-CN"/>
                    </w:rPr>
                  </w:rPrChange>
                </w:rPr>
                <w:t>5</w:t>
              </w:r>
            </w:ins>
            <w:ins w:id="4022" w:author="张雪平" w:date="2024-11-13T21:23:31Z">
              <w:r>
                <w:rPr>
                  <w:rFonts w:hint="eastAsia" w:ascii="宋体" w:hAnsi="宋体" w:eastAsia="宋体" w:cs="宋体"/>
                  <w:sz w:val="21"/>
                  <w:szCs w:val="21"/>
                  <w:highlight w:val="none"/>
                  <w:rPrChange w:id="4023" w:author="user" w:date="2025-05-13T14:42:35Z">
                    <w:rPr>
                      <w:rFonts w:hint="eastAsia"/>
                      <w:highlight w:val="none"/>
                    </w:rPr>
                  </w:rPrChange>
                </w:rPr>
                <w:t>分</w:t>
              </w:r>
            </w:ins>
            <w:ins w:id="4024" w:author="张雪平" w:date="2024-11-13T21:24:31Z">
              <w:r>
                <w:rPr>
                  <w:rFonts w:hint="eastAsia" w:ascii="宋体" w:hAnsi="宋体" w:eastAsia="宋体" w:cs="宋体"/>
                  <w:sz w:val="21"/>
                  <w:szCs w:val="21"/>
                  <w:highlight w:val="none"/>
                  <w:lang w:eastAsia="zh-CN"/>
                  <w:rPrChange w:id="4025" w:author="user" w:date="2025-05-13T14:42:35Z">
                    <w:rPr>
                      <w:rFonts w:hint="eastAsia"/>
                      <w:highlight w:val="none"/>
                      <w:lang w:eastAsia="zh-CN"/>
                    </w:rPr>
                  </w:rPrChange>
                </w:rPr>
                <w:t>；</w:t>
              </w:r>
            </w:ins>
            <w:ins w:id="4026" w:author="张雪平" w:date="2024-11-13T21:23:31Z">
              <w:r>
                <w:rPr>
                  <w:rFonts w:hint="eastAsia" w:ascii="宋体" w:hAnsi="宋体" w:eastAsia="宋体" w:cs="宋体"/>
                  <w:sz w:val="21"/>
                  <w:szCs w:val="21"/>
                  <w:highlight w:val="none"/>
                  <w:rPrChange w:id="4027" w:author="user" w:date="2025-05-13T14:42:35Z">
                    <w:rPr>
                      <w:rFonts w:hint="eastAsia"/>
                      <w:highlight w:val="none"/>
                    </w:rPr>
                  </w:rPrChange>
                </w:rPr>
                <w:t>本项扣完为止</w:t>
              </w:r>
            </w:ins>
          </w:p>
        </w:tc>
        <w:tc>
          <w:tcPr>
            <w:tcW w:w="0" w:type="auto"/>
            <w:shd w:val="clear" w:color="auto" w:fill="auto"/>
            <w:tcMar>
              <w:top w:w="20" w:type="dxa"/>
              <w:left w:w="20" w:type="dxa"/>
              <w:bottom w:w="72" w:type="dxa"/>
              <w:right w:w="20" w:type="dxa"/>
            </w:tcMar>
            <w:vAlign w:val="center"/>
            <w:tcPrChange w:id="4028" w:author="user" w:date="2025-05-14T10:24:40Z">
              <w:tcPr>
                <w:tcW w:w="420" w:type="pct"/>
                <w:shd w:val="clear" w:color="auto" w:fill="auto"/>
                <w:tcMar>
                  <w:top w:w="20" w:type="dxa"/>
                  <w:left w:w="20" w:type="dxa"/>
                  <w:bottom w:w="72" w:type="dxa"/>
                  <w:right w:w="20" w:type="dxa"/>
                </w:tcMar>
                <w:vAlign w:val="center"/>
              </w:tcPr>
            </w:tcPrChange>
          </w:tcPr>
          <w:p w14:paraId="5809AA57">
            <w:pPr>
              <w:pStyle w:val="34"/>
              <w:rPr>
                <w:ins w:id="4029" w:author="张雪平" w:date="2024-11-13T21:14:44Z"/>
                <w:rFonts w:ascii="宋体" w:hAnsi="宋体" w:eastAsia="宋体" w:cs="宋体"/>
                <w:color w:val="auto"/>
                <w:sz w:val="21"/>
                <w:szCs w:val="21"/>
                <w:rPrChange w:id="4030" w:author="user" w:date="2025-05-13T14:42:35Z">
                  <w:rPr>
                    <w:ins w:id="4031" w:author="张雪平" w:date="2024-11-13T21:14:44Z"/>
                    <w:color w:val="auto"/>
                  </w:rPr>
                </w:rPrChange>
              </w:rPr>
            </w:pPr>
          </w:p>
        </w:tc>
      </w:tr>
      <w:tr w14:paraId="77D94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4033" w:author="user" w:date="2025-05-14T10:24:4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840" w:hRule="atLeast"/>
          <w:tblCellSpacing w:w="0" w:type="dxa"/>
          <w:ins w:id="4032" w:author="吴睿斌" w:date="2024-11-04T15:20:00Z"/>
          <w:trPrChange w:id="4033" w:author="user" w:date="2025-05-14T10:24:40Z">
            <w:trPr>
              <w:trHeight w:val="840" w:hRule="atLeast"/>
              <w:tblCellSpacing w:w="0" w:type="dxa"/>
            </w:trPr>
          </w:trPrChange>
        </w:trPr>
        <w:tc>
          <w:tcPr>
            <w:tcW w:w="0" w:type="auto"/>
            <w:gridSpan w:val="2"/>
            <w:shd w:val="clear" w:color="auto" w:fill="auto"/>
            <w:tcMar>
              <w:top w:w="20" w:type="dxa"/>
              <w:left w:w="20" w:type="dxa"/>
              <w:bottom w:w="72" w:type="dxa"/>
              <w:right w:w="20" w:type="dxa"/>
            </w:tcMar>
            <w:vAlign w:val="center"/>
            <w:tcPrChange w:id="4034" w:author="user" w:date="2025-05-14T10:24:40Z">
              <w:tcPr>
                <w:tcW w:w="1206" w:type="pct"/>
                <w:gridSpan w:val="2"/>
                <w:shd w:val="clear" w:color="auto" w:fill="auto"/>
                <w:tcMar>
                  <w:top w:w="20" w:type="dxa"/>
                  <w:left w:w="20" w:type="dxa"/>
                  <w:bottom w:w="72" w:type="dxa"/>
                  <w:right w:w="20" w:type="dxa"/>
                </w:tcMar>
                <w:vAlign w:val="center"/>
              </w:tcPr>
            </w:tcPrChange>
          </w:tcPr>
          <w:p w14:paraId="327D9F40">
            <w:pPr>
              <w:pStyle w:val="34"/>
              <w:rPr>
                <w:ins w:id="4035" w:author="吴睿斌" w:date="2024-11-04T15:20:00Z"/>
                <w:rFonts w:ascii="宋体" w:hAnsi="宋体" w:eastAsia="宋体" w:cs="宋体"/>
                <w:color w:val="auto"/>
                <w:sz w:val="21"/>
                <w:szCs w:val="21"/>
                <w:rPrChange w:id="4036" w:author="user" w:date="2025-05-13T14:42:35Z">
                  <w:rPr>
                    <w:ins w:id="4037" w:author="吴睿斌" w:date="2024-11-04T15:20:00Z"/>
                    <w:color w:val="auto"/>
                  </w:rPr>
                </w:rPrChange>
              </w:rPr>
            </w:pPr>
            <w:ins w:id="4038" w:author="吴睿斌" w:date="2024-11-04T15:20:00Z">
              <w:r>
                <w:rPr>
                  <w:rFonts w:ascii="宋体" w:hAnsi="宋体" w:eastAsia="宋体" w:cs="宋体"/>
                  <w:color w:val="auto"/>
                  <w:sz w:val="21"/>
                  <w:szCs w:val="21"/>
                  <w:rPrChange w:id="4039" w:author="user" w:date="2025-05-13T14:42:35Z">
                    <w:rPr>
                      <w:color w:val="auto"/>
                    </w:rPr>
                  </w:rPrChange>
                </w:rPr>
                <w:t>总分</w:t>
              </w:r>
            </w:ins>
          </w:p>
        </w:tc>
        <w:tc>
          <w:tcPr>
            <w:tcW w:w="0" w:type="auto"/>
            <w:shd w:val="clear" w:color="auto" w:fill="auto"/>
            <w:tcMar>
              <w:top w:w="20" w:type="dxa"/>
              <w:left w:w="20" w:type="dxa"/>
              <w:bottom w:w="72" w:type="dxa"/>
              <w:right w:w="20" w:type="dxa"/>
            </w:tcMar>
            <w:vAlign w:val="center"/>
            <w:tcPrChange w:id="4040" w:author="user" w:date="2025-05-14T10:24:40Z">
              <w:tcPr>
                <w:tcW w:w="439" w:type="pct"/>
                <w:shd w:val="clear" w:color="auto" w:fill="auto"/>
                <w:tcMar>
                  <w:top w:w="20" w:type="dxa"/>
                  <w:left w:w="20" w:type="dxa"/>
                  <w:bottom w:w="72" w:type="dxa"/>
                  <w:right w:w="20" w:type="dxa"/>
                </w:tcMar>
                <w:vAlign w:val="center"/>
              </w:tcPr>
            </w:tcPrChange>
          </w:tcPr>
          <w:p w14:paraId="758CDD28">
            <w:pPr>
              <w:pStyle w:val="34"/>
              <w:jc w:val="center"/>
              <w:rPr>
                <w:ins w:id="4041" w:author="吴睿斌" w:date="2024-11-04T15:20:00Z"/>
                <w:rFonts w:ascii="宋体" w:hAnsi="宋体" w:eastAsia="宋体" w:cs="宋体"/>
                <w:color w:val="auto"/>
                <w:sz w:val="21"/>
                <w:szCs w:val="21"/>
                <w:rPrChange w:id="4042" w:author="user" w:date="2025-05-13T14:42:35Z">
                  <w:rPr>
                    <w:ins w:id="4043" w:author="吴睿斌" w:date="2024-11-04T15:20:00Z"/>
                    <w:color w:val="auto"/>
                  </w:rPr>
                </w:rPrChange>
              </w:rPr>
            </w:pPr>
            <w:ins w:id="4044" w:author="吴睿斌" w:date="2024-11-04T15:20:00Z">
              <w:r>
                <w:rPr>
                  <w:rFonts w:ascii="宋体" w:hAnsi="宋体" w:eastAsia="宋体" w:cs="宋体"/>
                  <w:color w:val="auto"/>
                  <w:sz w:val="21"/>
                  <w:szCs w:val="21"/>
                  <w:rPrChange w:id="4045" w:author="user" w:date="2025-05-13T14:42:35Z">
                    <w:rPr>
                      <w:color w:val="auto"/>
                    </w:rPr>
                  </w:rPrChange>
                </w:rPr>
                <w:t>100</w:t>
              </w:r>
            </w:ins>
          </w:p>
        </w:tc>
        <w:tc>
          <w:tcPr>
            <w:tcW w:w="0" w:type="auto"/>
            <w:shd w:val="clear" w:color="auto" w:fill="auto"/>
            <w:tcMar>
              <w:top w:w="20" w:type="dxa"/>
              <w:left w:w="20" w:type="dxa"/>
              <w:bottom w:w="72" w:type="dxa"/>
              <w:right w:w="20" w:type="dxa"/>
            </w:tcMar>
            <w:vAlign w:val="center"/>
            <w:tcPrChange w:id="4046" w:author="user" w:date="2025-05-14T10:24:40Z">
              <w:tcPr>
                <w:tcW w:w="358" w:type="pct"/>
                <w:shd w:val="clear" w:color="auto" w:fill="auto"/>
                <w:tcMar>
                  <w:top w:w="20" w:type="dxa"/>
                  <w:left w:w="20" w:type="dxa"/>
                  <w:bottom w:w="72" w:type="dxa"/>
                  <w:right w:w="20" w:type="dxa"/>
                </w:tcMar>
                <w:vAlign w:val="center"/>
              </w:tcPr>
            </w:tcPrChange>
          </w:tcPr>
          <w:p w14:paraId="5254B0B9">
            <w:pPr>
              <w:pStyle w:val="34"/>
              <w:jc w:val="center"/>
              <w:rPr>
                <w:ins w:id="4047" w:author="吴睿斌" w:date="2024-11-04T15:20:00Z"/>
                <w:rFonts w:ascii="宋体" w:hAnsi="宋体" w:eastAsia="宋体" w:cs="宋体"/>
                <w:color w:val="auto"/>
                <w:sz w:val="21"/>
                <w:szCs w:val="21"/>
                <w:rPrChange w:id="4048" w:author="user" w:date="2025-05-13T14:42:35Z">
                  <w:rPr>
                    <w:ins w:id="4049" w:author="吴睿斌" w:date="2024-11-04T15:20:00Z"/>
                    <w:color w:val="auto"/>
                  </w:rPr>
                </w:rPrChange>
              </w:rPr>
            </w:pPr>
            <w:ins w:id="4050" w:author="吴睿斌" w:date="2024-11-04T15:20:00Z">
              <w:r>
                <w:rPr>
                  <w:rFonts w:ascii="宋体" w:hAnsi="宋体" w:eastAsia="宋体" w:cs="宋体"/>
                  <w:color w:val="auto"/>
                  <w:sz w:val="21"/>
                  <w:szCs w:val="21"/>
                  <w:rPrChange w:id="4051" w:author="user" w:date="2025-05-13T14:42:35Z">
                    <w:rPr>
                      <w:color w:val="auto"/>
                    </w:rPr>
                  </w:rPrChange>
                </w:rPr>
                <w:t>100</w:t>
              </w:r>
            </w:ins>
          </w:p>
        </w:tc>
        <w:tc>
          <w:tcPr>
            <w:tcW w:w="0" w:type="auto"/>
            <w:shd w:val="clear" w:color="auto" w:fill="auto"/>
            <w:tcMar>
              <w:top w:w="20" w:type="dxa"/>
              <w:left w:w="20" w:type="dxa"/>
              <w:bottom w:w="72" w:type="dxa"/>
              <w:right w:w="20" w:type="dxa"/>
            </w:tcMar>
            <w:vAlign w:val="center"/>
            <w:tcPrChange w:id="4052" w:author="user" w:date="2025-05-14T10:24:40Z">
              <w:tcPr>
                <w:tcW w:w="480" w:type="pct"/>
                <w:shd w:val="clear" w:color="auto" w:fill="auto"/>
                <w:tcMar>
                  <w:top w:w="20" w:type="dxa"/>
                  <w:left w:w="20" w:type="dxa"/>
                  <w:bottom w:w="72" w:type="dxa"/>
                  <w:right w:w="20" w:type="dxa"/>
                </w:tcMar>
                <w:vAlign w:val="center"/>
              </w:tcPr>
            </w:tcPrChange>
          </w:tcPr>
          <w:p w14:paraId="19A1AAE1">
            <w:pPr>
              <w:pStyle w:val="34"/>
              <w:jc w:val="center"/>
              <w:rPr>
                <w:ins w:id="4053" w:author="吴睿斌" w:date="2024-11-04T15:20:00Z"/>
                <w:rFonts w:ascii="宋体" w:hAnsi="宋体" w:eastAsia="宋体" w:cs="宋体"/>
                <w:color w:val="auto"/>
                <w:sz w:val="21"/>
                <w:szCs w:val="21"/>
                <w:rPrChange w:id="4054" w:author="user" w:date="2025-05-13T14:42:35Z">
                  <w:rPr>
                    <w:ins w:id="4055" w:author="吴睿斌" w:date="2024-11-04T15:20:00Z"/>
                    <w:color w:val="auto"/>
                  </w:rPr>
                </w:rPrChange>
              </w:rPr>
            </w:pPr>
            <w:ins w:id="4056" w:author="吴睿斌" w:date="2024-11-04T15:20:00Z">
              <w:r>
                <w:rPr>
                  <w:rFonts w:ascii="宋体" w:hAnsi="宋体" w:eastAsia="宋体" w:cs="宋体"/>
                  <w:color w:val="auto"/>
                  <w:sz w:val="21"/>
                  <w:szCs w:val="21"/>
                  <w:rPrChange w:id="4057" w:author="user" w:date="2025-05-13T14:42:35Z">
                    <w:rPr>
                      <w:color w:val="auto"/>
                    </w:rPr>
                  </w:rPrChange>
                </w:rPr>
                <w:t>100</w:t>
              </w:r>
            </w:ins>
          </w:p>
        </w:tc>
        <w:tc>
          <w:tcPr>
            <w:tcW w:w="0" w:type="auto"/>
            <w:shd w:val="clear" w:color="auto" w:fill="auto"/>
            <w:tcMar>
              <w:top w:w="20" w:type="dxa"/>
              <w:left w:w="20" w:type="dxa"/>
              <w:bottom w:w="72" w:type="dxa"/>
              <w:right w:w="20" w:type="dxa"/>
            </w:tcMar>
            <w:vAlign w:val="center"/>
            <w:tcPrChange w:id="4058" w:author="user" w:date="2025-05-14T10:24:40Z">
              <w:tcPr>
                <w:tcW w:w="2095" w:type="pct"/>
                <w:shd w:val="clear" w:color="auto" w:fill="auto"/>
                <w:tcMar>
                  <w:top w:w="20" w:type="dxa"/>
                  <w:left w:w="20" w:type="dxa"/>
                  <w:bottom w:w="72" w:type="dxa"/>
                  <w:right w:w="20" w:type="dxa"/>
                </w:tcMar>
                <w:vAlign w:val="center"/>
              </w:tcPr>
            </w:tcPrChange>
          </w:tcPr>
          <w:p w14:paraId="207A0124">
            <w:pPr>
              <w:pStyle w:val="34"/>
              <w:rPr>
                <w:ins w:id="4059" w:author="吴睿斌" w:date="2024-11-04T15:20:00Z"/>
                <w:rFonts w:ascii="宋体" w:hAnsi="宋体" w:eastAsia="宋体" w:cs="宋体"/>
                <w:color w:val="auto"/>
                <w:sz w:val="21"/>
                <w:szCs w:val="21"/>
                <w:rPrChange w:id="4060" w:author="user" w:date="2025-05-13T14:42:35Z">
                  <w:rPr>
                    <w:ins w:id="4061" w:author="吴睿斌" w:date="2024-11-04T15:20:00Z"/>
                    <w:color w:val="auto"/>
                  </w:rPr>
                </w:rPrChange>
              </w:rPr>
            </w:pPr>
          </w:p>
        </w:tc>
        <w:tc>
          <w:tcPr>
            <w:tcW w:w="0" w:type="auto"/>
            <w:shd w:val="clear" w:color="auto" w:fill="auto"/>
            <w:tcMar>
              <w:top w:w="20" w:type="dxa"/>
              <w:left w:w="20" w:type="dxa"/>
              <w:bottom w:w="72" w:type="dxa"/>
              <w:right w:w="20" w:type="dxa"/>
            </w:tcMar>
            <w:vAlign w:val="center"/>
            <w:tcPrChange w:id="4062" w:author="user" w:date="2025-05-14T10:24:40Z">
              <w:tcPr>
                <w:tcW w:w="420" w:type="pct"/>
                <w:shd w:val="clear" w:color="auto" w:fill="auto"/>
                <w:tcMar>
                  <w:top w:w="20" w:type="dxa"/>
                  <w:left w:w="20" w:type="dxa"/>
                  <w:bottom w:w="72" w:type="dxa"/>
                  <w:right w:w="20" w:type="dxa"/>
                </w:tcMar>
                <w:vAlign w:val="center"/>
              </w:tcPr>
            </w:tcPrChange>
          </w:tcPr>
          <w:p w14:paraId="3F63CEC6">
            <w:pPr>
              <w:pStyle w:val="34"/>
              <w:rPr>
                <w:ins w:id="4063" w:author="吴睿斌" w:date="2024-11-04T15:20:00Z"/>
                <w:rFonts w:ascii="宋体" w:hAnsi="宋体" w:eastAsia="宋体" w:cs="宋体"/>
                <w:color w:val="auto"/>
                <w:sz w:val="21"/>
                <w:szCs w:val="21"/>
                <w:rPrChange w:id="4064" w:author="user" w:date="2025-05-13T14:42:35Z">
                  <w:rPr>
                    <w:ins w:id="4065" w:author="吴睿斌" w:date="2024-11-04T15:20:00Z"/>
                    <w:color w:val="auto"/>
                  </w:rPr>
                </w:rPrChange>
              </w:rPr>
            </w:pPr>
          </w:p>
        </w:tc>
      </w:tr>
    </w:tbl>
    <w:p w14:paraId="58D7C7C7">
      <w:pPr>
        <w:spacing w:line="360" w:lineRule="auto"/>
        <w:rPr>
          <w:ins w:id="4066" w:author="吴睿斌" w:date="2024-11-14T15:07:37Z"/>
          <w:rFonts w:hint="eastAsia" w:ascii="宋体" w:hAnsi="宋体" w:eastAsia="宋体" w:cs="宋体"/>
          <w:b/>
          <w:sz w:val="21"/>
          <w:szCs w:val="21"/>
          <w:rPrChange w:id="4067" w:author="user" w:date="2025-05-13T14:42:35Z">
            <w:rPr>
              <w:ins w:id="4068" w:author="吴睿斌" w:date="2024-11-14T15:07:37Z"/>
              <w:rFonts w:hint="eastAsia" w:ascii="仿宋_GB2312" w:hAnsi="仿宋_GB2312" w:eastAsia="仿宋_GB2312" w:cs="仿宋_GB2312"/>
              <w:b/>
              <w:sz w:val="28"/>
              <w:szCs w:val="28"/>
            </w:rPr>
          </w:rPrChange>
        </w:rPr>
      </w:pPr>
    </w:p>
    <w:p w14:paraId="32FAB38D">
      <w:pPr>
        <w:tabs>
          <w:tab w:val="left" w:pos="420"/>
        </w:tabs>
        <w:spacing w:line="360" w:lineRule="auto"/>
        <w:ind w:firstLine="0" w:firstLineChars="0"/>
        <w:rPr>
          <w:ins w:id="4069" w:author="吴睿斌" w:date="2024-11-14T15:07:37Z"/>
          <w:rFonts w:hint="eastAsia" w:ascii="宋体" w:hAnsi="宋体" w:eastAsia="宋体" w:cs="宋体"/>
          <w:b w:val="0"/>
          <w:kern w:val="0"/>
          <w:sz w:val="21"/>
          <w:szCs w:val="21"/>
          <w:rPrChange w:id="4070" w:author="user" w:date="2025-05-13T14:42:35Z">
            <w:rPr>
              <w:ins w:id="4071" w:author="吴睿斌" w:date="2024-11-14T15:07:37Z"/>
              <w:rFonts w:hint="eastAsia" w:ascii="仿宋_GB2312" w:hAnsi="仿宋_GB2312" w:eastAsia="仿宋_GB2312" w:cs="仿宋_GB2312"/>
              <w:b w:val="0"/>
              <w:kern w:val="0"/>
              <w:sz w:val="24"/>
              <w:szCs w:val="24"/>
            </w:rPr>
          </w:rPrChange>
        </w:rPr>
      </w:pPr>
      <w:ins w:id="4072" w:author="吴睿斌" w:date="2024-11-14T15:07:40Z">
        <w:r>
          <w:rPr>
            <w:rFonts w:hint="eastAsia" w:ascii="宋体" w:hAnsi="宋体" w:eastAsia="宋体" w:cs="宋体"/>
            <w:kern w:val="0"/>
            <w:sz w:val="21"/>
            <w:szCs w:val="21"/>
            <w:lang w:val="en-US" w:eastAsia="zh-CN"/>
            <w:rPrChange w:id="4073" w:author="user" w:date="2025-05-13T14:42:35Z">
              <w:rPr>
                <w:rFonts w:hint="eastAsia" w:ascii="仿宋_GB2312" w:hAnsi="仿宋_GB2312" w:eastAsia="仿宋_GB2312" w:cs="仿宋_GB2312"/>
                <w:kern w:val="0"/>
                <w:sz w:val="24"/>
                <w:szCs w:val="24"/>
                <w:lang w:val="en-US" w:eastAsia="zh-CN"/>
              </w:rPr>
            </w:rPrChange>
          </w:rPr>
          <w:t>初验阶段重点考核</w:t>
        </w:r>
      </w:ins>
      <w:ins w:id="4074" w:author="吴睿斌" w:date="2024-11-15T09:32:26Z">
        <w:r>
          <w:rPr>
            <w:rFonts w:hint="eastAsia" w:ascii="宋体" w:hAnsi="宋体" w:eastAsia="宋体" w:cs="宋体"/>
            <w:kern w:val="0"/>
            <w:sz w:val="21"/>
            <w:szCs w:val="21"/>
            <w:lang w:val="en-US" w:eastAsia="zh-CN"/>
            <w:rPrChange w:id="4075" w:author="user" w:date="2025-05-13T14:42:35Z">
              <w:rPr>
                <w:rFonts w:hint="eastAsia" w:ascii="仿宋_GB2312" w:hAnsi="仿宋_GB2312" w:eastAsia="仿宋_GB2312" w:cs="仿宋_GB2312"/>
                <w:kern w:val="0"/>
                <w:sz w:val="24"/>
                <w:szCs w:val="24"/>
                <w:lang w:val="en-US" w:eastAsia="zh-CN"/>
              </w:rPr>
            </w:rPrChange>
          </w:rPr>
          <w:t>4</w:t>
        </w:r>
      </w:ins>
      <w:ins w:id="4076" w:author="吴睿斌" w:date="2024-11-15T09:32:27Z">
        <w:r>
          <w:rPr>
            <w:rFonts w:hint="eastAsia" w:ascii="宋体" w:hAnsi="宋体" w:eastAsia="宋体" w:cs="宋体"/>
            <w:kern w:val="0"/>
            <w:sz w:val="21"/>
            <w:szCs w:val="21"/>
            <w:lang w:val="en-US" w:eastAsia="zh-CN"/>
            <w:rPrChange w:id="4077" w:author="user" w:date="2025-05-13T14:42:35Z">
              <w:rPr>
                <w:rFonts w:hint="eastAsia" w:ascii="仿宋_GB2312" w:hAnsi="仿宋_GB2312" w:eastAsia="仿宋_GB2312" w:cs="仿宋_GB2312"/>
                <w:kern w:val="0"/>
                <w:sz w:val="24"/>
                <w:szCs w:val="24"/>
                <w:lang w:val="en-US" w:eastAsia="zh-CN"/>
              </w:rPr>
            </w:rPrChange>
          </w:rPr>
          <w:t>.</w:t>
        </w:r>
      </w:ins>
      <w:ins w:id="4078" w:author="吴睿斌" w:date="2024-11-17T20:52:28Z">
        <w:r>
          <w:rPr>
            <w:rFonts w:hint="eastAsia" w:ascii="宋体" w:hAnsi="宋体" w:eastAsia="宋体" w:cs="宋体"/>
            <w:kern w:val="0"/>
            <w:sz w:val="21"/>
            <w:szCs w:val="21"/>
            <w:lang w:val="en-US" w:eastAsia="zh-CN"/>
            <w:rPrChange w:id="4079" w:author="user" w:date="2025-05-13T14:42:35Z">
              <w:rPr>
                <w:rFonts w:hint="eastAsia" w:ascii="仿宋_GB2312" w:hAnsi="仿宋_GB2312" w:eastAsia="仿宋_GB2312" w:cs="仿宋_GB2312"/>
                <w:kern w:val="0"/>
                <w:sz w:val="24"/>
                <w:szCs w:val="24"/>
                <w:lang w:val="en-US" w:eastAsia="zh-CN"/>
              </w:rPr>
            </w:rPrChange>
          </w:rPr>
          <w:t>2</w:t>
        </w:r>
      </w:ins>
      <w:ins w:id="4080" w:author="吴睿斌" w:date="2024-11-15T09:32:30Z">
        <w:r>
          <w:rPr>
            <w:rFonts w:hint="eastAsia" w:ascii="宋体" w:hAnsi="宋体" w:eastAsia="宋体" w:cs="宋体"/>
            <w:kern w:val="0"/>
            <w:sz w:val="21"/>
            <w:szCs w:val="21"/>
            <w:lang w:val="en-US" w:eastAsia="zh-CN"/>
            <w:rPrChange w:id="4081" w:author="user" w:date="2025-05-13T14:42:35Z">
              <w:rPr>
                <w:rFonts w:hint="eastAsia" w:ascii="仿宋_GB2312" w:hAnsi="仿宋_GB2312" w:eastAsia="仿宋_GB2312" w:cs="仿宋_GB2312"/>
                <w:kern w:val="0"/>
                <w:sz w:val="24"/>
                <w:szCs w:val="24"/>
                <w:lang w:val="en-US" w:eastAsia="zh-CN"/>
              </w:rPr>
            </w:rPrChange>
          </w:rPr>
          <w:t>-4</w:t>
        </w:r>
      </w:ins>
      <w:ins w:id="4082" w:author="吴睿斌" w:date="2024-11-15T09:32:31Z">
        <w:r>
          <w:rPr>
            <w:rFonts w:hint="eastAsia" w:ascii="宋体" w:hAnsi="宋体" w:eastAsia="宋体" w:cs="宋体"/>
            <w:kern w:val="0"/>
            <w:sz w:val="21"/>
            <w:szCs w:val="21"/>
            <w:lang w:val="en-US" w:eastAsia="zh-CN"/>
            <w:rPrChange w:id="4083" w:author="user" w:date="2025-05-13T14:42:35Z">
              <w:rPr>
                <w:rFonts w:hint="eastAsia" w:ascii="仿宋_GB2312" w:hAnsi="仿宋_GB2312" w:eastAsia="仿宋_GB2312" w:cs="仿宋_GB2312"/>
                <w:kern w:val="0"/>
                <w:sz w:val="24"/>
                <w:szCs w:val="24"/>
                <w:lang w:val="en-US" w:eastAsia="zh-CN"/>
              </w:rPr>
            </w:rPrChange>
          </w:rPr>
          <w:t>.</w:t>
        </w:r>
      </w:ins>
      <w:ins w:id="4084" w:author="心痕" w:date="2024-12-23T14:12:19Z">
        <w:del w:id="4085" w:author="user" w:date="2025-05-13T14:22:30Z">
          <w:r>
            <w:rPr>
              <w:rFonts w:hint="eastAsia" w:ascii="宋体" w:hAnsi="宋体" w:eastAsia="宋体" w:cs="宋体"/>
              <w:kern w:val="0"/>
              <w:sz w:val="21"/>
              <w:szCs w:val="21"/>
              <w:lang w:val="en-US" w:eastAsia="zh-CN"/>
              <w:rPrChange w:id="4086" w:author="user" w:date="2025-05-13T14:42:35Z">
                <w:rPr>
                  <w:rFonts w:hint="default" w:ascii="仿宋_GB2312" w:hAnsi="仿宋_GB2312" w:eastAsia="仿宋_GB2312" w:cs="仿宋_GB2312"/>
                  <w:kern w:val="0"/>
                  <w:sz w:val="24"/>
                  <w:szCs w:val="24"/>
                  <w:lang w:val="en-US" w:eastAsia="zh-CN"/>
                </w:rPr>
              </w:rPrChange>
            </w:rPr>
            <w:delText>7</w:delText>
          </w:r>
        </w:del>
      </w:ins>
      <w:ins w:id="4087" w:author="user" w:date="2025-05-13T14:22:30Z">
        <w:r>
          <w:rPr>
            <w:rFonts w:hint="eastAsia" w:ascii="宋体" w:hAnsi="宋体" w:eastAsia="宋体" w:cs="宋体"/>
            <w:kern w:val="0"/>
            <w:sz w:val="21"/>
            <w:szCs w:val="21"/>
            <w:lang w:val="en-US" w:eastAsia="zh-CN"/>
            <w:rPrChange w:id="4088" w:author="user" w:date="2025-05-13T14:42:35Z">
              <w:rPr>
                <w:rFonts w:hint="eastAsia" w:ascii="仿宋_GB2312" w:hAnsi="仿宋_GB2312" w:eastAsia="仿宋_GB2312" w:cs="仿宋_GB2312"/>
                <w:kern w:val="0"/>
                <w:sz w:val="24"/>
                <w:szCs w:val="24"/>
                <w:lang w:val="en-US" w:eastAsia="zh-CN"/>
              </w:rPr>
            </w:rPrChange>
          </w:rPr>
          <w:t>1</w:t>
        </w:r>
      </w:ins>
      <w:ins w:id="4089" w:author="user" w:date="2025-05-13T14:22:31Z">
        <w:r>
          <w:rPr>
            <w:rFonts w:hint="eastAsia" w:ascii="宋体" w:hAnsi="宋体" w:eastAsia="宋体" w:cs="宋体"/>
            <w:kern w:val="0"/>
            <w:sz w:val="21"/>
            <w:szCs w:val="21"/>
            <w:lang w:val="en-US" w:eastAsia="zh-CN"/>
            <w:rPrChange w:id="4090" w:author="user" w:date="2025-05-13T14:42:35Z">
              <w:rPr>
                <w:rFonts w:hint="eastAsia" w:ascii="仿宋_GB2312" w:hAnsi="仿宋_GB2312" w:eastAsia="仿宋_GB2312" w:cs="仿宋_GB2312"/>
                <w:kern w:val="0"/>
                <w:sz w:val="24"/>
                <w:szCs w:val="24"/>
                <w:lang w:val="en-US" w:eastAsia="zh-CN"/>
              </w:rPr>
            </w:rPrChange>
          </w:rPr>
          <w:t>1</w:t>
        </w:r>
      </w:ins>
      <w:ins w:id="4091" w:author="吴睿斌" w:date="2024-11-15T09:33:06Z">
        <w:r>
          <w:rPr>
            <w:rFonts w:hint="eastAsia" w:ascii="宋体" w:hAnsi="宋体" w:eastAsia="宋体" w:cs="宋体"/>
            <w:kern w:val="0"/>
            <w:sz w:val="21"/>
            <w:szCs w:val="21"/>
            <w:lang w:val="en-US" w:eastAsia="zh-CN"/>
            <w:rPrChange w:id="4092" w:author="user" w:date="2025-05-13T14:42:35Z">
              <w:rPr>
                <w:rFonts w:hint="eastAsia" w:ascii="仿宋_GB2312" w:hAnsi="仿宋_GB2312" w:eastAsia="仿宋_GB2312" w:cs="仿宋_GB2312"/>
                <w:kern w:val="0"/>
                <w:sz w:val="24"/>
                <w:szCs w:val="24"/>
                <w:lang w:val="en-US" w:eastAsia="zh-CN"/>
              </w:rPr>
            </w:rPrChange>
          </w:rPr>
          <w:t>开发</w:t>
        </w:r>
      </w:ins>
      <w:ins w:id="4093" w:author="吴睿斌" w:date="2024-11-15T09:33:07Z">
        <w:r>
          <w:rPr>
            <w:rFonts w:hint="eastAsia" w:ascii="宋体" w:hAnsi="宋体" w:eastAsia="宋体" w:cs="宋体"/>
            <w:kern w:val="0"/>
            <w:sz w:val="21"/>
            <w:szCs w:val="21"/>
            <w:lang w:val="en-US" w:eastAsia="zh-CN"/>
            <w:rPrChange w:id="4094" w:author="user" w:date="2025-05-13T14:42:35Z">
              <w:rPr>
                <w:rFonts w:hint="eastAsia" w:ascii="仿宋_GB2312" w:hAnsi="仿宋_GB2312" w:eastAsia="仿宋_GB2312" w:cs="仿宋_GB2312"/>
                <w:kern w:val="0"/>
                <w:sz w:val="24"/>
                <w:szCs w:val="24"/>
                <w:lang w:val="en-US" w:eastAsia="zh-CN"/>
              </w:rPr>
            </w:rPrChange>
          </w:rPr>
          <w:t>内容的</w:t>
        </w:r>
      </w:ins>
      <w:ins w:id="4095" w:author="吴睿斌" w:date="2024-11-15T09:33:11Z">
        <w:r>
          <w:rPr>
            <w:rFonts w:hint="eastAsia" w:ascii="宋体" w:hAnsi="宋体" w:eastAsia="宋体" w:cs="宋体"/>
            <w:kern w:val="0"/>
            <w:sz w:val="21"/>
            <w:szCs w:val="21"/>
            <w:lang w:val="en-US" w:eastAsia="zh-CN"/>
            <w:rPrChange w:id="4096" w:author="user" w:date="2025-05-13T14:42:35Z">
              <w:rPr>
                <w:rFonts w:hint="eastAsia" w:ascii="仿宋_GB2312" w:hAnsi="仿宋_GB2312" w:eastAsia="仿宋_GB2312" w:cs="仿宋_GB2312"/>
                <w:kern w:val="0"/>
                <w:sz w:val="24"/>
                <w:szCs w:val="24"/>
                <w:lang w:val="en-US" w:eastAsia="zh-CN"/>
              </w:rPr>
            </w:rPrChange>
          </w:rPr>
          <w:t>达标</w:t>
        </w:r>
      </w:ins>
      <w:ins w:id="4097" w:author="吴睿斌" w:date="2024-11-15T09:33:12Z">
        <w:r>
          <w:rPr>
            <w:rFonts w:hint="eastAsia" w:ascii="宋体" w:hAnsi="宋体" w:eastAsia="宋体" w:cs="宋体"/>
            <w:kern w:val="0"/>
            <w:sz w:val="21"/>
            <w:szCs w:val="21"/>
            <w:lang w:val="en-US" w:eastAsia="zh-CN"/>
            <w:rPrChange w:id="4098" w:author="user" w:date="2025-05-13T14:42:35Z">
              <w:rPr>
                <w:rFonts w:hint="eastAsia" w:ascii="仿宋_GB2312" w:hAnsi="仿宋_GB2312" w:eastAsia="仿宋_GB2312" w:cs="仿宋_GB2312"/>
                <w:kern w:val="0"/>
                <w:sz w:val="24"/>
                <w:szCs w:val="24"/>
                <w:lang w:val="en-US" w:eastAsia="zh-CN"/>
              </w:rPr>
            </w:rPrChange>
          </w:rPr>
          <w:t>情况</w:t>
        </w:r>
      </w:ins>
      <w:ins w:id="4099" w:author="吴睿斌" w:date="2024-11-14T15:07:40Z">
        <w:r>
          <w:rPr>
            <w:rFonts w:hint="eastAsia" w:ascii="宋体" w:hAnsi="宋体" w:eastAsia="宋体" w:cs="宋体"/>
            <w:kern w:val="0"/>
            <w:sz w:val="21"/>
            <w:szCs w:val="21"/>
            <w:lang w:val="en-US" w:eastAsia="zh-CN"/>
            <w:rPrChange w:id="4100" w:author="user" w:date="2025-05-13T14:42:35Z">
              <w:rPr>
                <w:rFonts w:hint="eastAsia" w:ascii="仿宋_GB2312" w:hAnsi="仿宋_GB2312" w:eastAsia="仿宋_GB2312" w:cs="仿宋_GB2312"/>
                <w:kern w:val="0"/>
                <w:sz w:val="24"/>
                <w:szCs w:val="24"/>
                <w:lang w:val="en-US" w:eastAsia="zh-CN"/>
              </w:rPr>
            </w:rPrChange>
          </w:rPr>
          <w:t>，考核情况会影响终验验收进度。</w:t>
        </w:r>
      </w:ins>
    </w:p>
    <w:p w14:paraId="6F79E04E">
      <w:pPr>
        <w:tabs>
          <w:tab w:val="left" w:pos="420"/>
        </w:tabs>
        <w:spacing w:line="360" w:lineRule="auto"/>
        <w:rPr>
          <w:ins w:id="4101" w:author="吴睿斌" w:date="2024-11-15T11:34:13Z"/>
          <w:rFonts w:hint="eastAsia" w:ascii="宋体" w:hAnsi="宋体" w:eastAsia="宋体" w:cs="宋体"/>
          <w:b w:val="0"/>
          <w:kern w:val="0"/>
          <w:sz w:val="21"/>
          <w:szCs w:val="21"/>
          <w:lang w:val="en-US" w:eastAsia="zh-CN"/>
          <w:rPrChange w:id="4102" w:author="user" w:date="2025-05-13T14:42:35Z">
            <w:rPr>
              <w:ins w:id="4103" w:author="吴睿斌" w:date="2024-11-15T11:34:13Z"/>
              <w:rFonts w:hint="eastAsia" w:ascii="仿宋_GB2312" w:hAnsi="仿宋_GB2312" w:eastAsia="仿宋_GB2312" w:cs="仿宋_GB2312"/>
              <w:b w:val="0"/>
              <w:kern w:val="0"/>
              <w:sz w:val="24"/>
              <w:szCs w:val="24"/>
              <w:lang w:val="en-US" w:eastAsia="zh-CN"/>
            </w:rPr>
          </w:rPrChange>
        </w:rPr>
      </w:pPr>
      <w:ins w:id="4104" w:author="心痕" w:date="2024-12-23T11:01:52Z">
        <w:r>
          <w:rPr>
            <w:rFonts w:hint="eastAsia" w:ascii="宋体" w:hAnsi="宋体" w:eastAsia="宋体" w:cs="宋体"/>
            <w:b w:val="0"/>
            <w:kern w:val="0"/>
            <w:sz w:val="21"/>
            <w:szCs w:val="21"/>
            <w:lang w:val="en-US" w:eastAsia="zh-CN"/>
            <w:rPrChange w:id="4105" w:author="user" w:date="2025-05-13T14:42:35Z">
              <w:rPr>
                <w:rFonts w:hint="eastAsia" w:ascii="仿宋_GB2312" w:hAnsi="仿宋_GB2312" w:eastAsia="仿宋_GB2312" w:cs="仿宋_GB2312"/>
                <w:b w:val="0"/>
                <w:kern w:val="0"/>
                <w:sz w:val="24"/>
                <w:szCs w:val="24"/>
                <w:lang w:val="en-US" w:eastAsia="zh-CN"/>
              </w:rPr>
            </w:rPrChange>
          </w:rPr>
          <w:t>应答：</w:t>
        </w:r>
      </w:ins>
    </w:p>
    <w:p w14:paraId="5A41FA4E">
      <w:pPr>
        <w:pStyle w:val="2"/>
        <w:rPr>
          <w:rFonts w:hint="eastAsia" w:ascii="宋体" w:hAnsi="宋体" w:eastAsia="宋体" w:cs="宋体"/>
          <w:b w:val="0"/>
          <w:sz w:val="21"/>
          <w:szCs w:val="21"/>
          <w:lang w:val="en-US" w:eastAsia="zh-CN"/>
          <w:rPrChange w:id="4106" w:author="user" w:date="2025-05-13T14:42:35Z">
            <w:rPr>
              <w:rFonts w:hint="eastAsia" w:ascii="Times New Roman" w:hAnsi="Times New Roman" w:eastAsia="宋体" w:cs="Times New Roman"/>
              <w:b w:val="0"/>
              <w:sz w:val="21"/>
              <w:szCs w:val="20"/>
              <w:lang w:val="en-US" w:eastAsia="zh-CN"/>
            </w:rPr>
          </w:rPrChange>
        </w:rPr>
      </w:pPr>
    </w:p>
    <w:p w14:paraId="71260406">
      <w:pPr>
        <w:spacing w:line="360" w:lineRule="auto"/>
        <w:rPr>
          <w:rFonts w:hint="eastAsia" w:ascii="宋体" w:hAnsi="宋体" w:eastAsia="宋体" w:cs="宋体"/>
          <w:b/>
          <w:sz w:val="21"/>
          <w:szCs w:val="21"/>
          <w:rPrChange w:id="4107" w:author="user" w:date="2025-05-13T14:42:35Z">
            <w:rPr>
              <w:rFonts w:hint="eastAsia" w:ascii="仿宋_GB2312" w:hAnsi="仿宋_GB2312" w:eastAsia="仿宋_GB2312" w:cs="仿宋_GB2312"/>
              <w:b/>
              <w:sz w:val="28"/>
              <w:szCs w:val="28"/>
            </w:rPr>
          </w:rPrChange>
        </w:rPr>
      </w:pPr>
      <w:r>
        <w:rPr>
          <w:rFonts w:hint="eastAsia" w:ascii="宋体" w:hAnsi="宋体" w:eastAsia="宋体" w:cs="宋体"/>
          <w:b/>
          <w:sz w:val="21"/>
          <w:szCs w:val="21"/>
          <w:rPrChange w:id="4108" w:author="user" w:date="2025-05-13T14:42:35Z">
            <w:rPr>
              <w:rFonts w:hint="eastAsia" w:ascii="仿宋_GB2312" w:hAnsi="仿宋_GB2312" w:eastAsia="仿宋_GB2312" w:cs="仿宋_GB2312"/>
              <w:b/>
              <w:sz w:val="28"/>
              <w:szCs w:val="28"/>
            </w:rPr>
          </w:rPrChange>
        </w:rPr>
        <w:t>考核系数表</w:t>
      </w:r>
    </w:p>
    <w:tbl>
      <w:tblPr>
        <w:tblStyle w:val="17"/>
        <w:tblW w:w="9499" w:type="dxa"/>
        <w:jc w:val="center"/>
        <w:tblLayout w:type="fixed"/>
        <w:tblCellMar>
          <w:top w:w="0" w:type="dxa"/>
          <w:left w:w="108" w:type="dxa"/>
          <w:bottom w:w="0" w:type="dxa"/>
          <w:right w:w="108" w:type="dxa"/>
        </w:tblCellMar>
      </w:tblPr>
      <w:tblGrid>
        <w:gridCol w:w="5179"/>
        <w:gridCol w:w="4320"/>
      </w:tblGrid>
      <w:tr w14:paraId="1C62F3D7">
        <w:tblPrEx>
          <w:tblCellMar>
            <w:top w:w="0" w:type="dxa"/>
            <w:left w:w="108" w:type="dxa"/>
            <w:bottom w:w="0" w:type="dxa"/>
            <w:right w:w="108" w:type="dxa"/>
          </w:tblCellMar>
        </w:tblPrEx>
        <w:trPr>
          <w:trHeight w:val="535" w:hRule="atLeast"/>
          <w:jc w:val="center"/>
        </w:trPr>
        <w:tc>
          <w:tcPr>
            <w:tcW w:w="5179" w:type="dxa"/>
            <w:tcBorders>
              <w:top w:val="single" w:color="000000" w:sz="4" w:space="0"/>
              <w:left w:val="single" w:color="000000" w:sz="4" w:space="0"/>
              <w:bottom w:val="single" w:color="000000" w:sz="4" w:space="0"/>
              <w:right w:val="single" w:color="000000" w:sz="4" w:space="0"/>
            </w:tcBorders>
          </w:tcPr>
          <w:p w14:paraId="1040D52C">
            <w:pPr>
              <w:tabs>
                <w:tab w:val="left" w:pos="709"/>
              </w:tabs>
              <w:spacing w:line="360" w:lineRule="auto"/>
              <w:jc w:val="center"/>
              <w:rPr>
                <w:rFonts w:hint="eastAsia" w:ascii="宋体" w:hAnsi="宋体" w:eastAsia="宋体" w:cs="宋体"/>
                <w:sz w:val="21"/>
                <w:szCs w:val="21"/>
                <w:rPrChange w:id="4109"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4110" w:author="user" w:date="2025-05-13T14:42:35Z">
                  <w:rPr>
                    <w:rFonts w:hint="eastAsia" w:ascii="仿宋_GB2312" w:hAnsi="仿宋_GB2312" w:eastAsia="仿宋_GB2312" w:cs="仿宋_GB2312"/>
                    <w:sz w:val="24"/>
                    <w:szCs w:val="24"/>
                  </w:rPr>
                </w:rPrChange>
              </w:rPr>
              <w:t>考核得分</w:t>
            </w:r>
          </w:p>
        </w:tc>
        <w:tc>
          <w:tcPr>
            <w:tcW w:w="4320" w:type="dxa"/>
            <w:tcBorders>
              <w:top w:val="single" w:color="000000" w:sz="4" w:space="0"/>
              <w:left w:val="nil"/>
              <w:bottom w:val="single" w:color="000000" w:sz="4" w:space="0"/>
              <w:right w:val="single" w:color="000000" w:sz="4" w:space="0"/>
            </w:tcBorders>
          </w:tcPr>
          <w:p w14:paraId="3B476827">
            <w:pPr>
              <w:tabs>
                <w:tab w:val="left" w:pos="709"/>
              </w:tabs>
              <w:spacing w:line="360" w:lineRule="auto"/>
              <w:jc w:val="center"/>
              <w:rPr>
                <w:rFonts w:hint="eastAsia" w:ascii="宋体" w:hAnsi="宋体" w:eastAsia="宋体" w:cs="宋体"/>
                <w:sz w:val="21"/>
                <w:szCs w:val="21"/>
                <w:rPrChange w:id="4111"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4112" w:author="user" w:date="2025-05-13T14:42:35Z">
                  <w:rPr>
                    <w:rFonts w:hint="eastAsia" w:ascii="仿宋_GB2312" w:hAnsi="仿宋_GB2312" w:eastAsia="仿宋_GB2312" w:cs="仿宋_GB2312"/>
                    <w:sz w:val="24"/>
                    <w:szCs w:val="24"/>
                  </w:rPr>
                </w:rPrChange>
              </w:rPr>
              <w:t>考核系数</w:t>
            </w:r>
          </w:p>
        </w:tc>
      </w:tr>
      <w:tr w14:paraId="11F3CE3D">
        <w:tblPrEx>
          <w:tblCellMar>
            <w:top w:w="0" w:type="dxa"/>
            <w:left w:w="108" w:type="dxa"/>
            <w:bottom w:w="0" w:type="dxa"/>
            <w:right w:w="108" w:type="dxa"/>
          </w:tblCellMar>
        </w:tblPrEx>
        <w:trPr>
          <w:trHeight w:val="535" w:hRule="atLeast"/>
          <w:jc w:val="center"/>
        </w:trPr>
        <w:tc>
          <w:tcPr>
            <w:tcW w:w="5179" w:type="dxa"/>
            <w:tcBorders>
              <w:top w:val="single" w:color="000000" w:sz="4" w:space="0"/>
              <w:left w:val="single" w:color="000000" w:sz="4" w:space="0"/>
              <w:bottom w:val="single" w:color="000000" w:sz="4" w:space="0"/>
              <w:right w:val="single" w:color="000000" w:sz="4" w:space="0"/>
            </w:tcBorders>
          </w:tcPr>
          <w:p w14:paraId="283B1B96">
            <w:pPr>
              <w:tabs>
                <w:tab w:val="left" w:pos="709"/>
              </w:tabs>
              <w:spacing w:line="360" w:lineRule="auto"/>
              <w:jc w:val="center"/>
              <w:rPr>
                <w:rFonts w:hint="eastAsia" w:ascii="宋体" w:hAnsi="宋体" w:eastAsia="宋体" w:cs="宋体"/>
                <w:sz w:val="21"/>
                <w:szCs w:val="21"/>
                <w:rPrChange w:id="4113"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4114" w:author="user" w:date="2025-05-13T14:42:35Z">
                  <w:rPr>
                    <w:rFonts w:hint="eastAsia" w:ascii="仿宋_GB2312" w:hAnsi="仿宋_GB2312" w:eastAsia="仿宋_GB2312" w:cs="仿宋_GB2312"/>
                    <w:sz w:val="24"/>
                    <w:szCs w:val="24"/>
                  </w:rPr>
                </w:rPrChange>
              </w:rPr>
              <w:t>考核得分≥95</w:t>
            </w:r>
          </w:p>
        </w:tc>
        <w:tc>
          <w:tcPr>
            <w:tcW w:w="4320" w:type="dxa"/>
            <w:tcBorders>
              <w:top w:val="single" w:color="000000" w:sz="4" w:space="0"/>
              <w:left w:val="nil"/>
              <w:bottom w:val="single" w:color="000000" w:sz="4" w:space="0"/>
              <w:right w:val="single" w:color="000000" w:sz="4" w:space="0"/>
            </w:tcBorders>
          </w:tcPr>
          <w:p w14:paraId="46B05ECC">
            <w:pPr>
              <w:tabs>
                <w:tab w:val="left" w:pos="709"/>
              </w:tabs>
              <w:spacing w:line="360" w:lineRule="auto"/>
              <w:jc w:val="center"/>
              <w:rPr>
                <w:rFonts w:hint="eastAsia" w:ascii="宋体" w:hAnsi="宋体" w:eastAsia="宋体" w:cs="宋体"/>
                <w:sz w:val="21"/>
                <w:szCs w:val="21"/>
                <w:rPrChange w:id="4115"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4116" w:author="user" w:date="2025-05-13T14:42:35Z">
                  <w:rPr>
                    <w:rFonts w:hint="eastAsia" w:ascii="仿宋_GB2312" w:hAnsi="仿宋_GB2312" w:eastAsia="仿宋_GB2312" w:cs="仿宋_GB2312"/>
                    <w:sz w:val="24"/>
                    <w:szCs w:val="24"/>
                  </w:rPr>
                </w:rPrChange>
              </w:rPr>
              <w:t>1</w:t>
            </w:r>
          </w:p>
        </w:tc>
      </w:tr>
      <w:tr w14:paraId="69168D92">
        <w:tblPrEx>
          <w:tblCellMar>
            <w:top w:w="0" w:type="dxa"/>
            <w:left w:w="108" w:type="dxa"/>
            <w:bottom w:w="0" w:type="dxa"/>
            <w:right w:w="108" w:type="dxa"/>
          </w:tblCellMar>
        </w:tblPrEx>
        <w:trPr>
          <w:trHeight w:val="535" w:hRule="atLeast"/>
          <w:jc w:val="center"/>
        </w:trPr>
        <w:tc>
          <w:tcPr>
            <w:tcW w:w="5179" w:type="dxa"/>
            <w:tcBorders>
              <w:top w:val="single" w:color="000000" w:sz="4" w:space="0"/>
              <w:left w:val="single" w:color="000000" w:sz="4" w:space="0"/>
              <w:bottom w:val="single" w:color="000000" w:sz="4" w:space="0"/>
              <w:right w:val="single" w:color="000000" w:sz="4" w:space="0"/>
            </w:tcBorders>
          </w:tcPr>
          <w:p w14:paraId="5A12938D">
            <w:pPr>
              <w:tabs>
                <w:tab w:val="left" w:pos="709"/>
              </w:tabs>
              <w:spacing w:line="360" w:lineRule="auto"/>
              <w:jc w:val="center"/>
              <w:rPr>
                <w:rFonts w:hint="eastAsia" w:ascii="宋体" w:hAnsi="宋体" w:eastAsia="宋体" w:cs="宋体"/>
                <w:sz w:val="21"/>
                <w:szCs w:val="21"/>
                <w:rPrChange w:id="4117"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4118" w:author="user" w:date="2025-05-13T14:42:35Z">
                  <w:rPr>
                    <w:rFonts w:hint="eastAsia" w:ascii="仿宋_GB2312" w:hAnsi="仿宋_GB2312" w:eastAsia="仿宋_GB2312" w:cs="仿宋_GB2312"/>
                    <w:sz w:val="24"/>
                    <w:szCs w:val="24"/>
                  </w:rPr>
                </w:rPrChange>
              </w:rPr>
              <w:t>85≤考核得分＜95</w:t>
            </w:r>
          </w:p>
        </w:tc>
        <w:tc>
          <w:tcPr>
            <w:tcW w:w="4320" w:type="dxa"/>
            <w:tcBorders>
              <w:top w:val="single" w:color="000000" w:sz="4" w:space="0"/>
              <w:left w:val="nil"/>
              <w:bottom w:val="single" w:color="000000" w:sz="4" w:space="0"/>
              <w:right w:val="single" w:color="000000" w:sz="4" w:space="0"/>
            </w:tcBorders>
          </w:tcPr>
          <w:p w14:paraId="5326F5F2">
            <w:pPr>
              <w:tabs>
                <w:tab w:val="left" w:pos="709"/>
              </w:tabs>
              <w:spacing w:line="360" w:lineRule="auto"/>
              <w:jc w:val="center"/>
              <w:rPr>
                <w:rFonts w:hint="eastAsia" w:ascii="宋体" w:hAnsi="宋体" w:eastAsia="宋体" w:cs="宋体"/>
                <w:sz w:val="21"/>
                <w:szCs w:val="21"/>
                <w:rPrChange w:id="4119"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4120" w:author="user" w:date="2025-05-13T14:42:35Z">
                  <w:rPr>
                    <w:rFonts w:hint="eastAsia" w:ascii="仿宋_GB2312" w:hAnsi="仿宋_GB2312" w:eastAsia="仿宋_GB2312" w:cs="仿宋_GB2312"/>
                    <w:sz w:val="24"/>
                    <w:szCs w:val="24"/>
                  </w:rPr>
                </w:rPrChange>
              </w:rPr>
              <w:t>x(x=考核得分/100)</w:t>
            </w:r>
          </w:p>
        </w:tc>
      </w:tr>
      <w:tr w14:paraId="144CBD49">
        <w:tblPrEx>
          <w:tblCellMar>
            <w:top w:w="0" w:type="dxa"/>
            <w:left w:w="108" w:type="dxa"/>
            <w:bottom w:w="0" w:type="dxa"/>
            <w:right w:w="108" w:type="dxa"/>
          </w:tblCellMar>
        </w:tblPrEx>
        <w:trPr>
          <w:trHeight w:val="535" w:hRule="atLeast"/>
          <w:jc w:val="center"/>
        </w:trPr>
        <w:tc>
          <w:tcPr>
            <w:tcW w:w="5179" w:type="dxa"/>
            <w:tcBorders>
              <w:top w:val="single" w:color="000000" w:sz="4" w:space="0"/>
              <w:left w:val="single" w:color="000000" w:sz="4" w:space="0"/>
              <w:bottom w:val="single" w:color="000000" w:sz="4" w:space="0"/>
              <w:right w:val="single" w:color="000000" w:sz="4" w:space="0"/>
            </w:tcBorders>
          </w:tcPr>
          <w:p w14:paraId="41D1EEE0">
            <w:pPr>
              <w:tabs>
                <w:tab w:val="left" w:pos="709"/>
              </w:tabs>
              <w:spacing w:line="360" w:lineRule="auto"/>
              <w:jc w:val="center"/>
              <w:rPr>
                <w:rFonts w:hint="eastAsia" w:ascii="宋体" w:hAnsi="宋体" w:eastAsia="宋体" w:cs="宋体"/>
                <w:sz w:val="21"/>
                <w:szCs w:val="21"/>
                <w:rPrChange w:id="4121"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4122" w:author="user" w:date="2025-05-13T14:42:35Z">
                  <w:rPr>
                    <w:rFonts w:hint="eastAsia" w:ascii="仿宋_GB2312" w:hAnsi="仿宋_GB2312" w:eastAsia="仿宋_GB2312" w:cs="仿宋_GB2312"/>
                    <w:sz w:val="24"/>
                    <w:szCs w:val="24"/>
                  </w:rPr>
                </w:rPrChange>
              </w:rPr>
              <w:t>80≤考核得分＜85</w:t>
            </w:r>
          </w:p>
        </w:tc>
        <w:tc>
          <w:tcPr>
            <w:tcW w:w="4320" w:type="dxa"/>
            <w:tcBorders>
              <w:top w:val="single" w:color="000000" w:sz="4" w:space="0"/>
              <w:left w:val="nil"/>
              <w:bottom w:val="single" w:color="000000" w:sz="4" w:space="0"/>
              <w:right w:val="single" w:color="000000" w:sz="4" w:space="0"/>
            </w:tcBorders>
          </w:tcPr>
          <w:p w14:paraId="5508AE74">
            <w:pPr>
              <w:tabs>
                <w:tab w:val="left" w:pos="709"/>
              </w:tabs>
              <w:spacing w:line="360" w:lineRule="auto"/>
              <w:jc w:val="center"/>
              <w:rPr>
                <w:rFonts w:hint="eastAsia" w:ascii="宋体" w:hAnsi="宋体" w:eastAsia="宋体" w:cs="宋体"/>
                <w:sz w:val="21"/>
                <w:szCs w:val="21"/>
                <w:rPrChange w:id="4123"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4124" w:author="user" w:date="2025-05-13T14:42:35Z">
                  <w:rPr>
                    <w:rFonts w:hint="eastAsia" w:ascii="仿宋_GB2312" w:hAnsi="仿宋_GB2312" w:eastAsia="仿宋_GB2312" w:cs="仿宋_GB2312"/>
                    <w:sz w:val="24"/>
                    <w:szCs w:val="24"/>
                  </w:rPr>
                </w:rPrChange>
              </w:rPr>
              <w:t>0.5</w:t>
            </w:r>
          </w:p>
        </w:tc>
      </w:tr>
      <w:tr w14:paraId="69117931">
        <w:tblPrEx>
          <w:tblCellMar>
            <w:top w:w="0" w:type="dxa"/>
            <w:left w:w="108" w:type="dxa"/>
            <w:bottom w:w="0" w:type="dxa"/>
            <w:right w:w="108" w:type="dxa"/>
          </w:tblCellMar>
        </w:tblPrEx>
        <w:trPr>
          <w:trHeight w:val="556" w:hRule="atLeast"/>
          <w:jc w:val="center"/>
        </w:trPr>
        <w:tc>
          <w:tcPr>
            <w:tcW w:w="5179" w:type="dxa"/>
            <w:tcBorders>
              <w:top w:val="single" w:color="000000" w:sz="4" w:space="0"/>
              <w:left w:val="single" w:color="000000" w:sz="4" w:space="0"/>
              <w:bottom w:val="single" w:color="000000" w:sz="4" w:space="0"/>
              <w:right w:val="single" w:color="000000" w:sz="4" w:space="0"/>
            </w:tcBorders>
          </w:tcPr>
          <w:p w14:paraId="746DE417">
            <w:pPr>
              <w:tabs>
                <w:tab w:val="left" w:pos="709"/>
              </w:tabs>
              <w:spacing w:line="360" w:lineRule="auto"/>
              <w:jc w:val="center"/>
              <w:rPr>
                <w:rFonts w:hint="eastAsia" w:ascii="宋体" w:hAnsi="宋体" w:eastAsia="宋体" w:cs="宋体"/>
                <w:sz w:val="21"/>
                <w:szCs w:val="21"/>
                <w:rPrChange w:id="4125"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4126" w:author="user" w:date="2025-05-13T14:42:35Z">
                  <w:rPr>
                    <w:rFonts w:hint="eastAsia" w:ascii="仿宋_GB2312" w:hAnsi="仿宋_GB2312" w:eastAsia="仿宋_GB2312" w:cs="仿宋_GB2312"/>
                    <w:sz w:val="24"/>
                    <w:szCs w:val="24"/>
                  </w:rPr>
                </w:rPrChange>
              </w:rPr>
              <w:t>考核得分＜80</w:t>
            </w:r>
          </w:p>
        </w:tc>
        <w:tc>
          <w:tcPr>
            <w:tcW w:w="4320" w:type="dxa"/>
            <w:tcBorders>
              <w:top w:val="single" w:color="000000" w:sz="4" w:space="0"/>
              <w:left w:val="nil"/>
              <w:bottom w:val="single" w:color="000000" w:sz="4" w:space="0"/>
              <w:right w:val="single" w:color="000000" w:sz="4" w:space="0"/>
            </w:tcBorders>
          </w:tcPr>
          <w:p w14:paraId="23A29ABD">
            <w:pPr>
              <w:tabs>
                <w:tab w:val="left" w:pos="709"/>
              </w:tabs>
              <w:spacing w:line="360" w:lineRule="auto"/>
              <w:jc w:val="center"/>
              <w:rPr>
                <w:rFonts w:hint="eastAsia" w:ascii="宋体" w:hAnsi="宋体" w:eastAsia="宋体" w:cs="宋体"/>
                <w:sz w:val="21"/>
                <w:szCs w:val="21"/>
                <w:rPrChange w:id="4127" w:author="user" w:date="2025-05-13T14:42:35Z">
                  <w:rPr>
                    <w:rFonts w:hint="eastAsia" w:ascii="仿宋_GB2312" w:hAnsi="仿宋_GB2312" w:eastAsia="仿宋_GB2312" w:cs="仿宋_GB2312"/>
                    <w:sz w:val="24"/>
                    <w:szCs w:val="24"/>
                  </w:rPr>
                </w:rPrChange>
              </w:rPr>
            </w:pPr>
            <w:r>
              <w:rPr>
                <w:rFonts w:hint="eastAsia" w:ascii="宋体" w:hAnsi="宋体" w:eastAsia="宋体" w:cs="宋体"/>
                <w:sz w:val="21"/>
                <w:szCs w:val="21"/>
                <w:rPrChange w:id="4128" w:author="user" w:date="2025-05-13T14:42:35Z">
                  <w:rPr>
                    <w:rFonts w:hint="eastAsia" w:ascii="仿宋_GB2312" w:hAnsi="仿宋_GB2312" w:eastAsia="仿宋_GB2312" w:cs="仿宋_GB2312"/>
                    <w:sz w:val="24"/>
                    <w:szCs w:val="24"/>
                  </w:rPr>
                </w:rPrChange>
              </w:rPr>
              <w:t xml:space="preserve">0 </w:t>
            </w:r>
          </w:p>
        </w:tc>
      </w:tr>
    </w:tbl>
    <w:p w14:paraId="4622CF16">
      <w:pPr>
        <w:tabs>
          <w:tab w:val="left" w:pos="420"/>
        </w:tabs>
        <w:spacing w:line="360" w:lineRule="auto"/>
        <w:rPr>
          <w:ins w:id="4129" w:author="吴睿斌" w:date="2024-11-15T11:34:17Z"/>
          <w:rFonts w:hint="eastAsia" w:ascii="宋体" w:hAnsi="宋体" w:eastAsia="宋体" w:cs="宋体"/>
          <w:kern w:val="0"/>
          <w:sz w:val="21"/>
          <w:szCs w:val="21"/>
          <w:rPrChange w:id="4130" w:author="user" w:date="2025-05-13T14:42:35Z">
            <w:rPr>
              <w:ins w:id="4131" w:author="吴睿斌" w:date="2024-11-15T11:34:17Z"/>
              <w:rFonts w:hint="eastAsia" w:ascii="仿宋_GB2312" w:hAnsi="仿宋_GB2312" w:eastAsia="仿宋_GB2312" w:cs="仿宋_GB2312"/>
              <w:kern w:val="0"/>
              <w:sz w:val="24"/>
              <w:szCs w:val="24"/>
            </w:rPr>
          </w:rPrChange>
        </w:rPr>
      </w:pPr>
      <w:r>
        <w:rPr>
          <w:rFonts w:hint="eastAsia" w:ascii="宋体" w:hAnsi="宋体" w:eastAsia="宋体" w:cs="宋体"/>
          <w:kern w:val="0"/>
          <w:sz w:val="21"/>
          <w:szCs w:val="21"/>
          <w:rPrChange w:id="4132" w:author="user" w:date="2025-05-13T14:42:35Z">
            <w:rPr>
              <w:rFonts w:hint="eastAsia" w:ascii="仿宋_GB2312" w:hAnsi="仿宋_GB2312" w:eastAsia="仿宋_GB2312" w:cs="仿宋_GB2312"/>
              <w:kern w:val="0"/>
              <w:sz w:val="24"/>
              <w:szCs w:val="24"/>
            </w:rPr>
          </w:rPrChange>
        </w:rPr>
        <w:t>注：付款金额与</w:t>
      </w:r>
      <w:ins w:id="4133" w:author="张雪平" w:date="2024-11-13T21:54:16Z">
        <w:r>
          <w:rPr>
            <w:rFonts w:hint="eastAsia" w:ascii="宋体" w:hAnsi="宋体" w:eastAsia="宋体" w:cs="宋体"/>
            <w:kern w:val="0"/>
            <w:sz w:val="21"/>
            <w:szCs w:val="21"/>
            <w:lang w:eastAsia="zh-CN"/>
            <w:rPrChange w:id="4134" w:author="user" w:date="2025-05-13T14:42:35Z">
              <w:rPr>
                <w:rFonts w:hint="eastAsia" w:ascii="仿宋_GB2312" w:hAnsi="仿宋_GB2312" w:eastAsia="仿宋_GB2312" w:cs="仿宋_GB2312"/>
                <w:kern w:val="0"/>
                <w:sz w:val="24"/>
                <w:szCs w:val="24"/>
                <w:lang w:eastAsia="zh-CN"/>
              </w:rPr>
            </w:rPrChange>
          </w:rPr>
          <w:t>采购人</w:t>
        </w:r>
      </w:ins>
      <w:r>
        <w:rPr>
          <w:rFonts w:hint="eastAsia" w:ascii="宋体" w:hAnsi="宋体" w:eastAsia="宋体" w:cs="宋体"/>
          <w:kern w:val="0"/>
          <w:sz w:val="21"/>
          <w:szCs w:val="21"/>
          <w:rPrChange w:id="4135" w:author="user" w:date="2025-05-13T14:42:35Z">
            <w:rPr>
              <w:rFonts w:hint="eastAsia" w:ascii="仿宋_GB2312" w:hAnsi="仿宋_GB2312" w:eastAsia="仿宋_GB2312" w:cs="仿宋_GB2312"/>
              <w:kern w:val="0"/>
              <w:sz w:val="24"/>
              <w:szCs w:val="24"/>
            </w:rPr>
          </w:rPrChange>
        </w:rPr>
        <w:t>对</w:t>
      </w:r>
      <w:ins w:id="4136" w:author="张雪平" w:date="2024-11-13T21:54:47Z">
        <w:r>
          <w:rPr>
            <w:rFonts w:hint="eastAsia" w:ascii="宋体" w:hAnsi="宋体" w:eastAsia="宋体" w:cs="宋体"/>
            <w:kern w:val="0"/>
            <w:sz w:val="21"/>
            <w:szCs w:val="21"/>
            <w:lang w:eastAsia="zh-CN"/>
            <w:rPrChange w:id="4137" w:author="user" w:date="2025-05-13T14:42:35Z">
              <w:rPr>
                <w:rFonts w:hint="eastAsia" w:ascii="仿宋_GB2312" w:hAnsi="仿宋_GB2312" w:eastAsia="仿宋_GB2312" w:cs="仿宋_GB2312"/>
                <w:kern w:val="0"/>
                <w:sz w:val="24"/>
                <w:szCs w:val="24"/>
                <w:lang w:eastAsia="zh-CN"/>
              </w:rPr>
            </w:rPrChange>
          </w:rPr>
          <w:t>供应商</w:t>
        </w:r>
      </w:ins>
      <w:r>
        <w:rPr>
          <w:rFonts w:hint="eastAsia" w:ascii="宋体" w:hAnsi="宋体" w:eastAsia="宋体" w:cs="宋体"/>
          <w:kern w:val="0"/>
          <w:sz w:val="21"/>
          <w:szCs w:val="21"/>
          <w:rPrChange w:id="4138" w:author="user" w:date="2025-05-13T14:42:35Z">
            <w:rPr>
              <w:rFonts w:hint="eastAsia" w:ascii="仿宋_GB2312" w:hAnsi="仿宋_GB2312" w:eastAsia="仿宋_GB2312" w:cs="仿宋_GB2312"/>
              <w:kern w:val="0"/>
              <w:sz w:val="24"/>
              <w:szCs w:val="24"/>
            </w:rPr>
          </w:rPrChange>
        </w:rPr>
        <w:t>的考核结果直接挂钩，应付金额=当期金额×考核系数。</w:t>
      </w:r>
    </w:p>
    <w:p w14:paraId="6B9C9ED2">
      <w:pPr>
        <w:widowControl/>
        <w:numPr>
          <w:ilvl w:val="-1"/>
          <w:numId w:val="0"/>
        </w:numPr>
        <w:spacing w:line="360" w:lineRule="auto"/>
        <w:ind w:left="0" w:firstLine="0" w:firstLineChars="0"/>
        <w:jc w:val="left"/>
        <w:rPr>
          <w:ins w:id="4139" w:author="吴睿斌" w:date="2024-11-15T11:34:18Z"/>
          <w:del w:id="4140" w:author="user" w:date="2025-05-14T10:25:01Z"/>
          <w:rFonts w:hint="eastAsia" w:ascii="宋体" w:hAnsi="宋体" w:eastAsia="宋体" w:cs="宋体"/>
          <w:sz w:val="21"/>
          <w:szCs w:val="21"/>
          <w:lang w:val="en-US" w:eastAsia="zh-CN"/>
          <w:rPrChange w:id="4141" w:author="user" w:date="2025-05-13T14:42:35Z">
            <w:rPr>
              <w:ins w:id="4142" w:author="吴睿斌" w:date="2024-11-15T11:34:18Z"/>
              <w:del w:id="4143" w:author="user" w:date="2025-05-14T10:25:01Z"/>
              <w:rFonts w:hint="eastAsia" w:ascii="仿宋_GB2312" w:hAnsi="仿宋_GB2312" w:eastAsia="仿宋_GB2312" w:cs="仿宋_GB2312"/>
              <w:sz w:val="24"/>
              <w:szCs w:val="24"/>
              <w:lang w:val="en-US" w:eastAsia="zh-CN"/>
            </w:rPr>
          </w:rPrChange>
        </w:rPr>
      </w:pPr>
      <w:ins w:id="4144" w:author="心痕" w:date="2024-12-23T11:01:52Z">
        <w:r>
          <w:rPr>
            <w:rFonts w:hint="eastAsia" w:ascii="宋体" w:hAnsi="宋体" w:eastAsia="宋体" w:cs="宋体"/>
            <w:sz w:val="21"/>
            <w:szCs w:val="21"/>
            <w:lang w:val="en-US" w:eastAsia="zh-CN"/>
            <w:rPrChange w:id="4145" w:author="user" w:date="2025-05-13T14:42:35Z">
              <w:rPr>
                <w:rFonts w:hint="eastAsia" w:ascii="仿宋_GB2312" w:hAnsi="仿宋_GB2312" w:eastAsia="仿宋_GB2312" w:cs="仿宋_GB2312"/>
                <w:sz w:val="24"/>
                <w:szCs w:val="24"/>
                <w:lang w:val="en-US" w:eastAsia="zh-CN"/>
              </w:rPr>
            </w:rPrChange>
          </w:rPr>
          <w:t>应答：</w:t>
        </w:r>
      </w:ins>
    </w:p>
    <w:p w14:paraId="22EDF872">
      <w:pPr>
        <w:widowControl/>
        <w:numPr>
          <w:ilvl w:val="0"/>
          <w:numId w:val="0"/>
        </w:numPr>
        <w:spacing w:line="360" w:lineRule="auto"/>
        <w:jc w:val="left"/>
        <w:rPr>
          <w:ins w:id="4147" w:author="心痕" w:date="2024-12-30T15:20:08Z"/>
          <w:del w:id="4148" w:author="user" w:date="2025-05-14T10:24:51Z"/>
          <w:rFonts w:hint="eastAsia" w:ascii="宋体" w:hAnsi="宋体" w:eastAsia="宋体" w:cs="宋体"/>
          <w:b/>
          <w:bCs/>
          <w:sz w:val="21"/>
          <w:szCs w:val="21"/>
          <w:rPrChange w:id="4149" w:author="user" w:date="2025-05-13T14:42:35Z">
            <w:rPr>
              <w:ins w:id="4150" w:author="心痕" w:date="2024-12-30T15:20:08Z"/>
              <w:del w:id="4151" w:author="user" w:date="2025-05-14T10:24:51Z"/>
              <w:rFonts w:hint="eastAsia" w:ascii="仿宋_GB2312" w:hAnsi="仿宋_GB2312" w:eastAsia="仿宋_GB2312" w:cs="仿宋_GB2312"/>
              <w:b/>
              <w:bCs/>
              <w:sz w:val="28"/>
              <w:szCs w:val="28"/>
            </w:rPr>
          </w:rPrChange>
        </w:rPr>
        <w:pPrChange w:id="4146" w:author="user" w:date="2025-05-14T10:25:01Z">
          <w:pPr>
            <w:tabs>
              <w:tab w:val="left" w:pos="420"/>
            </w:tabs>
            <w:spacing w:line="360" w:lineRule="auto"/>
          </w:pPr>
        </w:pPrChange>
      </w:pPr>
    </w:p>
    <w:p w14:paraId="7FED49FA">
      <w:pPr>
        <w:widowControl/>
        <w:numPr>
          <w:ilvl w:val="0"/>
          <w:numId w:val="0"/>
        </w:numPr>
        <w:ind w:firstLine="0"/>
        <w:jc w:val="left"/>
        <w:rPr>
          <w:ins w:id="4153" w:author="心痕" w:date="2024-12-30T15:20:08Z"/>
          <w:del w:id="4154" w:author="user" w:date="2025-05-14T10:24:53Z"/>
          <w:rFonts w:hint="eastAsia" w:ascii="宋体" w:hAnsi="宋体" w:eastAsia="宋体" w:cs="宋体"/>
          <w:b/>
          <w:bCs/>
          <w:sz w:val="21"/>
          <w:szCs w:val="21"/>
          <w:rPrChange w:id="4155" w:author="user" w:date="2025-05-13T14:42:35Z">
            <w:rPr>
              <w:ins w:id="4156" w:author="心痕" w:date="2024-12-30T15:20:08Z"/>
              <w:del w:id="4157" w:author="user" w:date="2025-05-14T10:24:53Z"/>
              <w:rFonts w:hint="eastAsia" w:ascii="仿宋_GB2312" w:hAnsi="仿宋_GB2312" w:eastAsia="仿宋_GB2312" w:cs="仿宋_GB2312"/>
              <w:b/>
              <w:bCs/>
              <w:sz w:val="28"/>
              <w:szCs w:val="28"/>
            </w:rPr>
          </w:rPrChange>
        </w:rPr>
        <w:pPrChange w:id="4152" w:author="user" w:date="2025-05-14T10:25:01Z">
          <w:pPr>
            <w:pStyle w:val="2"/>
          </w:pPr>
        </w:pPrChange>
      </w:pPr>
    </w:p>
    <w:p w14:paraId="5AA9BB5A">
      <w:pPr>
        <w:widowControl/>
        <w:numPr>
          <w:ilvl w:val="0"/>
          <w:numId w:val="0"/>
        </w:numPr>
        <w:ind w:firstLine="0"/>
        <w:jc w:val="left"/>
        <w:rPr>
          <w:ins w:id="4159" w:author="心痕" w:date="2024-12-30T15:20:08Z"/>
          <w:del w:id="4160" w:author="user" w:date="2025-05-14T10:24:54Z"/>
          <w:rFonts w:hint="eastAsia" w:ascii="宋体" w:hAnsi="宋体" w:eastAsia="宋体" w:cs="宋体"/>
          <w:b/>
          <w:bCs/>
          <w:sz w:val="21"/>
          <w:szCs w:val="21"/>
          <w:rPrChange w:id="4161" w:author="user" w:date="2025-05-13T14:42:35Z">
            <w:rPr>
              <w:ins w:id="4162" w:author="心痕" w:date="2024-12-30T15:20:08Z"/>
              <w:del w:id="4163" w:author="user" w:date="2025-05-14T10:24:54Z"/>
              <w:rFonts w:hint="eastAsia" w:ascii="仿宋_GB2312" w:hAnsi="仿宋_GB2312" w:eastAsia="仿宋_GB2312" w:cs="仿宋_GB2312"/>
              <w:b/>
              <w:bCs/>
              <w:sz w:val="28"/>
              <w:szCs w:val="28"/>
            </w:rPr>
          </w:rPrChange>
        </w:rPr>
        <w:pPrChange w:id="4158" w:author="user" w:date="2025-05-14T10:25:01Z">
          <w:pPr>
            <w:pStyle w:val="2"/>
          </w:pPr>
        </w:pPrChange>
      </w:pPr>
    </w:p>
    <w:p w14:paraId="27E80766">
      <w:pPr>
        <w:widowControl/>
        <w:numPr>
          <w:ilvl w:val="0"/>
          <w:numId w:val="0"/>
        </w:numPr>
        <w:ind w:firstLine="0"/>
        <w:jc w:val="left"/>
        <w:rPr>
          <w:ins w:id="4165" w:author="心痕" w:date="2024-12-30T15:20:08Z"/>
          <w:del w:id="4166" w:author="user" w:date="2025-05-14T10:24:54Z"/>
          <w:rFonts w:hint="eastAsia" w:ascii="宋体" w:hAnsi="宋体" w:eastAsia="宋体" w:cs="宋体"/>
          <w:b/>
          <w:bCs/>
          <w:sz w:val="21"/>
          <w:szCs w:val="21"/>
          <w:rPrChange w:id="4167" w:author="user" w:date="2025-05-13T14:42:35Z">
            <w:rPr>
              <w:ins w:id="4168" w:author="心痕" w:date="2024-12-30T15:20:08Z"/>
              <w:del w:id="4169" w:author="user" w:date="2025-05-14T10:24:54Z"/>
              <w:rFonts w:hint="eastAsia" w:ascii="仿宋_GB2312" w:hAnsi="仿宋_GB2312" w:eastAsia="仿宋_GB2312" w:cs="仿宋_GB2312"/>
              <w:b/>
              <w:bCs/>
              <w:sz w:val="28"/>
              <w:szCs w:val="28"/>
            </w:rPr>
          </w:rPrChange>
        </w:rPr>
        <w:pPrChange w:id="4164" w:author="user" w:date="2025-05-14T10:25:01Z">
          <w:pPr>
            <w:pStyle w:val="2"/>
          </w:pPr>
        </w:pPrChange>
      </w:pPr>
    </w:p>
    <w:p w14:paraId="1F7870DD">
      <w:pPr>
        <w:widowControl/>
        <w:numPr>
          <w:ilvl w:val="0"/>
          <w:numId w:val="0"/>
        </w:numPr>
        <w:ind w:firstLine="0"/>
        <w:jc w:val="left"/>
        <w:rPr>
          <w:ins w:id="4171" w:author="心痕" w:date="2024-12-30T15:20:09Z"/>
          <w:del w:id="4172" w:author="user" w:date="2025-05-14T10:24:54Z"/>
          <w:rFonts w:hint="eastAsia" w:ascii="宋体" w:hAnsi="宋体" w:eastAsia="宋体" w:cs="宋体"/>
          <w:b/>
          <w:bCs/>
          <w:sz w:val="21"/>
          <w:szCs w:val="21"/>
          <w:rPrChange w:id="4173" w:author="user" w:date="2025-05-13T14:42:35Z">
            <w:rPr>
              <w:ins w:id="4174" w:author="心痕" w:date="2024-12-30T15:20:09Z"/>
              <w:del w:id="4175" w:author="user" w:date="2025-05-14T10:24:54Z"/>
              <w:rFonts w:hint="eastAsia" w:ascii="仿宋_GB2312" w:hAnsi="仿宋_GB2312" w:eastAsia="仿宋_GB2312" w:cs="仿宋_GB2312"/>
              <w:b/>
              <w:bCs/>
              <w:sz w:val="28"/>
              <w:szCs w:val="28"/>
            </w:rPr>
          </w:rPrChange>
        </w:rPr>
        <w:pPrChange w:id="4170" w:author="user" w:date="2025-05-14T10:25:01Z">
          <w:pPr>
            <w:pStyle w:val="2"/>
          </w:pPr>
        </w:pPrChange>
      </w:pPr>
    </w:p>
    <w:p w14:paraId="4D898388">
      <w:pPr>
        <w:widowControl/>
        <w:numPr>
          <w:ilvl w:val="0"/>
          <w:numId w:val="0"/>
        </w:numPr>
        <w:ind w:firstLine="0"/>
        <w:jc w:val="left"/>
        <w:rPr>
          <w:ins w:id="4177" w:author="心痕" w:date="2024-12-30T15:20:09Z"/>
          <w:del w:id="4178" w:author="user" w:date="2025-05-14T10:24:54Z"/>
          <w:rFonts w:hint="eastAsia" w:ascii="宋体" w:hAnsi="宋体" w:eastAsia="宋体" w:cs="宋体"/>
          <w:b/>
          <w:bCs/>
          <w:sz w:val="21"/>
          <w:szCs w:val="21"/>
          <w:rPrChange w:id="4179" w:author="user" w:date="2025-05-13T14:42:35Z">
            <w:rPr>
              <w:ins w:id="4180" w:author="心痕" w:date="2024-12-30T15:20:09Z"/>
              <w:del w:id="4181" w:author="user" w:date="2025-05-14T10:24:54Z"/>
              <w:rFonts w:hint="eastAsia" w:ascii="仿宋_GB2312" w:hAnsi="仿宋_GB2312" w:eastAsia="仿宋_GB2312" w:cs="仿宋_GB2312"/>
              <w:b/>
              <w:bCs/>
              <w:sz w:val="28"/>
              <w:szCs w:val="28"/>
            </w:rPr>
          </w:rPrChange>
        </w:rPr>
        <w:pPrChange w:id="4176" w:author="user" w:date="2025-05-14T10:25:01Z">
          <w:pPr>
            <w:pStyle w:val="2"/>
          </w:pPr>
        </w:pPrChange>
      </w:pPr>
    </w:p>
    <w:p w14:paraId="2BD5258C">
      <w:pPr>
        <w:widowControl/>
        <w:numPr>
          <w:ilvl w:val="0"/>
          <w:numId w:val="0"/>
        </w:numPr>
        <w:ind w:firstLine="0"/>
        <w:jc w:val="left"/>
        <w:rPr>
          <w:del w:id="4183" w:author="user" w:date="2025-05-14T10:24:55Z"/>
          <w:rFonts w:hint="eastAsia" w:ascii="宋体" w:hAnsi="宋体" w:eastAsia="宋体" w:cs="宋体"/>
          <w:b/>
          <w:bCs/>
          <w:sz w:val="21"/>
          <w:szCs w:val="21"/>
          <w:rPrChange w:id="4184" w:author="user" w:date="2025-05-13T14:42:35Z">
            <w:rPr>
              <w:del w:id="4185" w:author="user" w:date="2025-05-14T10:24:55Z"/>
              <w:rFonts w:hint="eastAsia" w:ascii="仿宋_GB2312" w:hAnsi="仿宋_GB2312" w:eastAsia="仿宋_GB2312" w:cs="仿宋_GB2312"/>
              <w:b/>
              <w:bCs/>
              <w:sz w:val="28"/>
              <w:szCs w:val="28"/>
            </w:rPr>
          </w:rPrChange>
        </w:rPr>
        <w:pPrChange w:id="4182" w:author="user" w:date="2025-05-14T10:25:01Z">
          <w:pPr>
            <w:pStyle w:val="2"/>
          </w:pPr>
        </w:pPrChange>
      </w:pPr>
    </w:p>
    <w:p w14:paraId="0CD24368">
      <w:pPr>
        <w:widowControl/>
        <w:numPr>
          <w:ilvl w:val="0"/>
          <w:numId w:val="0"/>
        </w:numPr>
        <w:spacing w:line="360" w:lineRule="auto"/>
        <w:jc w:val="left"/>
        <w:rPr>
          <w:rFonts w:hint="eastAsia" w:ascii="宋体" w:hAnsi="宋体" w:cs="宋体"/>
          <w:szCs w:val="21"/>
          <w:rPrChange w:id="4187" w:author="user" w:date="2025-05-13T14:42:35Z">
            <w:rPr/>
          </w:rPrChange>
        </w:rPr>
        <w:pPrChange w:id="4186" w:author="user" w:date="2025-05-14T10:25:01Z">
          <w:pPr/>
        </w:pPrChange>
      </w:pPr>
    </w:p>
    <w:p w14:paraId="05B63679">
      <w:pPr>
        <w:rPr>
          <w:rFonts w:hint="eastAsia" w:ascii="宋体" w:hAnsi="宋体" w:cs="宋体"/>
          <w:szCs w:val="21"/>
          <w:rPrChange w:id="4188" w:author="user" w:date="2025-05-13T14:42:35Z">
            <w:rPr/>
          </w:rPrChange>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79285">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591597">
                          <w:pPr>
                            <w:pStyle w:val="12"/>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D591597">
                    <w:pPr>
                      <w:pStyle w:val="12"/>
                    </w:pPr>
                    <w:r>
                      <w:fldChar w:fldCharType="begin"/>
                    </w:r>
                    <w:r>
                      <w:instrText xml:space="preserve"> PAGE  \* MERGEFORMAT </w:instrText>
                    </w:r>
                    <w:r>
                      <w:fldChar w:fldCharType="separate"/>
                    </w:r>
                    <w:r>
                      <w:t>8</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4D"/>
    <w:multiLevelType w:val="multilevel"/>
    <w:tmpl w:val="0000004D"/>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
    <w:nsid w:val="09023136"/>
    <w:multiLevelType w:val="multilevel"/>
    <w:tmpl w:val="0902313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84141C"/>
    <w:multiLevelType w:val="multilevel"/>
    <w:tmpl w:val="1284141C"/>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3">
    <w:nsid w:val="20BC0DCA"/>
    <w:multiLevelType w:val="multilevel"/>
    <w:tmpl w:val="20BC0DCA"/>
    <w:lvl w:ilvl="0" w:tentative="0">
      <w:start w:val="2"/>
      <w:numFmt w:val="decimal"/>
      <w:lvlText w:val="%1"/>
      <w:lvlJc w:val="left"/>
      <w:pPr>
        <w:ind w:left="463" w:hanging="465"/>
      </w:pPr>
      <w:rPr>
        <w:rFonts w:hint="default"/>
        <w:lang w:val="en-US"/>
      </w:rPr>
    </w:lvl>
    <w:lvl w:ilvl="1" w:tentative="0">
      <w:start w:val="4"/>
      <w:numFmt w:val="decimal"/>
      <w:lvlText w:val="%1.%2"/>
      <w:lvlJc w:val="left"/>
      <w:pPr>
        <w:ind w:left="465" w:hanging="46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3A3F6AD0"/>
    <w:multiLevelType w:val="singleLevel"/>
    <w:tmpl w:val="3A3F6AD0"/>
    <w:lvl w:ilvl="0" w:tentative="0">
      <w:start w:val="1"/>
      <w:numFmt w:val="decimal"/>
      <w:suff w:val="nothing"/>
      <w:lvlText w:val="%1）"/>
      <w:lvlJc w:val="left"/>
    </w:lvl>
  </w:abstractNum>
  <w:abstractNum w:abstractNumId="5">
    <w:nsid w:val="48105677"/>
    <w:multiLevelType w:val="multilevel"/>
    <w:tmpl w:val="48105677"/>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6">
    <w:nsid w:val="520D9BB7"/>
    <w:multiLevelType w:val="singleLevel"/>
    <w:tmpl w:val="520D9BB7"/>
    <w:lvl w:ilvl="0" w:tentative="0">
      <w:start w:val="3"/>
      <w:numFmt w:val="decimal"/>
      <w:suff w:val="nothing"/>
      <w:lvlText w:val="（%1）"/>
      <w:lvlJc w:val="left"/>
    </w:lvl>
  </w:abstractNum>
  <w:num w:numId="1">
    <w:abstractNumId w:val="0"/>
  </w:num>
  <w:num w:numId="2">
    <w:abstractNumId w:val="3"/>
  </w:num>
  <w:num w:numId="3">
    <w:abstractNumId w:val="1"/>
  </w:num>
  <w:num w:numId="4">
    <w:abstractNumId w:val="5"/>
  </w:num>
  <w:num w:numId="5">
    <w:abstractNumId w:val="4"/>
  </w:num>
  <w:num w:numId="6">
    <w:abstractNumId w:val="2"/>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ser">
    <w15:presenceInfo w15:providerId="None" w15:userId="user"/>
  </w15:person>
  <w15:person w15:author="小黄">
    <w15:presenceInfo w15:providerId="None" w15:userId="小黄"/>
  </w15:person>
  <w15:person w15:author="心痕">
    <w15:presenceInfo w15:providerId="WPS Office" w15:userId="1617516596"/>
  </w15:person>
  <w15:person w15:author="吴睿斌">
    <w15:presenceInfo w15:providerId="None" w15:userId="吴睿斌"/>
  </w15:person>
  <w15:person w15:author="张雪平">
    <w15:presenceInfo w15:providerId="None" w15:userId="张雪平"/>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5NmFjMmM4ZTljMGJiZDAxN2JmYTc0NGI0NmFiNDgifQ=="/>
  </w:docVars>
  <w:rsids>
    <w:rsidRoot w:val="00F1589B"/>
    <w:rsid w:val="00012898"/>
    <w:rsid w:val="000320A5"/>
    <w:rsid w:val="000529C3"/>
    <w:rsid w:val="00074110"/>
    <w:rsid w:val="00081246"/>
    <w:rsid w:val="00083DE9"/>
    <w:rsid w:val="000B5BFB"/>
    <w:rsid w:val="000C23EB"/>
    <w:rsid w:val="000D2AE1"/>
    <w:rsid w:val="00146B28"/>
    <w:rsid w:val="0015043A"/>
    <w:rsid w:val="00186B53"/>
    <w:rsid w:val="001A690E"/>
    <w:rsid w:val="001B3B43"/>
    <w:rsid w:val="001D5349"/>
    <w:rsid w:val="001E3F83"/>
    <w:rsid w:val="001E7246"/>
    <w:rsid w:val="0029393A"/>
    <w:rsid w:val="002A7160"/>
    <w:rsid w:val="002C1A46"/>
    <w:rsid w:val="002C2909"/>
    <w:rsid w:val="002D79B4"/>
    <w:rsid w:val="002E525D"/>
    <w:rsid w:val="002F5BBD"/>
    <w:rsid w:val="0033715E"/>
    <w:rsid w:val="00370040"/>
    <w:rsid w:val="00395DBC"/>
    <w:rsid w:val="003A53A7"/>
    <w:rsid w:val="003B0917"/>
    <w:rsid w:val="003C2B04"/>
    <w:rsid w:val="003C52A2"/>
    <w:rsid w:val="003C5790"/>
    <w:rsid w:val="003D4774"/>
    <w:rsid w:val="003D7690"/>
    <w:rsid w:val="003E5916"/>
    <w:rsid w:val="003E5DCF"/>
    <w:rsid w:val="00456014"/>
    <w:rsid w:val="00474319"/>
    <w:rsid w:val="004C75EB"/>
    <w:rsid w:val="005012ED"/>
    <w:rsid w:val="00517D20"/>
    <w:rsid w:val="00563E2C"/>
    <w:rsid w:val="005D0387"/>
    <w:rsid w:val="005D5F8D"/>
    <w:rsid w:val="005F5835"/>
    <w:rsid w:val="0062512D"/>
    <w:rsid w:val="00633258"/>
    <w:rsid w:val="00635EB4"/>
    <w:rsid w:val="0066041E"/>
    <w:rsid w:val="006C3347"/>
    <w:rsid w:val="006F2819"/>
    <w:rsid w:val="00722706"/>
    <w:rsid w:val="00766A32"/>
    <w:rsid w:val="00766C83"/>
    <w:rsid w:val="00784CD1"/>
    <w:rsid w:val="0081050B"/>
    <w:rsid w:val="00817A7E"/>
    <w:rsid w:val="00835116"/>
    <w:rsid w:val="0088284F"/>
    <w:rsid w:val="008A2AF5"/>
    <w:rsid w:val="008D46C0"/>
    <w:rsid w:val="008E2053"/>
    <w:rsid w:val="00901822"/>
    <w:rsid w:val="00902244"/>
    <w:rsid w:val="0092370F"/>
    <w:rsid w:val="00957958"/>
    <w:rsid w:val="00967501"/>
    <w:rsid w:val="0097046A"/>
    <w:rsid w:val="00982D45"/>
    <w:rsid w:val="00983223"/>
    <w:rsid w:val="009A0A8A"/>
    <w:rsid w:val="009A5F83"/>
    <w:rsid w:val="009A785B"/>
    <w:rsid w:val="00A451BD"/>
    <w:rsid w:val="00A7370C"/>
    <w:rsid w:val="00A802C2"/>
    <w:rsid w:val="00A86184"/>
    <w:rsid w:val="00AA0491"/>
    <w:rsid w:val="00B14492"/>
    <w:rsid w:val="00B41397"/>
    <w:rsid w:val="00BD5D6B"/>
    <w:rsid w:val="00BD5DB8"/>
    <w:rsid w:val="00BD78BB"/>
    <w:rsid w:val="00BE06B3"/>
    <w:rsid w:val="00C14989"/>
    <w:rsid w:val="00C81A6E"/>
    <w:rsid w:val="00C94A10"/>
    <w:rsid w:val="00CB6C7B"/>
    <w:rsid w:val="00CB71FB"/>
    <w:rsid w:val="00CB727E"/>
    <w:rsid w:val="00D018F0"/>
    <w:rsid w:val="00D349B9"/>
    <w:rsid w:val="00D530D4"/>
    <w:rsid w:val="00D72F2B"/>
    <w:rsid w:val="00D877E6"/>
    <w:rsid w:val="00DC6CC3"/>
    <w:rsid w:val="00E42311"/>
    <w:rsid w:val="00E63E18"/>
    <w:rsid w:val="00E815F1"/>
    <w:rsid w:val="00E941E3"/>
    <w:rsid w:val="00EA56DE"/>
    <w:rsid w:val="00EE23DE"/>
    <w:rsid w:val="00F1589B"/>
    <w:rsid w:val="00F8518C"/>
    <w:rsid w:val="00FA2E73"/>
    <w:rsid w:val="00FC0894"/>
    <w:rsid w:val="00FC2DF4"/>
    <w:rsid w:val="029562D6"/>
    <w:rsid w:val="02CB1CF7"/>
    <w:rsid w:val="039F4658"/>
    <w:rsid w:val="04FC666F"/>
    <w:rsid w:val="054933A7"/>
    <w:rsid w:val="057F3776"/>
    <w:rsid w:val="05A50F26"/>
    <w:rsid w:val="06175254"/>
    <w:rsid w:val="06FF7552"/>
    <w:rsid w:val="074F1149"/>
    <w:rsid w:val="09317635"/>
    <w:rsid w:val="0A314B36"/>
    <w:rsid w:val="0A6F565E"/>
    <w:rsid w:val="0A761EC1"/>
    <w:rsid w:val="0A7E2506"/>
    <w:rsid w:val="0AEC1A47"/>
    <w:rsid w:val="0B154457"/>
    <w:rsid w:val="0BA17A99"/>
    <w:rsid w:val="0BC419DA"/>
    <w:rsid w:val="0CB16402"/>
    <w:rsid w:val="0CBF5CFF"/>
    <w:rsid w:val="0D655EED"/>
    <w:rsid w:val="0D8502C5"/>
    <w:rsid w:val="0E373143"/>
    <w:rsid w:val="0E8B3712"/>
    <w:rsid w:val="0F8E47D8"/>
    <w:rsid w:val="10DC3317"/>
    <w:rsid w:val="11403FFE"/>
    <w:rsid w:val="124D2729"/>
    <w:rsid w:val="129E0F97"/>
    <w:rsid w:val="137E1CF4"/>
    <w:rsid w:val="1544091A"/>
    <w:rsid w:val="1556738A"/>
    <w:rsid w:val="15C03212"/>
    <w:rsid w:val="17A65DFD"/>
    <w:rsid w:val="17FF545C"/>
    <w:rsid w:val="1A1B4EBB"/>
    <w:rsid w:val="1A3069B0"/>
    <w:rsid w:val="1A4F2454"/>
    <w:rsid w:val="1BD23725"/>
    <w:rsid w:val="1C08259B"/>
    <w:rsid w:val="1C591223"/>
    <w:rsid w:val="1CC67E42"/>
    <w:rsid w:val="1D3B1205"/>
    <w:rsid w:val="1DA653E3"/>
    <w:rsid w:val="1DBC69B5"/>
    <w:rsid w:val="1E255DAC"/>
    <w:rsid w:val="1E9100DE"/>
    <w:rsid w:val="1EAD12DF"/>
    <w:rsid w:val="1F320371"/>
    <w:rsid w:val="202575DD"/>
    <w:rsid w:val="20DA5ACF"/>
    <w:rsid w:val="212132FC"/>
    <w:rsid w:val="23D35C95"/>
    <w:rsid w:val="252B1DE6"/>
    <w:rsid w:val="26F60889"/>
    <w:rsid w:val="26F86CAF"/>
    <w:rsid w:val="27DB8700"/>
    <w:rsid w:val="28924EE2"/>
    <w:rsid w:val="292D1347"/>
    <w:rsid w:val="296028EA"/>
    <w:rsid w:val="296A19BB"/>
    <w:rsid w:val="2AC54480"/>
    <w:rsid w:val="2BD77C54"/>
    <w:rsid w:val="2D4C3622"/>
    <w:rsid w:val="2DC526CA"/>
    <w:rsid w:val="2DCB2FC4"/>
    <w:rsid w:val="2DFF05D9"/>
    <w:rsid w:val="2E6476A0"/>
    <w:rsid w:val="2E89643F"/>
    <w:rsid w:val="2E9E0A25"/>
    <w:rsid w:val="2F8C4439"/>
    <w:rsid w:val="31BB7257"/>
    <w:rsid w:val="323E7BEF"/>
    <w:rsid w:val="32425648"/>
    <w:rsid w:val="354D466A"/>
    <w:rsid w:val="356B3A25"/>
    <w:rsid w:val="35CA5862"/>
    <w:rsid w:val="35E25A06"/>
    <w:rsid w:val="36484C87"/>
    <w:rsid w:val="36E0506A"/>
    <w:rsid w:val="37D22C05"/>
    <w:rsid w:val="39C86C2B"/>
    <w:rsid w:val="3AE71951"/>
    <w:rsid w:val="3B9226D3"/>
    <w:rsid w:val="3C9E6432"/>
    <w:rsid w:val="3D7578F0"/>
    <w:rsid w:val="3DC82355"/>
    <w:rsid w:val="3DDA1126"/>
    <w:rsid w:val="3DDA7FCA"/>
    <w:rsid w:val="3E131B32"/>
    <w:rsid w:val="3E2D5B2E"/>
    <w:rsid w:val="3F6D6236"/>
    <w:rsid w:val="3F923054"/>
    <w:rsid w:val="3FA7F2C4"/>
    <w:rsid w:val="415F3287"/>
    <w:rsid w:val="41677F4A"/>
    <w:rsid w:val="41A35612"/>
    <w:rsid w:val="41E02775"/>
    <w:rsid w:val="42C92260"/>
    <w:rsid w:val="450564A9"/>
    <w:rsid w:val="4574179F"/>
    <w:rsid w:val="45FB355B"/>
    <w:rsid w:val="46514245"/>
    <w:rsid w:val="46A77952"/>
    <w:rsid w:val="4833535F"/>
    <w:rsid w:val="4AFD0BAD"/>
    <w:rsid w:val="4B3705F5"/>
    <w:rsid w:val="4CA86E52"/>
    <w:rsid w:val="4CD048F8"/>
    <w:rsid w:val="4D602609"/>
    <w:rsid w:val="4E2653F5"/>
    <w:rsid w:val="4E6B1B02"/>
    <w:rsid w:val="4F13159F"/>
    <w:rsid w:val="4F6603AB"/>
    <w:rsid w:val="4FCF6B72"/>
    <w:rsid w:val="4FE94B38"/>
    <w:rsid w:val="50257FFF"/>
    <w:rsid w:val="502F2E92"/>
    <w:rsid w:val="50456365"/>
    <w:rsid w:val="520370B7"/>
    <w:rsid w:val="527123EF"/>
    <w:rsid w:val="52772096"/>
    <w:rsid w:val="532C190B"/>
    <w:rsid w:val="53531C3B"/>
    <w:rsid w:val="54996882"/>
    <w:rsid w:val="54F466F1"/>
    <w:rsid w:val="563034C0"/>
    <w:rsid w:val="564738F0"/>
    <w:rsid w:val="56ED1946"/>
    <w:rsid w:val="57FE8B87"/>
    <w:rsid w:val="58464E89"/>
    <w:rsid w:val="58484080"/>
    <w:rsid w:val="597E0E3E"/>
    <w:rsid w:val="59B5C8DC"/>
    <w:rsid w:val="59E45D65"/>
    <w:rsid w:val="5A6545DC"/>
    <w:rsid w:val="5A9E1B1F"/>
    <w:rsid w:val="5B2630E4"/>
    <w:rsid w:val="5BA20ECB"/>
    <w:rsid w:val="5BD771F3"/>
    <w:rsid w:val="5C074CC3"/>
    <w:rsid w:val="5C375DD0"/>
    <w:rsid w:val="5D8B5702"/>
    <w:rsid w:val="5F620836"/>
    <w:rsid w:val="60830691"/>
    <w:rsid w:val="612F5FA0"/>
    <w:rsid w:val="625937AE"/>
    <w:rsid w:val="650A312E"/>
    <w:rsid w:val="66695376"/>
    <w:rsid w:val="679B7FBB"/>
    <w:rsid w:val="68700ED8"/>
    <w:rsid w:val="688B2637"/>
    <w:rsid w:val="693E083B"/>
    <w:rsid w:val="69434E61"/>
    <w:rsid w:val="6B014A59"/>
    <w:rsid w:val="6B237B56"/>
    <w:rsid w:val="6B863B86"/>
    <w:rsid w:val="6CC14A1B"/>
    <w:rsid w:val="6D6D3B26"/>
    <w:rsid w:val="6D875BFC"/>
    <w:rsid w:val="6DD85553"/>
    <w:rsid w:val="6E2045C4"/>
    <w:rsid w:val="6EFE7366"/>
    <w:rsid w:val="6F136817"/>
    <w:rsid w:val="6F6A1399"/>
    <w:rsid w:val="6F870CEA"/>
    <w:rsid w:val="6F9C351D"/>
    <w:rsid w:val="6FE45ED7"/>
    <w:rsid w:val="6FF43D62"/>
    <w:rsid w:val="71C823A7"/>
    <w:rsid w:val="72D74F98"/>
    <w:rsid w:val="74FA4F6E"/>
    <w:rsid w:val="75267B11"/>
    <w:rsid w:val="755D2991"/>
    <w:rsid w:val="76FBC750"/>
    <w:rsid w:val="776F16FA"/>
    <w:rsid w:val="77BC333A"/>
    <w:rsid w:val="79EE1185"/>
    <w:rsid w:val="7A3715D4"/>
    <w:rsid w:val="7A581CC6"/>
    <w:rsid w:val="7A5A294F"/>
    <w:rsid w:val="7AB2201E"/>
    <w:rsid w:val="7BC75EB9"/>
    <w:rsid w:val="7BD15BE3"/>
    <w:rsid w:val="7BFF8D30"/>
    <w:rsid w:val="7DBB2AB3"/>
    <w:rsid w:val="7DD32800"/>
    <w:rsid w:val="7E1D2C35"/>
    <w:rsid w:val="7EBC7D7B"/>
    <w:rsid w:val="7F2968FC"/>
    <w:rsid w:val="7F9B212C"/>
    <w:rsid w:val="7FFD46C0"/>
    <w:rsid w:val="99BFEC16"/>
    <w:rsid w:val="9D57B108"/>
    <w:rsid w:val="C76311B6"/>
    <w:rsid w:val="D12DF84E"/>
    <w:rsid w:val="D957246D"/>
    <w:rsid w:val="DE56715A"/>
    <w:rsid w:val="DE67BFD2"/>
    <w:rsid w:val="DFBF34E9"/>
    <w:rsid w:val="E3F3F028"/>
    <w:rsid w:val="E6D1FB1F"/>
    <w:rsid w:val="EEFDBE03"/>
    <w:rsid w:val="EFEF72B9"/>
    <w:rsid w:val="F96E96F8"/>
    <w:rsid w:val="FCBFF574"/>
    <w:rsid w:val="FEAF60DA"/>
    <w:rsid w:val="FFFF7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4"/>
    <w:next w:val="1"/>
    <w:link w:val="26"/>
    <w:qFormat/>
    <w:uiPriority w:val="0"/>
    <w:pPr>
      <w:keepNext/>
      <w:keepLines/>
      <w:spacing w:before="340" w:after="330" w:line="578" w:lineRule="auto"/>
      <w:outlineLvl w:val="0"/>
    </w:pPr>
    <w:rPr>
      <w:b/>
      <w:bCs/>
      <w:kern w:val="44"/>
      <w:sz w:val="44"/>
      <w:szCs w:val="44"/>
    </w:rPr>
  </w:style>
  <w:style w:type="paragraph" w:styleId="5">
    <w:name w:val="heading 2"/>
    <w:basedOn w:val="1"/>
    <w:next w:val="1"/>
    <w:link w:val="22"/>
    <w:unhideWhenUsed/>
    <w:qFormat/>
    <w:uiPriority w:val="0"/>
    <w:pPr>
      <w:keepNext/>
      <w:keepLines/>
      <w:spacing w:before="380" w:after="380" w:line="240" w:lineRule="auto"/>
      <w:outlineLvl w:val="1"/>
    </w:pPr>
    <w:rPr>
      <w:rFonts w:asciiTheme="majorAscii" w:hAnsiTheme="majorAscii" w:eastAsiaTheme="majorEastAsia" w:cstheme="majorBidi"/>
      <w:b/>
      <w:bCs/>
      <w:sz w:val="24"/>
      <w:szCs w:val="32"/>
    </w:rPr>
  </w:style>
  <w:style w:type="paragraph" w:styleId="6">
    <w:name w:val="heading 3"/>
    <w:basedOn w:val="1"/>
    <w:next w:val="1"/>
    <w:link w:val="23"/>
    <w:unhideWhenUsed/>
    <w:qFormat/>
    <w:uiPriority w:val="9"/>
    <w:pPr>
      <w:keepNext/>
      <w:keepLines/>
      <w:spacing w:before="260" w:after="260" w:line="416" w:lineRule="auto"/>
      <w:ind w:leftChars="400"/>
      <w:outlineLvl w:val="2"/>
    </w:pPr>
    <w:rPr>
      <w:rFonts w:ascii="Times New Roman" w:hAnsi="Times New Roman" w:eastAsia="仿宋"/>
      <w:b/>
      <w:bCs/>
      <w:sz w:val="24"/>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2">
    <w:name w:val="Normal Indent"/>
    <w:basedOn w:val="1"/>
    <w:link w:val="28"/>
    <w:qFormat/>
    <w:uiPriority w:val="0"/>
    <w:pPr>
      <w:spacing w:line="360" w:lineRule="auto"/>
      <w:ind w:firstLine="420"/>
    </w:pPr>
  </w:style>
  <w:style w:type="paragraph" w:customStyle="1" w:styleId="4">
    <w:name w:val="正文-目录"/>
    <w:qFormat/>
    <w:uiPriority w:val="0"/>
    <w:pPr>
      <w:widowControl w:val="0"/>
      <w:spacing w:line="360" w:lineRule="auto"/>
      <w:jc w:val="both"/>
    </w:pPr>
    <w:rPr>
      <w:rFonts w:ascii="Times New Roman" w:hAnsi="Times New Roman" w:eastAsia="仿宋" w:cs="Times New Roman"/>
      <w:kern w:val="2"/>
      <w:sz w:val="28"/>
      <w:szCs w:val="28"/>
      <w:lang w:val="en-US" w:eastAsia="zh-CN" w:bidi="ar-SA"/>
    </w:rPr>
  </w:style>
  <w:style w:type="paragraph" w:styleId="7">
    <w:name w:val="annotation text"/>
    <w:basedOn w:val="1"/>
    <w:semiHidden/>
    <w:unhideWhenUsed/>
    <w:qFormat/>
    <w:uiPriority w:val="99"/>
    <w:pPr>
      <w:jc w:val="left"/>
    </w:pPr>
  </w:style>
  <w:style w:type="paragraph" w:styleId="8">
    <w:name w:val="Body Text"/>
    <w:basedOn w:val="1"/>
    <w:next w:val="9"/>
    <w:qFormat/>
    <w:uiPriority w:val="0"/>
    <w:pPr>
      <w:spacing w:after="120"/>
    </w:pPr>
  </w:style>
  <w:style w:type="paragraph" w:styleId="9">
    <w:name w:val="Body Text First Indent"/>
    <w:basedOn w:val="8"/>
    <w:qFormat/>
    <w:uiPriority w:val="0"/>
    <w:pPr>
      <w:ind w:firstLine="420"/>
    </w:pPr>
  </w:style>
  <w:style w:type="paragraph" w:styleId="10">
    <w:name w:val="Body Text Indent 2"/>
    <w:basedOn w:val="1"/>
    <w:link w:val="27"/>
    <w:qFormat/>
    <w:uiPriority w:val="0"/>
    <w:pPr>
      <w:spacing w:line="360" w:lineRule="auto"/>
      <w:ind w:firstLine="359" w:firstLineChars="171"/>
    </w:pPr>
    <w:rPr>
      <w:szCs w:val="24"/>
    </w:rPr>
  </w:style>
  <w:style w:type="paragraph" w:styleId="11">
    <w:name w:val="Balloon Text"/>
    <w:basedOn w:val="1"/>
    <w:link w:val="31"/>
    <w:semiHidden/>
    <w:unhideWhenUsed/>
    <w:qFormat/>
    <w:uiPriority w:val="99"/>
    <w:rPr>
      <w:sz w:val="18"/>
      <w:szCs w:val="18"/>
    </w:rPr>
  </w:style>
  <w:style w:type="paragraph" w:styleId="12">
    <w:name w:val="footer"/>
    <w:basedOn w:val="1"/>
    <w:link w:val="25"/>
    <w:unhideWhenUsed/>
    <w:qFormat/>
    <w:uiPriority w:val="99"/>
    <w:pPr>
      <w:tabs>
        <w:tab w:val="center" w:pos="4153"/>
        <w:tab w:val="right" w:pos="8306"/>
      </w:tabs>
      <w:snapToGrid w:val="0"/>
      <w:jc w:val="left"/>
    </w:pPr>
    <w:rPr>
      <w:sz w:val="18"/>
      <w:szCs w:val="18"/>
    </w:rPr>
  </w:style>
  <w:style w:type="paragraph" w:styleId="13">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style>
  <w:style w:type="paragraph" w:styleId="15">
    <w:name w:val="toc 2"/>
    <w:basedOn w:val="1"/>
    <w:next w:val="1"/>
    <w:unhideWhenUsed/>
    <w:qFormat/>
    <w:uiPriority w:val="39"/>
    <w:pPr>
      <w:ind w:left="420" w:leftChars="200"/>
    </w:pPr>
  </w:style>
  <w:style w:type="paragraph" w:styleId="16">
    <w:name w:val="Normal (Web)"/>
    <w:basedOn w:val="1"/>
    <w:semiHidden/>
    <w:unhideWhenUsed/>
    <w:qFormat/>
    <w:uiPriority w:val="99"/>
    <w:pPr>
      <w:spacing w:beforeAutospacing="1" w:afterAutospacing="1"/>
      <w:jc w:val="left"/>
    </w:pPr>
    <w:rPr>
      <w:kern w:val="0"/>
      <w:sz w:val="24"/>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customStyle="1" w:styleId="22">
    <w:name w:val="标题 2 字符"/>
    <w:basedOn w:val="19"/>
    <w:link w:val="5"/>
    <w:qFormat/>
    <w:uiPriority w:val="0"/>
    <w:rPr>
      <w:rFonts w:asciiTheme="majorAscii" w:hAnsiTheme="majorAscii" w:eastAsiaTheme="majorEastAsia" w:cstheme="majorBidi"/>
      <w:b/>
      <w:bCs/>
      <w:sz w:val="24"/>
      <w:szCs w:val="32"/>
    </w:rPr>
  </w:style>
  <w:style w:type="character" w:customStyle="1" w:styleId="23">
    <w:name w:val="标题 3 字符"/>
    <w:basedOn w:val="19"/>
    <w:link w:val="6"/>
    <w:semiHidden/>
    <w:qFormat/>
    <w:uiPriority w:val="9"/>
    <w:rPr>
      <w:rFonts w:ascii="Times New Roman" w:hAnsi="Times New Roman" w:eastAsia="仿宋" w:cs="Times New Roman"/>
      <w:b/>
      <w:bCs/>
      <w:sz w:val="24"/>
      <w:szCs w:val="32"/>
    </w:rPr>
  </w:style>
  <w:style w:type="character" w:customStyle="1" w:styleId="24">
    <w:name w:val="页眉 字符"/>
    <w:basedOn w:val="19"/>
    <w:link w:val="13"/>
    <w:qFormat/>
    <w:uiPriority w:val="99"/>
    <w:rPr>
      <w:sz w:val="18"/>
      <w:szCs w:val="18"/>
    </w:rPr>
  </w:style>
  <w:style w:type="character" w:customStyle="1" w:styleId="25">
    <w:name w:val="页脚 字符"/>
    <w:basedOn w:val="19"/>
    <w:link w:val="12"/>
    <w:qFormat/>
    <w:uiPriority w:val="99"/>
    <w:rPr>
      <w:sz w:val="18"/>
      <w:szCs w:val="18"/>
    </w:rPr>
  </w:style>
  <w:style w:type="character" w:customStyle="1" w:styleId="26">
    <w:name w:val="标题 1 字符"/>
    <w:basedOn w:val="19"/>
    <w:link w:val="3"/>
    <w:qFormat/>
    <w:uiPriority w:val="9"/>
    <w:rPr>
      <w:b/>
      <w:bCs/>
      <w:kern w:val="44"/>
      <w:sz w:val="44"/>
      <w:szCs w:val="44"/>
    </w:rPr>
  </w:style>
  <w:style w:type="character" w:customStyle="1" w:styleId="27">
    <w:name w:val="正文文本缩进 2 字符"/>
    <w:basedOn w:val="19"/>
    <w:link w:val="10"/>
    <w:qFormat/>
    <w:uiPriority w:val="0"/>
    <w:rPr>
      <w:rFonts w:ascii="Times New Roman" w:hAnsi="Times New Roman" w:eastAsia="宋体" w:cs="Times New Roman"/>
      <w:szCs w:val="24"/>
    </w:rPr>
  </w:style>
  <w:style w:type="character" w:customStyle="1" w:styleId="28">
    <w:name w:val="正文缩进 字符"/>
    <w:link w:val="2"/>
    <w:qFormat/>
    <w:uiPriority w:val="0"/>
    <w:rPr>
      <w:rFonts w:ascii="Times New Roman" w:hAnsi="Times New Roman" w:eastAsia="宋体" w:cs="Times New Roman"/>
      <w:szCs w:val="20"/>
    </w:rPr>
  </w:style>
  <w:style w:type="paragraph" w:styleId="29">
    <w:name w:val="List Paragraph"/>
    <w:basedOn w:val="1"/>
    <w:qFormat/>
    <w:uiPriority w:val="34"/>
    <w:pPr>
      <w:ind w:firstLine="420" w:firstLineChars="200"/>
    </w:pPr>
  </w:style>
  <w:style w:type="paragraph" w:customStyle="1" w:styleId="30">
    <w:name w:val="TOC 标题1"/>
    <w:basedOn w:val="3"/>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character" w:customStyle="1" w:styleId="31">
    <w:name w:val="批注框文本 字符"/>
    <w:basedOn w:val="19"/>
    <w:link w:val="11"/>
    <w:semiHidden/>
    <w:qFormat/>
    <w:uiPriority w:val="99"/>
    <w:rPr>
      <w:rFonts w:ascii="Times New Roman" w:hAnsi="Times New Roman" w:eastAsia="宋体" w:cs="Times New Roman"/>
      <w:kern w:val="2"/>
      <w:sz w:val="18"/>
      <w:szCs w:val="18"/>
    </w:rPr>
  </w:style>
  <w:style w:type="paragraph" w:customStyle="1" w:styleId="32">
    <w:name w:val="_Style 29"/>
    <w:basedOn w:val="1"/>
    <w:next w:val="1"/>
    <w:qFormat/>
    <w:uiPriority w:val="0"/>
    <w:pPr>
      <w:pBdr>
        <w:bottom w:val="single" w:color="auto" w:sz="6" w:space="1"/>
      </w:pBdr>
      <w:jc w:val="center"/>
    </w:pPr>
    <w:rPr>
      <w:rFonts w:ascii="Arial"/>
      <w:vanish/>
      <w:sz w:val="16"/>
    </w:rPr>
  </w:style>
  <w:style w:type="paragraph" w:customStyle="1" w:styleId="33">
    <w:name w:val="_Style 30"/>
    <w:basedOn w:val="1"/>
    <w:next w:val="1"/>
    <w:qFormat/>
    <w:uiPriority w:val="0"/>
    <w:pPr>
      <w:pBdr>
        <w:top w:val="single" w:color="auto" w:sz="6" w:space="1"/>
      </w:pBdr>
      <w:jc w:val="center"/>
    </w:pPr>
    <w:rPr>
      <w:rFonts w:ascii="Arial"/>
      <w:vanish/>
      <w:sz w:val="16"/>
    </w:rPr>
  </w:style>
  <w:style w:type="paragraph" w:customStyle="1" w:styleId="34">
    <w:name w:val="表格"/>
    <w:basedOn w:val="1"/>
    <w:qFormat/>
    <w:uiPriority w:val="0"/>
    <w:pPr>
      <w:widowControl/>
      <w:shd w:val="clear" w:color="auto" w:fill="FFFFFF"/>
      <w:spacing w:line="360" w:lineRule="auto"/>
      <w:jc w:val="left"/>
    </w:pPr>
    <w:rPr>
      <w:rFonts w:hint="eastAsia" w:ascii="仿宋_GB2312" w:hAnsi="仿宋_GB2312" w:eastAsia="仿宋_GB2312" w:cs="仿宋_GB2312"/>
      <w:color w:val="000000"/>
      <w:kern w:val="0"/>
      <w:sz w:val="24"/>
      <w:szCs w:val="24"/>
      <w:shd w:val="clear" w:color="auto" w:fill="FFFFFF"/>
    </w:rPr>
  </w:style>
  <w:style w:type="paragraph" w:customStyle="1" w:styleId="35">
    <w:name w:val="Revision"/>
    <w:hidden/>
    <w:unhideWhenUsed/>
    <w:qFormat/>
    <w:uiPriority w:val="99"/>
    <w:rPr>
      <w:rFonts w:ascii="Times New Roman" w:hAnsi="Times New Roman" w:eastAsia="宋体" w:cs="Times New Roman"/>
      <w:kern w:val="2"/>
      <w:sz w:val="21"/>
      <w:lang w:val="en-US" w:eastAsia="zh-CN" w:bidi="ar-SA"/>
    </w:rPr>
  </w:style>
  <w:style w:type="character" w:customStyle="1" w:styleId="36">
    <w:name w:val="text-only"/>
    <w:basedOn w:val="19"/>
    <w:qFormat/>
    <w:uiPriority w:val="0"/>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Words>8774</Words>
  <Characters>9242</Characters>
  <Lines>49</Lines>
  <Paragraphs>13</Paragraphs>
  <TotalTime>1</TotalTime>
  <ScaleCrop>false</ScaleCrop>
  <LinksUpToDate>false</LinksUpToDate>
  <CharactersWithSpaces>9331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2022-12-09T17:00:00Z</dcterms:created>
  <dc:creator>许 凯宁</dc:creator>
  <cp:lastModifiedBy>user</cp:lastModifiedBy>
  <dcterms:modified xsi:type="dcterms:W3CDTF">2025-05-14T02:33:48Z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870876624F454B2EBFE90351355333F0_13</vt:lpwstr>
  </property>
  <property fmtid="{D5CDD505-2E9C-101B-9397-08002B2CF9AE}" pid="4" name="KSOTemplateDocerSaveRecord">
    <vt:lpwstr>eyJoZGlkIjoiZWUyYzZiNTAxMDA1ZjI2OTdkYWNmN2EwNzYwMDI1ZTkiLCJ1c2VySWQiOiI0NDI1Nzg1OTMifQ==</vt:lpwstr>
  </property>
</Properties>
</file>